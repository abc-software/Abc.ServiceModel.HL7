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15F894" w14:textId="47FFDBCC" w:rsidR="00883144" w:rsidRDefault="0008731D" w:rsidP="00883144">
      <w:pPr>
        <w:pStyle w:val="Title-klients"/>
      </w:pPr>
      <w:fldSimple w:instr=" DOCPROPERTY  _CustomerTitle  \* MERGEFORMAT ">
        <w:r w:rsidR="00E95266">
          <w:t>NACIONĀLAIS VESELĪBAS DIENESTS</w:t>
        </w:r>
      </w:fldSimple>
    </w:p>
    <w:p w14:paraId="7F15F895" w14:textId="77777777" w:rsidR="00294D3E" w:rsidRDefault="0008731D" w:rsidP="002916C2">
      <w:pPr>
        <w:pStyle w:val="Titlearatstarpi"/>
      </w:pPr>
      <w:fldSimple w:instr=" DOCPROPERTY  Title  \* MERGEFORMAT ">
        <w:r w:rsidR="00E95266">
          <w:t>Integrācijas platformas informācijas sistēmas izstrāde</w:t>
        </w:r>
      </w:fldSimple>
    </w:p>
    <w:p w14:paraId="7F15F896" w14:textId="0FB3A019" w:rsidR="00883144" w:rsidRDefault="0008731D" w:rsidP="00883144">
      <w:pPr>
        <w:pStyle w:val="Titleapaksprojekta"/>
      </w:pPr>
      <w:fldSimple w:instr=" DOCPROPERTY  Subject  \* MERGEFORMAT ">
        <w:ins w:id="0" w:author="Aleksandrs Zeļikovičs" w:date="2014-10-29T16:37:00Z">
          <w:r w:rsidR="00E95266">
            <w:t>HL7 t</w:t>
          </w:r>
          <w:r w:rsidR="00E95266">
            <w:rPr>
              <w:rFonts w:hint="eastAsia"/>
            </w:rPr>
            <w:t>ī</w:t>
          </w:r>
          <w:r w:rsidR="00E95266">
            <w:t>kla servisu .NET bibliotekas apraksts</w:t>
          </w:r>
        </w:ins>
        <w:del w:id="1" w:author="Aleksandrs Zeļikovičs" w:date="2014-09-04T18:09:00Z">
          <w:r w:rsidR="00D6316E" w:rsidDel="0008731D">
            <w:delText>HL7 t</w:delText>
          </w:r>
          <w:r w:rsidR="00D6316E" w:rsidDel="0008731D">
            <w:rPr>
              <w:rFonts w:hint="eastAsia"/>
            </w:rPr>
            <w:delText>ī</w:delText>
          </w:r>
          <w:r w:rsidR="00D6316E" w:rsidDel="0008731D">
            <w:delText>kla servisu .NET bibliotekas apraksts</w:delText>
          </w:r>
        </w:del>
      </w:fldSimple>
    </w:p>
    <w:p w14:paraId="7F15F897" w14:textId="77777777" w:rsidR="00883144" w:rsidRDefault="0008731D" w:rsidP="00883144">
      <w:pPr>
        <w:pStyle w:val="Titledokumenta"/>
      </w:pPr>
      <w:fldSimple w:instr=" DOCPROPERTY  Category  \* MERGEFORMAT ">
        <w:r w:rsidR="00E95266">
          <w:t>Apmācību materiāli</w:t>
        </w:r>
      </w:fldSimple>
    </w:p>
    <w:p w14:paraId="7F15F898" w14:textId="0BC20C00" w:rsidR="00883144" w:rsidRDefault="0008731D" w:rsidP="00883144">
      <w:pPr>
        <w:pStyle w:val="Titledokumentakods"/>
      </w:pPr>
      <w:fldSimple w:instr=" DOCPROPERTY  _CustomerID  \* MERGEFORMAT ">
        <w:r w:rsidR="00E95266">
          <w:t>VEC</w:t>
        </w:r>
      </w:fldSimple>
      <w:r w:rsidR="00211362">
        <w:t>.</w:t>
      </w:r>
      <w:fldSimple w:instr=" DOCPROPERTY  _ProjectID  \* MERGEFORMAT ">
        <w:r w:rsidR="00E95266">
          <w:t>IP.REQ</w:t>
        </w:r>
      </w:fldSimple>
      <w:r w:rsidR="00211362">
        <w:t>.</w:t>
      </w:r>
      <w:fldSimple w:instr=" DOCPROPERTY  _CategoryID  \* MERGEFORMAT ">
        <w:r w:rsidR="00E95266">
          <w:t>PMRS</w:t>
        </w:r>
      </w:fldSimple>
      <w:r w:rsidR="00211362">
        <w:t>.</w:t>
      </w:r>
      <w:fldSimple w:instr=" DOCPROPERTY  _SubjectID  \* MERGEFORMAT ">
        <w:r w:rsidR="00E95266">
          <w:t>HL7_WS_NET</w:t>
        </w:r>
      </w:fldSimple>
      <w:r w:rsidR="00CA2DBD">
        <w:t>.</w:t>
      </w:r>
      <w:fldSimple w:instr=" DOCPROPERTY  _Version  \* MERGEFORMAT ">
        <w:ins w:id="2" w:author="Aleksandrs Zeļikovičs" w:date="2014-10-29T16:37:00Z">
          <w:r w:rsidR="00E95266">
            <w:t>0.11</w:t>
          </w:r>
        </w:ins>
        <w:del w:id="3" w:author="Aleksandrs Zeļikovičs" w:date="2014-09-04T18:09:00Z">
          <w:r w:rsidR="00D6316E" w:rsidDel="0008731D">
            <w:delText>0.09</w:delText>
          </w:r>
        </w:del>
      </w:fldSimple>
    </w:p>
    <w:tbl>
      <w:tblPr>
        <w:tblW w:w="0" w:type="auto"/>
        <w:jc w:val="center"/>
        <w:tblInd w:w="-2890" w:type="dxa"/>
        <w:tblLayout w:type="fixed"/>
        <w:tblLook w:val="01E0" w:firstRow="1" w:lastRow="1" w:firstColumn="1" w:lastColumn="1" w:noHBand="0" w:noVBand="0"/>
      </w:tblPr>
      <w:tblGrid>
        <w:gridCol w:w="2956"/>
        <w:gridCol w:w="2977"/>
        <w:gridCol w:w="3226"/>
      </w:tblGrid>
      <w:tr w:rsidR="002571DF" w:rsidRPr="00283ADE" w14:paraId="7F15F89C" w14:textId="77777777" w:rsidTr="009303FA">
        <w:trPr>
          <w:trHeight w:val="1040"/>
          <w:jc w:val="center"/>
        </w:trPr>
        <w:tc>
          <w:tcPr>
            <w:tcW w:w="2956" w:type="dxa"/>
            <w:vAlign w:val="center"/>
          </w:tcPr>
          <w:p w14:paraId="7F15F899" w14:textId="77777777" w:rsidR="002571DF" w:rsidRPr="00283ADE" w:rsidRDefault="0052664A" w:rsidP="009303FA">
            <w:pPr>
              <w:jc w:val="center"/>
            </w:pPr>
            <w:r>
              <w:rPr>
                <w:noProof/>
                <w:lang w:eastAsia="lv-LV"/>
              </w:rPr>
              <w:drawing>
                <wp:inline distT="0" distB="0" distL="0" distR="0" wp14:anchorId="7F15F997" wp14:editId="7F15F998">
                  <wp:extent cx="1113905" cy="6192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f.jpg"/>
                          <pic:cNvPicPr/>
                        </pic:nvPicPr>
                        <pic:blipFill>
                          <a:blip r:embed="rId12">
                            <a:extLst>
                              <a:ext uri="{28A0092B-C50C-407E-A947-70E740481C1C}">
                                <a14:useLocalDpi xmlns:a14="http://schemas.microsoft.com/office/drawing/2010/main" val="0"/>
                              </a:ext>
                            </a:extLst>
                          </a:blip>
                          <a:stretch>
                            <a:fillRect/>
                          </a:stretch>
                        </pic:blipFill>
                        <pic:spPr>
                          <a:xfrm>
                            <a:off x="0" y="0"/>
                            <a:ext cx="1113905" cy="619298"/>
                          </a:xfrm>
                          <a:prstGeom prst="rect">
                            <a:avLst/>
                          </a:prstGeom>
                        </pic:spPr>
                      </pic:pic>
                    </a:graphicData>
                  </a:graphic>
                </wp:inline>
              </w:drawing>
            </w:r>
          </w:p>
        </w:tc>
        <w:tc>
          <w:tcPr>
            <w:tcW w:w="2977" w:type="dxa"/>
            <w:vAlign w:val="center"/>
          </w:tcPr>
          <w:p w14:paraId="7F15F89A" w14:textId="77777777" w:rsidR="002571DF" w:rsidRPr="00283ADE" w:rsidRDefault="002571DF" w:rsidP="009303FA">
            <w:pPr>
              <w:jc w:val="center"/>
              <w:rPr>
                <w:b/>
                <w:sz w:val="18"/>
                <w:szCs w:val="18"/>
              </w:rPr>
            </w:pPr>
            <w:r w:rsidRPr="00283ADE">
              <w:object w:dxaOrig="4966" w:dyaOrig="2970" w14:anchorId="7F15F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8pt;height:38pt" o:ole="">
                  <v:imagedata r:id="rId13" o:title=""/>
                </v:shape>
                <o:OLEObject Type="Embed" ProgID="MSPhotoEd.3" ShapeID="_x0000_i1025" DrawAspect="Content" ObjectID="_1476106769" r:id="rId14"/>
              </w:object>
            </w:r>
          </w:p>
        </w:tc>
        <w:tc>
          <w:tcPr>
            <w:tcW w:w="3226" w:type="dxa"/>
            <w:vAlign w:val="center"/>
          </w:tcPr>
          <w:p w14:paraId="7F15F89B" w14:textId="77777777" w:rsidR="002571DF" w:rsidRPr="00283ADE" w:rsidRDefault="002571DF" w:rsidP="009303FA">
            <w:pPr>
              <w:jc w:val="center"/>
              <w:rPr>
                <w:color w:val="808080"/>
                <w:sz w:val="20"/>
                <w:szCs w:val="20"/>
              </w:rPr>
            </w:pPr>
            <w:r>
              <w:rPr>
                <w:rFonts w:ascii="Tahoma" w:hAnsi="Tahoma" w:cs="Tahoma"/>
                <w:noProof/>
                <w:color w:val="0000FF"/>
                <w:sz w:val="15"/>
                <w:szCs w:val="15"/>
                <w:lang w:eastAsia="lv-LV"/>
              </w:rPr>
              <w:drawing>
                <wp:inline distT="0" distB="0" distL="0" distR="0" wp14:anchorId="7F15F99A" wp14:editId="703CBB64">
                  <wp:extent cx="904875" cy="428625"/>
                  <wp:effectExtent l="0" t="0" r="9525" b="9525"/>
                  <wp:docPr id="3" name="Picture 3" descr="http://www.meditec.lv/design/logo.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editec.lv/design/logo.png"/>
                          <pic:cNvPicPr>
                            <a:picLocks noChangeAspect="1" noChangeArrowheads="1"/>
                          </pic:cNvPicPr>
                        </pic:nvPicPr>
                        <pic:blipFill>
                          <a:blip r:link="rId16" cstate="print">
                            <a:extLst>
                              <a:ext uri="{28A0092B-C50C-407E-A947-70E740481C1C}">
                                <a14:useLocalDpi xmlns:a14="http://schemas.microsoft.com/office/drawing/2010/main" val="0"/>
                              </a:ext>
                            </a:extLst>
                          </a:blip>
                          <a:srcRect/>
                          <a:stretch>
                            <a:fillRect/>
                          </a:stretch>
                        </pic:blipFill>
                        <pic:spPr bwMode="auto">
                          <a:xfrm>
                            <a:off x="0" y="0"/>
                            <a:ext cx="904875" cy="428625"/>
                          </a:xfrm>
                          <a:prstGeom prst="rect">
                            <a:avLst/>
                          </a:prstGeom>
                          <a:noFill/>
                          <a:ln>
                            <a:noFill/>
                          </a:ln>
                        </pic:spPr>
                      </pic:pic>
                    </a:graphicData>
                  </a:graphic>
                </wp:inline>
              </w:drawing>
            </w:r>
          </w:p>
        </w:tc>
      </w:tr>
    </w:tbl>
    <w:p w14:paraId="7F15F89D" w14:textId="77777777" w:rsidR="002916C2" w:rsidRDefault="00AB0778" w:rsidP="00915F6F">
      <w:pPr>
        <w:pStyle w:val="Vieta"/>
      </w:pPr>
      <w:r w:rsidRPr="00AB0778">
        <w:lastRenderedPageBreak/>
        <w:t>Rīgā 2011</w:t>
      </w:r>
    </w:p>
    <w:p w14:paraId="7F15F89E" w14:textId="77777777" w:rsidR="002916C2" w:rsidRPr="002916C2" w:rsidRDefault="002916C2" w:rsidP="002916C2">
      <w:pPr>
        <w:sectPr w:rsidR="002916C2" w:rsidRPr="002916C2" w:rsidSect="00066E1C">
          <w:headerReference w:type="default" r:id="rId17"/>
          <w:footerReference w:type="default" r:id="rId18"/>
          <w:type w:val="continuous"/>
          <w:pgSz w:w="11906" w:h="16838" w:code="9"/>
          <w:pgMar w:top="357" w:right="567" w:bottom="539" w:left="720" w:header="340" w:footer="170" w:gutter="0"/>
          <w:cols w:space="708"/>
          <w:titlePg/>
          <w:docGrid w:linePitch="360"/>
        </w:sectPr>
      </w:pPr>
    </w:p>
    <w:p w14:paraId="7F15F89F" w14:textId="77777777" w:rsidR="007D2574" w:rsidRDefault="007D2574" w:rsidP="007D2574">
      <w:pPr>
        <w:pStyle w:val="Titleapakprojekta"/>
        <w:tabs>
          <w:tab w:val="left" w:pos="2160"/>
          <w:tab w:val="center" w:pos="4819"/>
        </w:tabs>
        <w:jc w:val="left"/>
      </w:pPr>
      <w:r>
        <w:lastRenderedPageBreak/>
        <w:tab/>
      </w:r>
      <w:r w:rsidRPr="0004587B">
        <w:t>Dokumenta identifikācija</w:t>
      </w:r>
    </w:p>
    <w:tbl>
      <w:tblPr>
        <w:tblStyle w:val="TableClassic1"/>
        <w:tblW w:w="0" w:type="auto"/>
        <w:tblLook w:val="04A0" w:firstRow="1" w:lastRow="0" w:firstColumn="1" w:lastColumn="0" w:noHBand="0" w:noVBand="1"/>
      </w:tblPr>
      <w:tblGrid>
        <w:gridCol w:w="2518"/>
        <w:gridCol w:w="7336"/>
      </w:tblGrid>
      <w:tr w:rsidR="003F72C3" w14:paraId="7F15F8A2" w14:textId="77777777" w:rsidTr="00CA2DBD">
        <w:tc>
          <w:tcPr>
            <w:tcW w:w="2518" w:type="dxa"/>
            <w:tcBorders>
              <w:bottom w:val="single" w:sz="2" w:space="0" w:color="auto"/>
            </w:tcBorders>
          </w:tcPr>
          <w:p w14:paraId="7F15F8A0" w14:textId="77777777" w:rsidR="003F72C3" w:rsidRDefault="003F72C3" w:rsidP="009303FA">
            <w:pPr>
              <w:pStyle w:val="Bold"/>
            </w:pPr>
            <w:r>
              <w:t>Dokumenta ID:</w:t>
            </w:r>
          </w:p>
        </w:tc>
        <w:tc>
          <w:tcPr>
            <w:tcW w:w="7336" w:type="dxa"/>
            <w:tcBorders>
              <w:bottom w:val="single" w:sz="2" w:space="0" w:color="auto"/>
            </w:tcBorders>
          </w:tcPr>
          <w:p w14:paraId="7F15F8A1" w14:textId="45967532" w:rsidR="003F72C3" w:rsidRDefault="0008731D" w:rsidP="001A28E6">
            <w:pPr>
              <w:pStyle w:val="Tablebody"/>
            </w:pPr>
            <w:fldSimple w:instr=" DOCPROPERTY  _CustomerID  \* MERGEFORMAT ">
              <w:r w:rsidR="00E95266">
                <w:t>VEC</w:t>
              </w:r>
            </w:fldSimple>
            <w:r w:rsidR="00211362">
              <w:t>.</w:t>
            </w:r>
            <w:fldSimple w:instr=" DOCPROPERTY  _ProjectID  \* MERGEFORMAT ">
              <w:r w:rsidR="00E95266">
                <w:t>IP.REQ</w:t>
              </w:r>
            </w:fldSimple>
            <w:r w:rsidR="00211362">
              <w:t>.</w:t>
            </w:r>
            <w:fldSimple w:instr=" DOCPROPERTY  _CategoryID  \* MERGEFORMAT ">
              <w:r w:rsidR="00E95266">
                <w:t>PMRS</w:t>
              </w:r>
            </w:fldSimple>
            <w:r w:rsidR="001A28E6">
              <w:t>.</w:t>
            </w:r>
            <w:fldSimple w:instr=" DOCPROPERTY  _SubjectID  \* MERGEFORMAT ">
              <w:r w:rsidR="00E95266">
                <w:t>HL7_WS_NET</w:t>
              </w:r>
            </w:fldSimple>
            <w:r w:rsidR="00211362">
              <w:t>.</w:t>
            </w:r>
            <w:fldSimple w:instr=" DOCPROPERTY  _Version  \* MERGEFORMAT ">
              <w:ins w:id="4" w:author="Aleksandrs Zeļikovičs" w:date="2014-10-29T16:37:00Z">
                <w:r w:rsidR="00E95266">
                  <w:t>0.11</w:t>
                </w:r>
              </w:ins>
              <w:del w:id="5" w:author="Aleksandrs Zeļikovičs" w:date="2014-09-04T18:09:00Z">
                <w:r w:rsidR="00D6316E" w:rsidDel="0008731D">
                  <w:delText>0.09</w:delText>
                </w:r>
              </w:del>
            </w:fldSimple>
          </w:p>
        </w:tc>
      </w:tr>
      <w:tr w:rsidR="003F72C3" w14:paraId="7F15F8A7" w14:textId="77777777" w:rsidTr="001A28E6">
        <w:trPr>
          <w:trHeight w:val="1123"/>
        </w:trPr>
        <w:tc>
          <w:tcPr>
            <w:tcW w:w="2518" w:type="dxa"/>
            <w:tcBorders>
              <w:top w:val="nil"/>
              <w:bottom w:val="nil"/>
            </w:tcBorders>
          </w:tcPr>
          <w:p w14:paraId="7F15F8A3" w14:textId="77777777" w:rsidR="003F72C3" w:rsidRDefault="003F72C3" w:rsidP="009303FA">
            <w:pPr>
              <w:pStyle w:val="Bold"/>
            </w:pPr>
            <w:r>
              <w:t>Dokumenta nosaukums:</w:t>
            </w:r>
          </w:p>
        </w:tc>
        <w:tc>
          <w:tcPr>
            <w:tcW w:w="7336" w:type="dxa"/>
            <w:tcBorders>
              <w:top w:val="nil"/>
              <w:bottom w:val="nil"/>
            </w:tcBorders>
          </w:tcPr>
          <w:p w14:paraId="7F15F8A4" w14:textId="77777777" w:rsidR="003F72C3" w:rsidRDefault="0008731D" w:rsidP="009303FA">
            <w:pPr>
              <w:pStyle w:val="Tablebody"/>
            </w:pPr>
            <w:fldSimple w:instr=" DOCPROPERTY  Title  \* MERGEFORMAT ">
              <w:r w:rsidR="00E95266">
                <w:t>Integrācijas platformas informācijas sistēmas izstrāde</w:t>
              </w:r>
            </w:fldSimple>
            <w:r w:rsidR="003F72C3">
              <w:t>.</w:t>
            </w:r>
          </w:p>
          <w:p w14:paraId="7F15F8A5" w14:textId="77777777" w:rsidR="003F72C3" w:rsidRDefault="0008731D" w:rsidP="009303FA">
            <w:pPr>
              <w:pStyle w:val="Tablebody"/>
            </w:pPr>
            <w:fldSimple w:instr=" DOCPROPERTY  Subject  \* MERGEFORMAT ">
              <w:r w:rsidR="00E95266">
                <w:t>HL7 tīkla servisu .NET bibliotekas apraksts</w:t>
              </w:r>
            </w:fldSimple>
            <w:r w:rsidR="003F72C3">
              <w:t>.</w:t>
            </w:r>
          </w:p>
          <w:p w14:paraId="7F15F8A6" w14:textId="77777777" w:rsidR="003F72C3" w:rsidRDefault="0008731D" w:rsidP="009303FA">
            <w:pPr>
              <w:pStyle w:val="Tablebody"/>
            </w:pPr>
            <w:fldSimple w:instr=" DOCPROPERTY  Category  \* MERGEFORMAT ">
              <w:r w:rsidR="00E95266">
                <w:t>Apmācību materiāli</w:t>
              </w:r>
            </w:fldSimple>
            <w:r w:rsidR="003F72C3">
              <w:t>.</w:t>
            </w:r>
          </w:p>
        </w:tc>
      </w:tr>
      <w:tr w:rsidR="003F72C3" w14:paraId="7F15F8AA" w14:textId="77777777" w:rsidTr="001A28E6">
        <w:trPr>
          <w:trHeight w:val="719"/>
        </w:trPr>
        <w:tc>
          <w:tcPr>
            <w:tcW w:w="2518" w:type="dxa"/>
          </w:tcPr>
          <w:p w14:paraId="7F15F8A8" w14:textId="77777777" w:rsidR="003F72C3" w:rsidRDefault="003F72C3" w:rsidP="009303FA">
            <w:pPr>
              <w:pStyle w:val="Bold"/>
            </w:pPr>
            <w:r>
              <w:t>Dokumenta kods:</w:t>
            </w:r>
          </w:p>
        </w:tc>
        <w:tc>
          <w:tcPr>
            <w:tcW w:w="7336" w:type="dxa"/>
          </w:tcPr>
          <w:p w14:paraId="7F15F8A9" w14:textId="77777777" w:rsidR="003F72C3" w:rsidRDefault="0008731D" w:rsidP="001A28E6">
            <w:pPr>
              <w:pStyle w:val="Tablebody"/>
            </w:pPr>
            <w:fldSimple w:instr=" DOCPROPERTY  _CustomerID  \* MERGEFORMAT ">
              <w:r w:rsidR="00E95266">
                <w:t>VEC</w:t>
              </w:r>
            </w:fldSimple>
            <w:r w:rsidR="00211362">
              <w:t>.</w:t>
            </w:r>
            <w:fldSimple w:instr=" DOCPROPERTY  _ProjectID  \* MERGEFORMAT ">
              <w:r w:rsidR="00E95266">
                <w:t>IP.REQ</w:t>
              </w:r>
            </w:fldSimple>
            <w:r w:rsidR="00211362">
              <w:t>.</w:t>
            </w:r>
            <w:fldSimple w:instr=" DOCPROPERTY  _CategoryID  \* MERGEFORMAT ">
              <w:r w:rsidR="00E95266">
                <w:t>PMRS</w:t>
              </w:r>
            </w:fldSimple>
            <w:r w:rsidR="001A28E6">
              <w:t>.</w:t>
            </w:r>
            <w:fldSimple w:instr=" DOCPROPERTY  _SubjectID  \* MERGEFORMAT ">
              <w:r w:rsidR="00E95266">
                <w:t>HL7_WS_NET</w:t>
              </w:r>
            </w:fldSimple>
          </w:p>
        </w:tc>
      </w:tr>
      <w:tr w:rsidR="003F72C3" w14:paraId="7F15F8AD" w14:textId="77777777" w:rsidTr="001A28E6">
        <w:trPr>
          <w:trHeight w:val="701"/>
        </w:trPr>
        <w:tc>
          <w:tcPr>
            <w:tcW w:w="2518" w:type="dxa"/>
          </w:tcPr>
          <w:p w14:paraId="7F15F8AB" w14:textId="77777777" w:rsidR="003F72C3" w:rsidRDefault="003F72C3" w:rsidP="009303FA">
            <w:pPr>
              <w:pStyle w:val="Bold"/>
            </w:pPr>
            <w:r>
              <w:t>Versija:</w:t>
            </w:r>
          </w:p>
        </w:tc>
        <w:tc>
          <w:tcPr>
            <w:tcW w:w="7336" w:type="dxa"/>
          </w:tcPr>
          <w:p w14:paraId="7F15F8AC" w14:textId="480AF7CF" w:rsidR="003F72C3" w:rsidRDefault="003F72C3" w:rsidP="00211362">
            <w:pPr>
              <w:pStyle w:val="Tablebody"/>
            </w:pPr>
            <w:r>
              <w:t xml:space="preserve">Versija </w:t>
            </w:r>
            <w:fldSimple w:instr=" DOCPROPERTY  _Version  \* MERGEFORMAT ">
              <w:ins w:id="6" w:author="Aleksandrs Zeļikovičs" w:date="2014-10-29T16:37:00Z">
                <w:r w:rsidR="00E95266">
                  <w:t>0.11</w:t>
                </w:r>
              </w:ins>
              <w:del w:id="7" w:author="Aleksandrs Zeļikovičs" w:date="2014-09-04T18:09:00Z">
                <w:r w:rsidR="00D6316E" w:rsidDel="0008731D">
                  <w:delText>0.09</w:delText>
                </w:r>
              </w:del>
            </w:fldSimple>
            <w:r>
              <w:t xml:space="preserve">, Laidiens </w:t>
            </w:r>
            <w:fldSimple w:instr=" DOCPROPERTY  _Date  \* MERGEFORMAT ">
              <w:ins w:id="8" w:author="Aleksandrs Zeļikovičs" w:date="2014-10-29T16:37:00Z">
                <w:r w:rsidR="00E95266">
                  <w:t>29.10.2014</w:t>
                </w:r>
              </w:ins>
              <w:del w:id="9" w:author="Aleksandrs Zeļikovičs" w:date="2014-09-04T18:09:00Z">
                <w:r w:rsidR="00D6316E" w:rsidDel="0008731D">
                  <w:delText>19.07.2012</w:delText>
                </w:r>
              </w:del>
            </w:fldSimple>
            <w:r>
              <w:t xml:space="preserve"> </w:t>
            </w:r>
          </w:p>
        </w:tc>
      </w:tr>
    </w:tbl>
    <w:p w14:paraId="7F15F8AE" w14:textId="77777777" w:rsidR="007D2574" w:rsidRPr="003F72C3" w:rsidRDefault="007D2574" w:rsidP="003F72C3">
      <w:pPr>
        <w:pStyle w:val="TitleSaskanosana"/>
      </w:pPr>
      <w:r w:rsidRPr="003F72C3">
        <w:t>Saskaņojumi</w:t>
      </w:r>
    </w:p>
    <w:tbl>
      <w:tblPr>
        <w:tblW w:w="9834" w:type="dxa"/>
        <w:tblBorders>
          <w:top w:val="single" w:sz="12" w:space="0" w:color="000000"/>
          <w:bottom w:val="single" w:sz="12" w:space="0" w:color="000000"/>
        </w:tblBorders>
        <w:tblLayout w:type="fixed"/>
        <w:tblLook w:val="01E0" w:firstRow="1" w:lastRow="1" w:firstColumn="1" w:lastColumn="1" w:noHBand="0" w:noVBand="0"/>
      </w:tblPr>
      <w:tblGrid>
        <w:gridCol w:w="2448"/>
        <w:gridCol w:w="3780"/>
        <w:gridCol w:w="1512"/>
        <w:gridCol w:w="2094"/>
      </w:tblGrid>
      <w:tr w:rsidR="007D2574" w:rsidRPr="00283ADE" w14:paraId="7F15F8B3" w14:textId="77777777" w:rsidTr="009303FA">
        <w:tc>
          <w:tcPr>
            <w:tcW w:w="2448" w:type="dxa"/>
            <w:tcBorders>
              <w:bottom w:val="single" w:sz="6" w:space="0" w:color="000000"/>
              <w:right w:val="single" w:sz="6" w:space="0" w:color="000000"/>
            </w:tcBorders>
            <w:shd w:val="clear" w:color="auto" w:fill="auto"/>
            <w:vAlign w:val="center"/>
          </w:tcPr>
          <w:p w14:paraId="7F15F8AF" w14:textId="77777777" w:rsidR="007D2574" w:rsidRPr="00283ADE" w:rsidRDefault="007D2574" w:rsidP="009303FA">
            <w:pPr>
              <w:pStyle w:val="Bold"/>
            </w:pPr>
            <w:r w:rsidRPr="00283ADE">
              <w:t>Organizācija</w:t>
            </w:r>
          </w:p>
        </w:tc>
        <w:tc>
          <w:tcPr>
            <w:tcW w:w="3780" w:type="dxa"/>
            <w:tcBorders>
              <w:bottom w:val="single" w:sz="6" w:space="0" w:color="000000"/>
              <w:right w:val="single" w:sz="4" w:space="0" w:color="auto"/>
            </w:tcBorders>
            <w:shd w:val="clear" w:color="auto" w:fill="auto"/>
            <w:vAlign w:val="center"/>
          </w:tcPr>
          <w:p w14:paraId="7F15F8B0" w14:textId="77777777" w:rsidR="007D2574" w:rsidRPr="00283ADE" w:rsidRDefault="007D2574" w:rsidP="009303FA">
            <w:pPr>
              <w:pStyle w:val="Bold"/>
            </w:pPr>
            <w:r w:rsidRPr="00283ADE">
              <w:t xml:space="preserve">Vārds, uzvārds, amats </w:t>
            </w:r>
          </w:p>
        </w:tc>
        <w:tc>
          <w:tcPr>
            <w:tcW w:w="1512" w:type="dxa"/>
            <w:tcBorders>
              <w:top w:val="single" w:sz="12" w:space="0" w:color="000000"/>
              <w:left w:val="single" w:sz="4" w:space="0" w:color="auto"/>
              <w:bottom w:val="single" w:sz="6" w:space="0" w:color="000000"/>
              <w:right w:val="single" w:sz="4" w:space="0" w:color="auto"/>
            </w:tcBorders>
            <w:shd w:val="clear" w:color="auto" w:fill="auto"/>
            <w:vAlign w:val="center"/>
          </w:tcPr>
          <w:p w14:paraId="7F15F8B1" w14:textId="77777777" w:rsidR="007D2574" w:rsidRPr="00283ADE" w:rsidRDefault="007D2574" w:rsidP="009303FA">
            <w:pPr>
              <w:pStyle w:val="Bold"/>
            </w:pPr>
            <w:r w:rsidRPr="00283ADE">
              <w:t>Datums</w:t>
            </w:r>
          </w:p>
        </w:tc>
        <w:tc>
          <w:tcPr>
            <w:tcW w:w="2094" w:type="dxa"/>
            <w:tcBorders>
              <w:top w:val="single" w:sz="12" w:space="0" w:color="000000"/>
              <w:left w:val="single" w:sz="4" w:space="0" w:color="auto"/>
              <w:bottom w:val="single" w:sz="6" w:space="0" w:color="000000"/>
              <w:right w:val="nil"/>
            </w:tcBorders>
            <w:shd w:val="clear" w:color="auto" w:fill="auto"/>
            <w:vAlign w:val="center"/>
          </w:tcPr>
          <w:p w14:paraId="7F15F8B2" w14:textId="77777777" w:rsidR="007D2574" w:rsidRPr="00283ADE" w:rsidRDefault="007D2574" w:rsidP="009303FA">
            <w:pPr>
              <w:pStyle w:val="Bold"/>
            </w:pPr>
            <w:r w:rsidRPr="00283ADE">
              <w:t>Paraksts</w:t>
            </w:r>
          </w:p>
        </w:tc>
      </w:tr>
      <w:tr w:rsidR="007D2574" w:rsidRPr="00283ADE" w14:paraId="7F15F8B8" w14:textId="77777777" w:rsidTr="001A28E6">
        <w:trPr>
          <w:trHeight w:val="798"/>
        </w:trPr>
        <w:tc>
          <w:tcPr>
            <w:tcW w:w="2448" w:type="dxa"/>
            <w:tcBorders>
              <w:right w:val="single" w:sz="6" w:space="0" w:color="000000"/>
            </w:tcBorders>
            <w:shd w:val="clear" w:color="auto" w:fill="auto"/>
          </w:tcPr>
          <w:p w14:paraId="7F15F8B4" w14:textId="77777777" w:rsidR="007D2574" w:rsidRPr="00015A87" w:rsidRDefault="0008731D" w:rsidP="009303FA">
            <w:pPr>
              <w:pStyle w:val="Tablebody"/>
            </w:pPr>
            <w:fldSimple w:instr=" DOCPROPERTY  _CustomerID  \* MERGEFORMAT ">
              <w:r w:rsidR="00E95266">
                <w:t>VEC</w:t>
              </w:r>
            </w:fldSimple>
          </w:p>
        </w:tc>
        <w:tc>
          <w:tcPr>
            <w:tcW w:w="3780" w:type="dxa"/>
            <w:tcBorders>
              <w:right w:val="single" w:sz="4" w:space="0" w:color="auto"/>
            </w:tcBorders>
            <w:shd w:val="clear" w:color="auto" w:fill="auto"/>
          </w:tcPr>
          <w:p w14:paraId="7F15F8B5" w14:textId="77777777" w:rsidR="007D2574" w:rsidRPr="00015A87" w:rsidRDefault="001A28E6" w:rsidP="001A28E6">
            <w:pPr>
              <w:pStyle w:val="Tablebody"/>
            </w:pPr>
            <w:r w:rsidRPr="00F909B2">
              <w:rPr>
                <w:highlight w:val="yellow"/>
              </w:rPr>
              <w:t>M.Baltgalve</w:t>
            </w:r>
            <w:r w:rsidR="007D2574" w:rsidRPr="00F909B2">
              <w:rPr>
                <w:highlight w:val="yellow"/>
              </w:rPr>
              <w:t>,</w:t>
            </w:r>
            <w:r w:rsidR="007D2574" w:rsidRPr="00015A87">
              <w:t xml:space="preserve"> projekta vadītāj</w:t>
            </w:r>
            <w:r>
              <w:t>a</w:t>
            </w:r>
            <w:r w:rsidR="007D2574" w:rsidRPr="00015A87">
              <w:t xml:space="preserve"> no Pasūtītāja puses</w:t>
            </w:r>
          </w:p>
        </w:tc>
        <w:tc>
          <w:tcPr>
            <w:tcW w:w="1512" w:type="dxa"/>
            <w:tcBorders>
              <w:left w:val="single" w:sz="4" w:space="0" w:color="auto"/>
              <w:right w:val="single" w:sz="4" w:space="0" w:color="auto"/>
            </w:tcBorders>
            <w:shd w:val="clear" w:color="auto" w:fill="auto"/>
          </w:tcPr>
          <w:p w14:paraId="7F15F8B6" w14:textId="77777777" w:rsidR="007D2574" w:rsidRPr="00015A87" w:rsidRDefault="007D2574" w:rsidP="009303FA">
            <w:pPr>
              <w:pStyle w:val="Tablebody"/>
            </w:pPr>
          </w:p>
        </w:tc>
        <w:tc>
          <w:tcPr>
            <w:tcW w:w="2094" w:type="dxa"/>
            <w:tcBorders>
              <w:left w:val="single" w:sz="4" w:space="0" w:color="auto"/>
              <w:right w:val="nil"/>
            </w:tcBorders>
            <w:shd w:val="clear" w:color="auto" w:fill="auto"/>
          </w:tcPr>
          <w:p w14:paraId="7F15F8B7" w14:textId="77777777" w:rsidR="007D2574" w:rsidRPr="00283ADE" w:rsidRDefault="007D2574" w:rsidP="009303FA">
            <w:pPr>
              <w:pStyle w:val="Tablebody"/>
            </w:pPr>
          </w:p>
        </w:tc>
      </w:tr>
      <w:tr w:rsidR="007D2574" w:rsidRPr="00283ADE" w14:paraId="7F15F8BD" w14:textId="77777777" w:rsidTr="001A28E6">
        <w:trPr>
          <w:trHeight w:val="853"/>
        </w:trPr>
        <w:tc>
          <w:tcPr>
            <w:tcW w:w="2448" w:type="dxa"/>
            <w:tcBorders>
              <w:right w:val="single" w:sz="6" w:space="0" w:color="000000"/>
            </w:tcBorders>
            <w:shd w:val="clear" w:color="auto" w:fill="auto"/>
          </w:tcPr>
          <w:p w14:paraId="7F15F8B9" w14:textId="77777777" w:rsidR="007D2574" w:rsidRPr="00015A87" w:rsidRDefault="007D2574" w:rsidP="009303FA">
            <w:pPr>
              <w:pStyle w:val="Tablebody"/>
              <w:rPr>
                <w:bCs/>
              </w:rPr>
            </w:pPr>
            <w:r w:rsidRPr="00015A87">
              <w:rPr>
                <w:bCs/>
              </w:rPr>
              <w:fldChar w:fldCharType="begin"/>
            </w:r>
            <w:r w:rsidRPr="00015A87">
              <w:rPr>
                <w:bCs/>
              </w:rPr>
              <w:instrText xml:space="preserve"> DOCPROPERTY  Company  \* MERGEFORMAT </w:instrText>
            </w:r>
            <w:r w:rsidRPr="00015A87">
              <w:rPr>
                <w:bCs/>
              </w:rPr>
              <w:fldChar w:fldCharType="separate"/>
            </w:r>
            <w:r w:rsidR="00E95266">
              <w:rPr>
                <w:bCs/>
              </w:rPr>
              <w:t>SIA "ABC software"</w:t>
            </w:r>
            <w:r w:rsidRPr="00015A87">
              <w:rPr>
                <w:bCs/>
              </w:rPr>
              <w:fldChar w:fldCharType="end"/>
            </w:r>
          </w:p>
        </w:tc>
        <w:tc>
          <w:tcPr>
            <w:tcW w:w="3780" w:type="dxa"/>
            <w:tcBorders>
              <w:right w:val="single" w:sz="4" w:space="0" w:color="auto"/>
            </w:tcBorders>
            <w:shd w:val="clear" w:color="auto" w:fill="auto"/>
          </w:tcPr>
          <w:p w14:paraId="7F15F8BA" w14:textId="77777777" w:rsidR="007D2574" w:rsidRPr="001B3829" w:rsidRDefault="0008731D" w:rsidP="009303FA">
            <w:pPr>
              <w:pStyle w:val="Tablebody"/>
            </w:pPr>
            <w:fldSimple w:instr=" DOCPROPERTY  Manager  \* MERGEFORMAT ">
              <w:r w:rsidR="00E95266">
                <w:t>J.Korņijenko</w:t>
              </w:r>
            </w:fldSimple>
            <w:r w:rsidR="007D2574" w:rsidRPr="001B3829">
              <w:t>, projekta vadītājs no Izpildītāja puses</w:t>
            </w:r>
          </w:p>
        </w:tc>
        <w:tc>
          <w:tcPr>
            <w:tcW w:w="1512" w:type="dxa"/>
            <w:tcBorders>
              <w:left w:val="single" w:sz="4" w:space="0" w:color="auto"/>
              <w:right w:val="single" w:sz="4" w:space="0" w:color="auto"/>
            </w:tcBorders>
            <w:shd w:val="clear" w:color="auto" w:fill="auto"/>
          </w:tcPr>
          <w:p w14:paraId="7F15F8BB" w14:textId="7111CC27" w:rsidR="007D2574" w:rsidRPr="00A96561" w:rsidRDefault="0008731D" w:rsidP="009303FA">
            <w:pPr>
              <w:pStyle w:val="Tablebody"/>
            </w:pPr>
            <w:fldSimple w:instr=" DOCPROPERTY  _Date  \* MERGEFORMAT ">
              <w:ins w:id="10" w:author="Aleksandrs Zeļikovičs" w:date="2014-10-29T16:37:00Z">
                <w:r w:rsidR="00E95266">
                  <w:t>29.10.2014</w:t>
                </w:r>
              </w:ins>
              <w:del w:id="11" w:author="Aleksandrs Zeļikovičs" w:date="2014-09-04T18:09:00Z">
                <w:r w:rsidR="00D6316E" w:rsidDel="0008731D">
                  <w:delText>19.07.2012</w:delText>
                </w:r>
              </w:del>
            </w:fldSimple>
          </w:p>
        </w:tc>
        <w:tc>
          <w:tcPr>
            <w:tcW w:w="2094" w:type="dxa"/>
            <w:tcBorders>
              <w:left w:val="single" w:sz="4" w:space="0" w:color="auto"/>
              <w:right w:val="nil"/>
            </w:tcBorders>
            <w:shd w:val="clear" w:color="auto" w:fill="auto"/>
          </w:tcPr>
          <w:p w14:paraId="7F15F8BC" w14:textId="77777777" w:rsidR="007D2574" w:rsidRPr="00283ADE" w:rsidRDefault="007D2574" w:rsidP="009303FA">
            <w:pPr>
              <w:pStyle w:val="Tablebody"/>
            </w:pPr>
          </w:p>
        </w:tc>
      </w:tr>
      <w:tr w:rsidR="007D2574" w:rsidRPr="00283ADE" w14:paraId="7F15F8C2" w14:textId="77777777" w:rsidTr="001A28E6">
        <w:trPr>
          <w:trHeight w:val="709"/>
        </w:trPr>
        <w:tc>
          <w:tcPr>
            <w:tcW w:w="2448" w:type="dxa"/>
            <w:tcBorders>
              <w:top w:val="nil"/>
              <w:left w:val="nil"/>
              <w:bottom w:val="nil"/>
              <w:right w:val="single" w:sz="4" w:space="0" w:color="auto"/>
              <w:tl2br w:val="nil"/>
              <w:tr2bl w:val="nil"/>
            </w:tcBorders>
            <w:shd w:val="clear" w:color="auto" w:fill="auto"/>
          </w:tcPr>
          <w:p w14:paraId="7F15F8BE" w14:textId="77777777" w:rsidR="007D2574" w:rsidRPr="00015A87" w:rsidRDefault="007D2574" w:rsidP="009303FA">
            <w:pPr>
              <w:pStyle w:val="Tablebody"/>
              <w:rPr>
                <w:bCs/>
              </w:rPr>
            </w:pPr>
            <w:r w:rsidRPr="00015A87">
              <w:rPr>
                <w:bCs/>
              </w:rPr>
              <w:fldChar w:fldCharType="begin"/>
            </w:r>
            <w:r w:rsidRPr="00015A87">
              <w:rPr>
                <w:bCs/>
              </w:rPr>
              <w:instrText xml:space="preserve"> DOCPROPERTY  Company  \* MERGEFORMAT </w:instrText>
            </w:r>
            <w:r w:rsidRPr="00015A87">
              <w:rPr>
                <w:bCs/>
              </w:rPr>
              <w:fldChar w:fldCharType="separate"/>
            </w:r>
            <w:r w:rsidR="00E95266">
              <w:rPr>
                <w:bCs/>
              </w:rPr>
              <w:t>SIA "ABC software"</w:t>
            </w:r>
            <w:r w:rsidRPr="00015A87">
              <w:rPr>
                <w:bCs/>
              </w:rPr>
              <w:fldChar w:fldCharType="end"/>
            </w:r>
          </w:p>
        </w:tc>
        <w:tc>
          <w:tcPr>
            <w:tcW w:w="3780" w:type="dxa"/>
            <w:tcBorders>
              <w:top w:val="nil"/>
              <w:left w:val="single" w:sz="4" w:space="0" w:color="auto"/>
              <w:bottom w:val="nil"/>
              <w:right w:val="single" w:sz="4" w:space="0" w:color="auto"/>
              <w:tl2br w:val="nil"/>
              <w:tr2bl w:val="nil"/>
            </w:tcBorders>
            <w:shd w:val="clear" w:color="auto" w:fill="auto"/>
          </w:tcPr>
          <w:p w14:paraId="7F15F8BF" w14:textId="3742116F" w:rsidR="007D2574" w:rsidRPr="001B3829" w:rsidRDefault="0008731D" w:rsidP="00257EFC">
            <w:pPr>
              <w:pStyle w:val="Tablebody"/>
            </w:pPr>
            <w:fldSimple w:instr=" DOCPROPERTY  Author  \* MERGEFORMAT ">
              <w:r w:rsidR="00E95266">
                <w:t>A.Zeļikovičs</w:t>
              </w:r>
            </w:fldSimple>
            <w:r w:rsidR="007D2574">
              <w:t xml:space="preserve">, </w:t>
            </w:r>
            <w:r w:rsidR="00257EFC">
              <w:t xml:space="preserve">vēcākais programmētājs </w:t>
            </w:r>
          </w:p>
        </w:tc>
        <w:tc>
          <w:tcPr>
            <w:tcW w:w="1512" w:type="dxa"/>
            <w:tcBorders>
              <w:top w:val="nil"/>
              <w:left w:val="single" w:sz="4" w:space="0" w:color="auto"/>
              <w:bottom w:val="nil"/>
              <w:right w:val="single" w:sz="4" w:space="0" w:color="auto"/>
              <w:tl2br w:val="nil"/>
              <w:tr2bl w:val="nil"/>
            </w:tcBorders>
            <w:shd w:val="clear" w:color="auto" w:fill="auto"/>
          </w:tcPr>
          <w:p w14:paraId="7F15F8C0" w14:textId="5A372217" w:rsidR="007D2574" w:rsidRPr="00A96561" w:rsidRDefault="0008731D" w:rsidP="009303FA">
            <w:pPr>
              <w:pStyle w:val="Tablebody"/>
            </w:pPr>
            <w:fldSimple w:instr=" DOCPROPERTY  _Date  \* MERGEFORMAT ">
              <w:ins w:id="12" w:author="Aleksandrs Zeļikovičs" w:date="2014-10-29T16:37:00Z">
                <w:r w:rsidR="00E95266">
                  <w:t>29.10.2014</w:t>
                </w:r>
              </w:ins>
              <w:del w:id="13" w:author="Aleksandrs Zeļikovičs" w:date="2014-09-04T18:09:00Z">
                <w:r w:rsidR="00D6316E" w:rsidDel="0008731D">
                  <w:delText>19.07.2012</w:delText>
                </w:r>
              </w:del>
            </w:fldSimple>
          </w:p>
        </w:tc>
        <w:tc>
          <w:tcPr>
            <w:tcW w:w="2094" w:type="dxa"/>
            <w:tcBorders>
              <w:top w:val="nil"/>
              <w:left w:val="single" w:sz="4" w:space="0" w:color="auto"/>
              <w:bottom w:val="nil"/>
              <w:right w:val="nil"/>
              <w:tl2br w:val="nil"/>
              <w:tr2bl w:val="nil"/>
            </w:tcBorders>
            <w:shd w:val="clear" w:color="auto" w:fill="auto"/>
          </w:tcPr>
          <w:p w14:paraId="7F15F8C1" w14:textId="77777777" w:rsidR="007D2574" w:rsidRPr="00283ADE" w:rsidRDefault="007D2574" w:rsidP="009303FA">
            <w:pPr>
              <w:pStyle w:val="Tablebody"/>
            </w:pPr>
          </w:p>
        </w:tc>
      </w:tr>
      <w:tr w:rsidR="007D2574" w:rsidRPr="00283ADE" w14:paraId="7F15F8C7" w14:textId="77777777" w:rsidTr="001A28E6">
        <w:trPr>
          <w:trHeight w:val="691"/>
        </w:trPr>
        <w:tc>
          <w:tcPr>
            <w:tcW w:w="2448" w:type="dxa"/>
            <w:tcBorders>
              <w:top w:val="nil"/>
              <w:left w:val="nil"/>
              <w:bottom w:val="single" w:sz="4" w:space="0" w:color="auto"/>
              <w:right w:val="single" w:sz="4" w:space="0" w:color="auto"/>
              <w:tl2br w:val="nil"/>
              <w:tr2bl w:val="nil"/>
            </w:tcBorders>
            <w:shd w:val="clear" w:color="auto" w:fill="auto"/>
          </w:tcPr>
          <w:p w14:paraId="7F15F8C3" w14:textId="77777777" w:rsidR="007D2574" w:rsidRDefault="007D2574" w:rsidP="009303FA">
            <w:pPr>
              <w:pStyle w:val="Tablebody"/>
            </w:pPr>
            <w:r w:rsidRPr="00015A87">
              <w:rPr>
                <w:bCs/>
              </w:rPr>
              <w:fldChar w:fldCharType="begin"/>
            </w:r>
            <w:r w:rsidRPr="00015A87">
              <w:rPr>
                <w:bCs/>
              </w:rPr>
              <w:instrText xml:space="preserve"> DOCPROPERTY  Company  \* MERGEFORMAT </w:instrText>
            </w:r>
            <w:r w:rsidRPr="00015A87">
              <w:rPr>
                <w:bCs/>
              </w:rPr>
              <w:fldChar w:fldCharType="separate"/>
            </w:r>
            <w:r w:rsidR="00E95266">
              <w:rPr>
                <w:bCs/>
              </w:rPr>
              <w:t>SIA "ABC software"</w:t>
            </w:r>
            <w:r w:rsidRPr="00015A87">
              <w:rPr>
                <w:bCs/>
              </w:rPr>
              <w:fldChar w:fldCharType="end"/>
            </w:r>
          </w:p>
        </w:tc>
        <w:tc>
          <w:tcPr>
            <w:tcW w:w="3780" w:type="dxa"/>
            <w:tcBorders>
              <w:top w:val="nil"/>
              <w:left w:val="single" w:sz="4" w:space="0" w:color="auto"/>
              <w:bottom w:val="single" w:sz="4" w:space="0" w:color="auto"/>
              <w:right w:val="single" w:sz="4" w:space="0" w:color="auto"/>
              <w:tl2br w:val="nil"/>
              <w:tr2bl w:val="nil"/>
            </w:tcBorders>
            <w:shd w:val="clear" w:color="auto" w:fill="auto"/>
          </w:tcPr>
          <w:p w14:paraId="7F15F8C4" w14:textId="77777777" w:rsidR="007D2574" w:rsidRPr="001B3829" w:rsidRDefault="007D2574" w:rsidP="009303FA">
            <w:pPr>
              <w:pStyle w:val="Tablebody"/>
            </w:pPr>
            <w:r>
              <w:t>E.Blumberga, projekta kvalitātes kontroles vadītāja</w:t>
            </w:r>
          </w:p>
        </w:tc>
        <w:tc>
          <w:tcPr>
            <w:tcW w:w="1512" w:type="dxa"/>
            <w:tcBorders>
              <w:top w:val="nil"/>
              <w:left w:val="single" w:sz="4" w:space="0" w:color="auto"/>
              <w:bottom w:val="single" w:sz="4" w:space="0" w:color="auto"/>
              <w:right w:val="single" w:sz="4" w:space="0" w:color="auto"/>
              <w:tl2br w:val="nil"/>
              <w:tr2bl w:val="nil"/>
            </w:tcBorders>
            <w:shd w:val="clear" w:color="auto" w:fill="auto"/>
          </w:tcPr>
          <w:p w14:paraId="7F15F8C5" w14:textId="2B278EDF" w:rsidR="007D2574" w:rsidRPr="00863E78" w:rsidRDefault="0008731D" w:rsidP="009303FA">
            <w:pPr>
              <w:pStyle w:val="Tablebody"/>
            </w:pPr>
            <w:fldSimple w:instr=" DOCPROPERTY  _Date  \* MERGEFORMAT ">
              <w:ins w:id="14" w:author="Aleksandrs Zeļikovičs" w:date="2014-10-29T16:37:00Z">
                <w:r w:rsidR="00E95266">
                  <w:t>29.10.2014</w:t>
                </w:r>
              </w:ins>
              <w:del w:id="15" w:author="Aleksandrs Zeļikovičs" w:date="2014-09-04T18:09:00Z">
                <w:r w:rsidR="00D6316E" w:rsidDel="0008731D">
                  <w:delText>19.07.2012</w:delText>
                </w:r>
              </w:del>
            </w:fldSimple>
          </w:p>
        </w:tc>
        <w:tc>
          <w:tcPr>
            <w:tcW w:w="2094" w:type="dxa"/>
            <w:tcBorders>
              <w:top w:val="nil"/>
              <w:left w:val="single" w:sz="4" w:space="0" w:color="auto"/>
              <w:bottom w:val="single" w:sz="4" w:space="0" w:color="auto"/>
              <w:right w:val="nil"/>
              <w:tl2br w:val="nil"/>
              <w:tr2bl w:val="nil"/>
            </w:tcBorders>
            <w:shd w:val="clear" w:color="auto" w:fill="auto"/>
          </w:tcPr>
          <w:p w14:paraId="7F15F8C6" w14:textId="77777777" w:rsidR="007D2574" w:rsidRPr="00283ADE" w:rsidRDefault="007D2574" w:rsidP="009303FA">
            <w:pPr>
              <w:pStyle w:val="Tablebody"/>
            </w:pPr>
          </w:p>
        </w:tc>
      </w:tr>
    </w:tbl>
    <w:p w14:paraId="7F15F8C8" w14:textId="77777777" w:rsidR="007B5479" w:rsidRDefault="007B5479">
      <w:pPr>
        <w:spacing w:before="0" w:after="200" w:line="276" w:lineRule="auto"/>
        <w:jc w:val="left"/>
        <w:rPr>
          <w:rFonts w:eastAsia="Batang" w:cs="Times New Roman"/>
          <w:b/>
          <w:smallCaps/>
          <w:sz w:val="44"/>
          <w:szCs w:val="36"/>
        </w:rPr>
      </w:pPr>
    </w:p>
    <w:p w14:paraId="7F15F8C9" w14:textId="77777777" w:rsidR="001A28E6" w:rsidRDefault="001A28E6">
      <w:pPr>
        <w:spacing w:before="0" w:after="200" w:line="276" w:lineRule="auto"/>
        <w:jc w:val="left"/>
        <w:rPr>
          <w:rFonts w:eastAsia="Batang" w:cs="Times New Roman"/>
          <w:b/>
          <w:smallCaps/>
          <w:sz w:val="44"/>
          <w:szCs w:val="36"/>
        </w:rPr>
      </w:pPr>
    </w:p>
    <w:p w14:paraId="7F15F8CA" w14:textId="77777777" w:rsidR="007B5479" w:rsidRDefault="007B5479">
      <w:pPr>
        <w:spacing w:before="0" w:after="200" w:line="276" w:lineRule="auto"/>
        <w:jc w:val="left"/>
        <w:rPr>
          <w:rFonts w:eastAsia="Batang" w:cs="Times New Roman"/>
          <w:b/>
          <w:smallCaps/>
          <w:sz w:val="44"/>
          <w:szCs w:val="36"/>
        </w:rPr>
      </w:pPr>
    </w:p>
    <w:p w14:paraId="7F15F8CB" w14:textId="77777777" w:rsidR="007B5479" w:rsidRDefault="007B5479">
      <w:pPr>
        <w:spacing w:before="0" w:after="200" w:line="276" w:lineRule="auto"/>
        <w:jc w:val="left"/>
        <w:rPr>
          <w:rFonts w:eastAsia="Batang" w:cs="Times New Roman"/>
          <w:b/>
          <w:smallCaps/>
          <w:sz w:val="44"/>
          <w:szCs w:val="36"/>
        </w:rPr>
      </w:pPr>
    </w:p>
    <w:p w14:paraId="7F15F8CC" w14:textId="77777777" w:rsidR="007B5479" w:rsidRDefault="007B5479">
      <w:pPr>
        <w:spacing w:before="0" w:after="200" w:line="276" w:lineRule="auto"/>
        <w:jc w:val="left"/>
        <w:rPr>
          <w:rFonts w:eastAsia="Batang" w:cs="Times New Roman"/>
          <w:b/>
          <w:smallCaps/>
          <w:sz w:val="44"/>
          <w:szCs w:val="36"/>
        </w:rPr>
      </w:pPr>
    </w:p>
    <w:tbl>
      <w:tblPr>
        <w:tblStyle w:val="TableGrid"/>
        <w:tblW w:w="0" w:type="auto"/>
        <w:tblBorders>
          <w:top w:val="double" w:sz="4" w:space="0" w:color="auto"/>
          <w:left w:val="none" w:sz="0" w:space="0" w:color="auto"/>
          <w:bottom w:val="none" w:sz="0" w:space="0" w:color="auto"/>
          <w:right w:val="none" w:sz="0" w:space="0" w:color="auto"/>
        </w:tblBorders>
        <w:tblLook w:val="04A0" w:firstRow="1" w:lastRow="0" w:firstColumn="1" w:lastColumn="0" w:noHBand="0" w:noVBand="1"/>
      </w:tblPr>
      <w:tblGrid>
        <w:gridCol w:w="9854"/>
      </w:tblGrid>
      <w:tr w:rsidR="007B5479" w14:paraId="7F15F8D0" w14:textId="77777777" w:rsidTr="007B5479">
        <w:tc>
          <w:tcPr>
            <w:tcW w:w="9854" w:type="dxa"/>
          </w:tcPr>
          <w:p w14:paraId="288F8791" w14:textId="77777777" w:rsidR="00D66384" w:rsidRPr="00D66384" w:rsidRDefault="00D66384" w:rsidP="00D66384">
            <w:pPr>
              <w:rPr>
                <w:i/>
              </w:rPr>
            </w:pPr>
            <w:r w:rsidRPr="00D66384">
              <w:rPr>
                <w:i/>
              </w:rPr>
              <w:t>Neatkarīgi no izmantotajiem līdzekļiem nevienu daļu no šī dokumenta nedrīkst reproducēt, pārraidīt, pārrakstīt, uzglabāt elektroniskā meklēšanas sistēmā vai tulkot kādā citā valodā bez atsauces uz šo dokumentu.</w:t>
            </w:r>
          </w:p>
          <w:p w14:paraId="7F15F8CF" w14:textId="2550812C" w:rsidR="007B5479" w:rsidRPr="007B5479" w:rsidRDefault="00D66384" w:rsidP="00D66384">
            <w:pPr>
              <w:rPr>
                <w:i/>
              </w:rPr>
            </w:pPr>
            <w:r w:rsidRPr="00D66384">
              <w:rPr>
                <w:i/>
              </w:rPr>
              <w:t>Visas tekstā izmantotās preču zīmes pieder to īpašniekiem un ir izmantotas tikai kā atsauces.</w:t>
            </w:r>
          </w:p>
        </w:tc>
      </w:tr>
    </w:tbl>
    <w:p w14:paraId="7F15F8D1" w14:textId="77777777" w:rsidR="007D2574" w:rsidRPr="00283ADE" w:rsidRDefault="007D2574" w:rsidP="003F72C3">
      <w:pPr>
        <w:pStyle w:val="Tilteapakprojekta"/>
      </w:pPr>
      <w:r w:rsidRPr="00283ADE">
        <w:lastRenderedPageBreak/>
        <w:t>Izmaiņu vēsture</w:t>
      </w:r>
    </w:p>
    <w:tbl>
      <w:tblPr>
        <w:tblW w:w="9648" w:type="dxa"/>
        <w:jc w:val="center"/>
        <w:tblBorders>
          <w:top w:val="single" w:sz="12" w:space="0" w:color="000000"/>
          <w:bottom w:val="single" w:sz="12" w:space="0" w:color="000000"/>
        </w:tblBorders>
        <w:tblLook w:val="01E0" w:firstRow="1" w:lastRow="1" w:firstColumn="1" w:lastColumn="1" w:noHBand="0" w:noVBand="0"/>
      </w:tblPr>
      <w:tblGrid>
        <w:gridCol w:w="1054"/>
        <w:gridCol w:w="1328"/>
        <w:gridCol w:w="5063"/>
        <w:gridCol w:w="2203"/>
        <w:tblGridChange w:id="16">
          <w:tblGrid>
            <w:gridCol w:w="1054"/>
            <w:gridCol w:w="1328"/>
            <w:gridCol w:w="5063"/>
            <w:gridCol w:w="2203"/>
          </w:tblGrid>
        </w:tblGridChange>
      </w:tblGrid>
      <w:tr w:rsidR="007D2574" w:rsidRPr="00283ADE" w14:paraId="7F15F8D6" w14:textId="77777777" w:rsidTr="009303FA">
        <w:trPr>
          <w:jc w:val="center"/>
        </w:trPr>
        <w:tc>
          <w:tcPr>
            <w:tcW w:w="1054" w:type="dxa"/>
            <w:tcBorders>
              <w:bottom w:val="single" w:sz="6" w:space="0" w:color="000000"/>
              <w:right w:val="single" w:sz="6" w:space="0" w:color="000000"/>
            </w:tcBorders>
            <w:shd w:val="clear" w:color="auto" w:fill="auto"/>
            <w:vAlign w:val="center"/>
          </w:tcPr>
          <w:p w14:paraId="7F15F8D2" w14:textId="77777777" w:rsidR="007D2574" w:rsidRPr="00283ADE" w:rsidRDefault="007D2574" w:rsidP="009303FA">
            <w:pPr>
              <w:pStyle w:val="Bold"/>
            </w:pPr>
            <w:r w:rsidRPr="00283ADE">
              <w:t>Versija</w:t>
            </w:r>
          </w:p>
        </w:tc>
        <w:tc>
          <w:tcPr>
            <w:tcW w:w="1328" w:type="dxa"/>
            <w:tcBorders>
              <w:bottom w:val="single" w:sz="6" w:space="0" w:color="000000"/>
              <w:right w:val="single" w:sz="4" w:space="0" w:color="auto"/>
            </w:tcBorders>
            <w:shd w:val="clear" w:color="auto" w:fill="auto"/>
            <w:vAlign w:val="center"/>
          </w:tcPr>
          <w:p w14:paraId="7F15F8D3" w14:textId="77777777" w:rsidR="007D2574" w:rsidRPr="00283ADE" w:rsidRDefault="007D2574" w:rsidP="009303FA">
            <w:pPr>
              <w:pStyle w:val="Bold"/>
            </w:pPr>
            <w:r w:rsidRPr="00283ADE">
              <w:t>Datums</w:t>
            </w:r>
          </w:p>
        </w:tc>
        <w:tc>
          <w:tcPr>
            <w:tcW w:w="5063" w:type="dxa"/>
            <w:tcBorders>
              <w:top w:val="single" w:sz="12" w:space="0" w:color="000000"/>
              <w:left w:val="single" w:sz="4" w:space="0" w:color="auto"/>
              <w:bottom w:val="single" w:sz="6" w:space="0" w:color="000000"/>
              <w:right w:val="single" w:sz="4" w:space="0" w:color="auto"/>
            </w:tcBorders>
            <w:shd w:val="clear" w:color="auto" w:fill="auto"/>
            <w:vAlign w:val="center"/>
          </w:tcPr>
          <w:p w14:paraId="7F15F8D4" w14:textId="77777777" w:rsidR="007D2574" w:rsidRPr="00283ADE" w:rsidRDefault="007D2574" w:rsidP="009303FA">
            <w:pPr>
              <w:pStyle w:val="Bold"/>
            </w:pPr>
            <w:r w:rsidRPr="00283ADE">
              <w:t>Apraksts</w:t>
            </w:r>
          </w:p>
        </w:tc>
        <w:tc>
          <w:tcPr>
            <w:tcW w:w="2203" w:type="dxa"/>
            <w:tcBorders>
              <w:left w:val="single" w:sz="4" w:space="0" w:color="auto"/>
              <w:bottom w:val="single" w:sz="6" w:space="0" w:color="000000"/>
            </w:tcBorders>
            <w:shd w:val="clear" w:color="auto" w:fill="auto"/>
            <w:vAlign w:val="center"/>
          </w:tcPr>
          <w:p w14:paraId="7F15F8D5" w14:textId="77777777" w:rsidR="007D2574" w:rsidRPr="00283ADE" w:rsidRDefault="007D2574" w:rsidP="009303FA">
            <w:pPr>
              <w:pStyle w:val="Bold"/>
            </w:pPr>
            <w:r w:rsidRPr="00283ADE">
              <w:t>Autors</w:t>
            </w:r>
          </w:p>
        </w:tc>
      </w:tr>
      <w:tr w:rsidR="007D2574" w:rsidRPr="00283ADE" w14:paraId="7F15F8DB" w14:textId="77777777" w:rsidTr="009303FA">
        <w:trPr>
          <w:jc w:val="center"/>
        </w:trPr>
        <w:tc>
          <w:tcPr>
            <w:tcW w:w="1054" w:type="dxa"/>
            <w:tcBorders>
              <w:top w:val="nil"/>
              <w:left w:val="nil"/>
              <w:bottom w:val="nil"/>
              <w:right w:val="single" w:sz="4" w:space="0" w:color="auto"/>
              <w:tl2br w:val="nil"/>
              <w:tr2bl w:val="nil"/>
            </w:tcBorders>
            <w:shd w:val="clear" w:color="auto" w:fill="auto"/>
          </w:tcPr>
          <w:p w14:paraId="7F15F8D7" w14:textId="68283AEE" w:rsidR="007D2574" w:rsidRPr="0001112F" w:rsidRDefault="007B628C" w:rsidP="007B628C">
            <w:pPr>
              <w:pStyle w:val="Tablebody"/>
            </w:pPr>
            <w:r>
              <w:t>0</w:t>
            </w:r>
            <w:r w:rsidR="007D2574" w:rsidRPr="0001112F">
              <w:t>.0</w:t>
            </w:r>
            <w:r>
              <w:t>1</w:t>
            </w:r>
          </w:p>
        </w:tc>
        <w:tc>
          <w:tcPr>
            <w:tcW w:w="1328" w:type="dxa"/>
            <w:tcBorders>
              <w:top w:val="nil"/>
              <w:left w:val="single" w:sz="4" w:space="0" w:color="auto"/>
              <w:bottom w:val="nil"/>
              <w:right w:val="single" w:sz="4" w:space="0" w:color="auto"/>
              <w:tl2br w:val="nil"/>
              <w:tr2bl w:val="nil"/>
            </w:tcBorders>
            <w:shd w:val="clear" w:color="auto" w:fill="auto"/>
          </w:tcPr>
          <w:p w14:paraId="7F15F8D8" w14:textId="6F3E5EB1" w:rsidR="007D2574" w:rsidRPr="0001112F" w:rsidRDefault="007B628C" w:rsidP="007B628C">
            <w:pPr>
              <w:pStyle w:val="Tablebody"/>
            </w:pPr>
            <w:r>
              <w:t>09</w:t>
            </w:r>
            <w:r w:rsidR="007D2574" w:rsidRPr="0001112F">
              <w:t>.</w:t>
            </w:r>
            <w:r>
              <w:t>11</w:t>
            </w:r>
            <w:r w:rsidR="007D2574" w:rsidRPr="0001112F">
              <w:t>.</w:t>
            </w:r>
            <w:r>
              <w:t>2011</w:t>
            </w:r>
          </w:p>
        </w:tc>
        <w:tc>
          <w:tcPr>
            <w:tcW w:w="5063" w:type="dxa"/>
            <w:tcBorders>
              <w:top w:val="nil"/>
              <w:left w:val="single" w:sz="4" w:space="0" w:color="auto"/>
              <w:bottom w:val="nil"/>
              <w:right w:val="single" w:sz="4" w:space="0" w:color="auto"/>
              <w:tl2br w:val="nil"/>
              <w:tr2bl w:val="nil"/>
            </w:tcBorders>
            <w:shd w:val="clear" w:color="auto" w:fill="auto"/>
          </w:tcPr>
          <w:p w14:paraId="7F15F8D9" w14:textId="77777777" w:rsidR="007D2574" w:rsidRPr="0001112F" w:rsidRDefault="007D2574" w:rsidP="009303FA">
            <w:pPr>
              <w:pStyle w:val="Tablebody"/>
            </w:pPr>
            <w:r w:rsidRPr="0001112F">
              <w:t xml:space="preserve">Izveidota dokumenta sākotnējā versija </w:t>
            </w:r>
          </w:p>
        </w:tc>
        <w:tc>
          <w:tcPr>
            <w:tcW w:w="2203" w:type="dxa"/>
            <w:tcBorders>
              <w:top w:val="nil"/>
              <w:left w:val="single" w:sz="4" w:space="0" w:color="auto"/>
              <w:bottom w:val="nil"/>
              <w:right w:val="nil"/>
              <w:tl2br w:val="nil"/>
              <w:tr2bl w:val="nil"/>
            </w:tcBorders>
            <w:shd w:val="clear" w:color="auto" w:fill="auto"/>
          </w:tcPr>
          <w:p w14:paraId="7F15F8DA" w14:textId="77777777" w:rsidR="007D2574" w:rsidRPr="0001112F" w:rsidRDefault="0008731D" w:rsidP="009303FA">
            <w:pPr>
              <w:pStyle w:val="Tablebody"/>
            </w:pPr>
            <w:fldSimple w:instr=" AUTHOR   \* MERGEFORMAT ">
              <w:r w:rsidR="00E95266">
                <w:rPr>
                  <w:noProof/>
                </w:rPr>
                <w:t>A.Zeļikovičs</w:t>
              </w:r>
            </w:fldSimple>
          </w:p>
        </w:tc>
      </w:tr>
      <w:tr w:rsidR="002500B5" w:rsidRPr="00283ADE" w14:paraId="7F15F8E0" w14:textId="77777777" w:rsidTr="009303FA">
        <w:trPr>
          <w:jc w:val="center"/>
        </w:trPr>
        <w:tc>
          <w:tcPr>
            <w:tcW w:w="1054" w:type="dxa"/>
            <w:tcBorders>
              <w:top w:val="nil"/>
              <w:left w:val="nil"/>
              <w:bottom w:val="nil"/>
              <w:right w:val="single" w:sz="4" w:space="0" w:color="auto"/>
              <w:tl2br w:val="nil"/>
              <w:tr2bl w:val="nil"/>
            </w:tcBorders>
            <w:shd w:val="clear" w:color="auto" w:fill="auto"/>
          </w:tcPr>
          <w:p w14:paraId="7F15F8DC" w14:textId="373230FB" w:rsidR="002500B5" w:rsidRPr="0001112F" w:rsidRDefault="002500B5" w:rsidP="009303FA">
            <w:pPr>
              <w:pStyle w:val="Tablebody"/>
            </w:pPr>
            <w:r>
              <w:t>0.02</w:t>
            </w:r>
          </w:p>
        </w:tc>
        <w:tc>
          <w:tcPr>
            <w:tcW w:w="1328" w:type="dxa"/>
            <w:tcBorders>
              <w:top w:val="nil"/>
              <w:left w:val="single" w:sz="4" w:space="0" w:color="auto"/>
              <w:bottom w:val="nil"/>
              <w:right w:val="single" w:sz="4" w:space="0" w:color="auto"/>
              <w:tl2br w:val="nil"/>
              <w:tr2bl w:val="nil"/>
            </w:tcBorders>
            <w:shd w:val="clear" w:color="auto" w:fill="auto"/>
          </w:tcPr>
          <w:p w14:paraId="7F15F8DD" w14:textId="4A377B92" w:rsidR="002500B5" w:rsidRPr="0001112F" w:rsidRDefault="002500B5" w:rsidP="002A4A73">
            <w:pPr>
              <w:pStyle w:val="Tablebody"/>
            </w:pPr>
            <w:r>
              <w:t>17.</w:t>
            </w:r>
            <w:r w:rsidR="002A4A73">
              <w:t>02</w:t>
            </w:r>
            <w:r>
              <w:t>.2012</w:t>
            </w:r>
          </w:p>
        </w:tc>
        <w:tc>
          <w:tcPr>
            <w:tcW w:w="5063" w:type="dxa"/>
            <w:tcBorders>
              <w:top w:val="nil"/>
              <w:left w:val="single" w:sz="4" w:space="0" w:color="auto"/>
              <w:bottom w:val="nil"/>
              <w:right w:val="single" w:sz="4" w:space="0" w:color="auto"/>
              <w:tl2br w:val="nil"/>
              <w:tr2bl w:val="nil"/>
            </w:tcBorders>
            <w:shd w:val="clear" w:color="auto" w:fill="auto"/>
          </w:tcPr>
          <w:p w14:paraId="445181A9" w14:textId="4D70EB2D" w:rsidR="002500B5" w:rsidRPr="002500B5" w:rsidRDefault="002500B5" w:rsidP="002500B5">
            <w:pPr>
              <w:pStyle w:val="Tablebody"/>
            </w:pPr>
            <w:r w:rsidRPr="002500B5">
              <w:t>Apraksts tiek izveidots saskaņa ar Abc.ServiceModel.HL7</w:t>
            </w:r>
            <w:r>
              <w:t xml:space="preserve"> versiju:</w:t>
            </w:r>
            <w:r w:rsidRPr="002500B5">
              <w:t xml:space="preserve"> 0.1.0.10</w:t>
            </w:r>
          </w:p>
          <w:p w14:paraId="241F7A89" w14:textId="5F43C286" w:rsidR="002500B5" w:rsidRDefault="00257EFC" w:rsidP="002500B5">
            <w:pPr>
              <w:pStyle w:val="Tablebody"/>
            </w:pPr>
            <w:r w:rsidRPr="008768C3">
              <w:rPr>
                <w:b/>
              </w:rPr>
              <w:t>Jauns</w:t>
            </w:r>
            <w:r>
              <w:t xml:space="preserve"> : </w:t>
            </w:r>
            <w:r w:rsidR="008768C3">
              <w:fldChar w:fldCharType="begin"/>
            </w:r>
            <w:r w:rsidR="008768C3">
              <w:instrText xml:space="preserve"> REF _Ref317239428 \h </w:instrText>
            </w:r>
            <w:r w:rsidR="008768C3">
              <w:fldChar w:fldCharType="separate"/>
            </w:r>
            <w:r w:rsidR="00E95266">
              <w:t>Visi Operācijas konteksta atslēgas</w:t>
            </w:r>
            <w:r w:rsidR="008768C3">
              <w:fldChar w:fldCharType="end"/>
            </w:r>
            <w:r w:rsidR="008768C3">
              <w:t xml:space="preserve"> </w:t>
            </w:r>
            <w:r w:rsidR="006A2DDD">
              <w:t>(</w:t>
            </w:r>
            <w:r w:rsidR="008768C3">
              <w:t xml:space="preserve">skat. </w:t>
            </w:r>
            <w:r w:rsidR="006A2DDD">
              <w:t xml:space="preserve">sadaļa </w:t>
            </w:r>
            <w:r w:rsidR="006A2DDD">
              <w:fldChar w:fldCharType="begin"/>
            </w:r>
            <w:r w:rsidR="006A2DDD">
              <w:instrText xml:space="preserve"> REF _Ref317237906 \r \h </w:instrText>
            </w:r>
            <w:r w:rsidR="006A2DDD">
              <w:fldChar w:fldCharType="separate"/>
            </w:r>
            <w:r w:rsidR="00E95266">
              <w:t>2.9.1</w:t>
            </w:r>
            <w:r w:rsidR="006A2DDD">
              <w:fldChar w:fldCharType="end"/>
            </w:r>
            <w:r w:rsidR="006A2DDD">
              <w:t>)</w:t>
            </w:r>
          </w:p>
          <w:p w14:paraId="31CC270C" w14:textId="6BAA3309" w:rsidR="008768C3" w:rsidRDefault="008768C3" w:rsidP="002500B5">
            <w:pPr>
              <w:pStyle w:val="Tablebody"/>
            </w:pPr>
            <w:r w:rsidRPr="008768C3">
              <w:rPr>
                <w:b/>
              </w:rPr>
              <w:t>Jauns</w:t>
            </w:r>
            <w:r>
              <w:t xml:space="preserve">: </w:t>
            </w:r>
            <w:r>
              <w:fldChar w:fldCharType="begin"/>
            </w:r>
            <w:r>
              <w:instrText xml:space="preserve"> REF _Ref317239447 \h </w:instrText>
            </w:r>
            <w:r>
              <w:fldChar w:fldCharType="separate"/>
            </w:r>
            <w:r w:rsidR="00E95266">
              <w:t>Visi HL7Operation kontrakta atribūti</w:t>
            </w:r>
            <w:r>
              <w:fldChar w:fldCharType="end"/>
            </w:r>
            <w:r>
              <w:t xml:space="preserve"> (skat. sadaļa </w:t>
            </w:r>
            <w:r>
              <w:fldChar w:fldCharType="begin"/>
            </w:r>
            <w:r>
              <w:instrText xml:space="preserve"> REF _Ref317239447 \r \h </w:instrText>
            </w:r>
            <w:r>
              <w:fldChar w:fldCharType="separate"/>
            </w:r>
            <w:r w:rsidR="00E95266">
              <w:t>2.9.2</w:t>
            </w:r>
            <w:r>
              <w:fldChar w:fldCharType="end"/>
            </w:r>
            <w:r>
              <w:t>)</w:t>
            </w:r>
          </w:p>
          <w:p w14:paraId="47A84742" w14:textId="3FAFB43A" w:rsidR="00257EFC" w:rsidRDefault="00257EFC" w:rsidP="002500B5">
            <w:pPr>
              <w:pStyle w:val="Tablebody"/>
            </w:pPr>
            <w:r w:rsidRPr="008768C3">
              <w:rPr>
                <w:b/>
              </w:rPr>
              <w:t>Atjaunots</w:t>
            </w:r>
            <w:r>
              <w:t xml:space="preserve">: </w:t>
            </w:r>
            <w:r w:rsidR="006A2DDD">
              <w:fldChar w:fldCharType="begin"/>
            </w:r>
            <w:r w:rsidR="006A2DDD">
              <w:instrText xml:space="preserve"> REF _Ref317237943 \h </w:instrText>
            </w:r>
            <w:r w:rsidR="006A2DDD">
              <w:fldChar w:fldCharType="separate"/>
            </w:r>
            <w:r w:rsidR="00E95266">
              <w:t>Kļūdu veidošana</w:t>
            </w:r>
            <w:r w:rsidR="006A2DDD">
              <w:fldChar w:fldCharType="end"/>
            </w:r>
            <w:r w:rsidR="006A2DDD">
              <w:t xml:space="preserve"> (</w:t>
            </w:r>
            <w:r w:rsidR="008768C3">
              <w:t xml:space="preserve">skat. </w:t>
            </w:r>
            <w:r w:rsidR="006A2DDD">
              <w:t xml:space="preserve">sadaļa </w:t>
            </w:r>
            <w:r w:rsidR="006A2DDD">
              <w:fldChar w:fldCharType="begin"/>
            </w:r>
            <w:r w:rsidR="006A2DDD">
              <w:instrText xml:space="preserve"> REF _Ref317237950 \r \h </w:instrText>
            </w:r>
            <w:r w:rsidR="006A2DDD">
              <w:fldChar w:fldCharType="separate"/>
            </w:r>
            <w:r w:rsidR="00E95266">
              <w:t>2.7.2</w:t>
            </w:r>
            <w:r w:rsidR="006A2DDD">
              <w:fldChar w:fldCharType="end"/>
            </w:r>
            <w:r w:rsidR="006A2DDD">
              <w:t>)</w:t>
            </w:r>
          </w:p>
          <w:p w14:paraId="0FD06AD0" w14:textId="2B093ECA" w:rsidR="00257EFC" w:rsidRDefault="00257EFC" w:rsidP="006A2DDD">
            <w:pPr>
              <w:pStyle w:val="Tablebody"/>
            </w:pPr>
            <w:r w:rsidRPr="008768C3">
              <w:rPr>
                <w:b/>
              </w:rPr>
              <w:t>Atjaunots</w:t>
            </w:r>
            <w:r>
              <w:t>:</w:t>
            </w:r>
            <w:r w:rsidR="006A2DDD">
              <w:t xml:space="preserve"> </w:t>
            </w:r>
            <w:r w:rsidR="006A2DDD">
              <w:fldChar w:fldCharType="begin"/>
            </w:r>
            <w:r w:rsidR="006A2DDD">
              <w:instrText xml:space="preserve"> REF _Ref317237979 \h </w:instrText>
            </w:r>
            <w:r w:rsidR="006A2DDD">
              <w:fldChar w:fldCharType="separate"/>
            </w:r>
            <w:r w:rsidR="00E95266">
              <w:t>Brīdinājumu pievienošana</w:t>
            </w:r>
            <w:r w:rsidR="006A2DDD">
              <w:fldChar w:fldCharType="end"/>
            </w:r>
            <w:r>
              <w:t xml:space="preserve">  </w:t>
            </w:r>
            <w:r w:rsidR="006A2DDD">
              <w:t>(</w:t>
            </w:r>
            <w:r w:rsidR="008768C3">
              <w:t xml:space="preserve">skat. </w:t>
            </w:r>
            <w:r w:rsidR="006A2DDD">
              <w:t xml:space="preserve">sadaļa </w:t>
            </w:r>
            <w:r w:rsidR="006A2DDD">
              <w:fldChar w:fldCharType="begin"/>
            </w:r>
            <w:r w:rsidR="006A2DDD">
              <w:instrText xml:space="preserve"> REF _Ref317237972 \r \h </w:instrText>
            </w:r>
            <w:r w:rsidR="006A2DDD">
              <w:fldChar w:fldCharType="separate"/>
            </w:r>
            <w:r w:rsidR="00E95266">
              <w:t>2.7.3</w:t>
            </w:r>
            <w:r w:rsidR="006A2DDD">
              <w:fldChar w:fldCharType="end"/>
            </w:r>
            <w:r w:rsidR="006A2DDD">
              <w:t>)</w:t>
            </w:r>
          </w:p>
          <w:p w14:paraId="7F15F8DE" w14:textId="7E080024" w:rsidR="008768C3" w:rsidRPr="0001112F" w:rsidRDefault="006A2DDD" w:rsidP="006A2DDD">
            <w:pPr>
              <w:pStyle w:val="Tablebody"/>
            </w:pPr>
            <w:r w:rsidRPr="008768C3">
              <w:rPr>
                <w:b/>
              </w:rPr>
              <w:t>Labojums</w:t>
            </w:r>
            <w:r>
              <w:t xml:space="preserve">: </w:t>
            </w:r>
            <w:r>
              <w:fldChar w:fldCharType="begin"/>
            </w:r>
            <w:r>
              <w:instrText xml:space="preserve"> REF _Ref317238201 \h </w:instrText>
            </w:r>
            <w:r>
              <w:fldChar w:fldCharType="separate"/>
            </w:r>
            <w:ins w:id="17" w:author="Aleksandrs Zeļikovičs" w:date="2014-10-29T16:37:00Z">
              <w:r w:rsidR="00E95266" w:rsidRPr="00F01375">
                <w:rPr>
                  <w:rStyle w:val="hps"/>
                </w:rPr>
                <w:t>HL7QueryCustomSubjectSerializer</w:t>
              </w:r>
              <w:r w:rsidR="00E95266">
                <w:rPr>
                  <w:rStyle w:val="hps"/>
                </w:rPr>
                <w:t xml:space="preserve">: </w:t>
              </w:r>
              <w:r w:rsidR="00E95266" w:rsidRPr="00786A98">
                <w:rPr>
                  <w:rStyle w:val="hps"/>
                </w:rPr>
                <w:t>Vaicājum</w:t>
              </w:r>
              <w:r w:rsidR="00E95266">
                <w:rPr>
                  <w:rStyle w:val="hps"/>
                </w:rPr>
                <w:t>i</w:t>
              </w:r>
              <w:r w:rsidR="00E95266" w:rsidRPr="00786A98">
                <w:t xml:space="preserve"> un vaicājumu atbildes ziņojumi</w:t>
              </w:r>
              <w:r w:rsidR="00E95266">
                <w:t xml:space="preserve"> veidošana</w:t>
              </w:r>
            </w:ins>
            <w:del w:id="18" w:author="Aleksandrs Zeļikovičs" w:date="2014-09-04T18:09:00Z">
              <w:r w:rsidR="00D6316E" w:rsidRPr="00F01375" w:rsidDel="0008731D">
                <w:rPr>
                  <w:rStyle w:val="hps"/>
                </w:rPr>
                <w:delText>HL7QueryCustomSubjectSerializer</w:delText>
              </w:r>
              <w:r w:rsidR="00D6316E" w:rsidDel="0008731D">
                <w:rPr>
                  <w:rStyle w:val="hps"/>
                </w:rPr>
                <w:delText xml:space="preserve">: </w:delText>
              </w:r>
              <w:r w:rsidR="00D6316E" w:rsidRPr="00786A98" w:rsidDel="0008731D">
                <w:rPr>
                  <w:rStyle w:val="hps"/>
                </w:rPr>
                <w:delText>Vaicājum</w:delText>
              </w:r>
              <w:r w:rsidR="00D6316E" w:rsidDel="0008731D">
                <w:rPr>
                  <w:rStyle w:val="hps"/>
                </w:rPr>
                <w:delText>i</w:delText>
              </w:r>
              <w:r w:rsidR="00D6316E" w:rsidRPr="00786A98" w:rsidDel="0008731D">
                <w:delText xml:space="preserve"> un vaicājumu atbildes ziņojumi</w:delText>
              </w:r>
              <w:r w:rsidR="00D6316E" w:rsidDel="0008731D">
                <w:delText xml:space="preserve"> veidošana</w:delText>
              </w:r>
            </w:del>
            <w:r>
              <w:fldChar w:fldCharType="end"/>
            </w:r>
            <w:r>
              <w:t xml:space="preserve"> (</w:t>
            </w:r>
            <w:r w:rsidR="008768C3">
              <w:t xml:space="preserve">skat. </w:t>
            </w:r>
            <w:r>
              <w:t xml:space="preserve">sadaļa </w:t>
            </w:r>
            <w:r>
              <w:fldChar w:fldCharType="begin"/>
            </w:r>
            <w:r>
              <w:instrText xml:space="preserve"> REF _Ref317238206 \r \h </w:instrText>
            </w:r>
            <w:r>
              <w:fldChar w:fldCharType="separate"/>
            </w:r>
            <w:r w:rsidR="00E95266">
              <w:t>2.7.8</w:t>
            </w:r>
            <w:r>
              <w:fldChar w:fldCharType="end"/>
            </w:r>
            <w:r w:rsidR="00C53AEB">
              <w:t>)</w:t>
            </w:r>
          </w:p>
        </w:tc>
        <w:tc>
          <w:tcPr>
            <w:tcW w:w="2203" w:type="dxa"/>
            <w:tcBorders>
              <w:top w:val="nil"/>
              <w:left w:val="single" w:sz="4" w:space="0" w:color="auto"/>
              <w:bottom w:val="nil"/>
              <w:right w:val="nil"/>
              <w:tl2br w:val="nil"/>
              <w:tr2bl w:val="nil"/>
            </w:tcBorders>
            <w:shd w:val="clear" w:color="auto" w:fill="auto"/>
          </w:tcPr>
          <w:p w14:paraId="7F15F8DF" w14:textId="43FE62EE" w:rsidR="002500B5" w:rsidRPr="0001112F" w:rsidRDefault="0008731D" w:rsidP="009303FA">
            <w:pPr>
              <w:pStyle w:val="Tablebody"/>
            </w:pPr>
            <w:fldSimple w:instr=" AUTHOR   \* MERGEFORMAT ">
              <w:r w:rsidR="00E95266">
                <w:rPr>
                  <w:noProof/>
                </w:rPr>
                <w:t>A.Zeļikovičs</w:t>
              </w:r>
            </w:fldSimple>
          </w:p>
        </w:tc>
      </w:tr>
      <w:tr w:rsidR="002500B5" w:rsidRPr="00283ADE" w14:paraId="7F15F8E5" w14:textId="77777777" w:rsidTr="00E563D3">
        <w:trPr>
          <w:jc w:val="center"/>
        </w:trPr>
        <w:tc>
          <w:tcPr>
            <w:tcW w:w="1054" w:type="dxa"/>
            <w:tcBorders>
              <w:top w:val="nil"/>
              <w:left w:val="nil"/>
              <w:bottom w:val="nil"/>
              <w:right w:val="single" w:sz="4" w:space="0" w:color="auto"/>
              <w:tl2br w:val="nil"/>
              <w:tr2bl w:val="nil"/>
            </w:tcBorders>
            <w:shd w:val="clear" w:color="auto" w:fill="auto"/>
          </w:tcPr>
          <w:p w14:paraId="7F15F8E1" w14:textId="7C1A260A" w:rsidR="002500B5" w:rsidRPr="0001112F" w:rsidRDefault="00C23AB5" w:rsidP="009303FA">
            <w:pPr>
              <w:pStyle w:val="Tablebody"/>
            </w:pPr>
            <w:r>
              <w:t>0.03</w:t>
            </w:r>
          </w:p>
        </w:tc>
        <w:tc>
          <w:tcPr>
            <w:tcW w:w="1328" w:type="dxa"/>
            <w:tcBorders>
              <w:top w:val="nil"/>
              <w:left w:val="single" w:sz="4" w:space="0" w:color="auto"/>
              <w:bottom w:val="nil"/>
              <w:right w:val="single" w:sz="4" w:space="0" w:color="auto"/>
              <w:tl2br w:val="nil"/>
              <w:tr2bl w:val="nil"/>
            </w:tcBorders>
            <w:shd w:val="clear" w:color="auto" w:fill="auto"/>
          </w:tcPr>
          <w:p w14:paraId="7F15F8E2" w14:textId="12325555" w:rsidR="002500B5" w:rsidRPr="0001112F" w:rsidRDefault="00C23AB5" w:rsidP="009303FA">
            <w:pPr>
              <w:pStyle w:val="Tablebody"/>
            </w:pPr>
            <w:r>
              <w:t>27.02.2012</w:t>
            </w:r>
          </w:p>
        </w:tc>
        <w:tc>
          <w:tcPr>
            <w:tcW w:w="5063" w:type="dxa"/>
            <w:tcBorders>
              <w:top w:val="nil"/>
              <w:left w:val="single" w:sz="4" w:space="0" w:color="auto"/>
              <w:bottom w:val="nil"/>
              <w:right w:val="single" w:sz="4" w:space="0" w:color="auto"/>
              <w:tl2br w:val="nil"/>
              <w:tr2bl w:val="nil"/>
            </w:tcBorders>
            <w:shd w:val="clear" w:color="auto" w:fill="auto"/>
          </w:tcPr>
          <w:p w14:paraId="08976584" w14:textId="331E2623" w:rsidR="00C23AB5" w:rsidRDefault="00C23AB5" w:rsidP="00C23AB5">
            <w:pPr>
              <w:pStyle w:val="Tablebody"/>
            </w:pPr>
            <w:r w:rsidRPr="002500B5">
              <w:t>Apraksts tiek izveidots saskaņa ar Abc.ServiceModel.HL7</w:t>
            </w:r>
            <w:r>
              <w:t xml:space="preserve"> versiju:</w:t>
            </w:r>
            <w:r w:rsidRPr="002500B5">
              <w:t xml:space="preserve"> 0.1.0.1</w:t>
            </w:r>
            <w:r>
              <w:t>1</w:t>
            </w:r>
          </w:p>
          <w:p w14:paraId="3CEA0A88" w14:textId="04E49153" w:rsidR="002500B5" w:rsidRDefault="00C23AB5" w:rsidP="009303FA">
            <w:pPr>
              <w:pStyle w:val="Tablebody"/>
            </w:pPr>
            <w:r w:rsidRPr="00C23AB5">
              <w:rPr>
                <w:b/>
              </w:rPr>
              <w:t>Labojums</w:t>
            </w:r>
            <w:r>
              <w:t xml:space="preserve">: sadaļa </w:t>
            </w:r>
            <w:r>
              <w:fldChar w:fldCharType="begin"/>
            </w:r>
            <w:r>
              <w:instrText xml:space="preserve"> REF _Ref317239447 \r \h </w:instrText>
            </w:r>
            <w:r>
              <w:fldChar w:fldCharType="separate"/>
            </w:r>
            <w:r w:rsidR="00E95266">
              <w:t>2.9.2</w:t>
            </w:r>
            <w:r>
              <w:fldChar w:fldCharType="end"/>
            </w:r>
            <w:r>
              <w:t>, atribūts QueryParameterPayload</w:t>
            </w:r>
          </w:p>
          <w:p w14:paraId="3EC3CDDF" w14:textId="77777777" w:rsidR="00E95266" w:rsidRDefault="00C23AB5" w:rsidP="00181962">
            <w:pPr>
              <w:pStyle w:val="Picturecaption"/>
              <w:rPr>
                <w:ins w:id="19" w:author="Aleksandrs Zeļikovičs" w:date="2014-10-29T16:37:00Z"/>
              </w:rPr>
            </w:pPr>
            <w:r w:rsidRPr="00C23AB5">
              <w:rPr>
                <w:b w:val="0"/>
              </w:rPr>
              <w:t>Jauns</w:t>
            </w:r>
            <w:r>
              <w:t>:</w:t>
            </w:r>
            <w:r w:rsidR="00C53AEB">
              <w:t xml:space="preserve"> </w:t>
            </w:r>
            <w:r w:rsidR="00C53AEB">
              <w:fldChar w:fldCharType="begin"/>
            </w:r>
            <w:r w:rsidR="00C53AEB">
              <w:instrText xml:space="preserve"> REF _Ref318120354 \h </w:instrText>
            </w:r>
            <w:r w:rsidR="00C53AEB">
              <w:fldChar w:fldCharType="separate"/>
            </w:r>
          </w:p>
          <w:p w14:paraId="22218209" w14:textId="77777777" w:rsidR="00D6316E" w:rsidDel="0008731D" w:rsidRDefault="00E95266" w:rsidP="00181962">
            <w:pPr>
              <w:pStyle w:val="Picturecaption"/>
              <w:rPr>
                <w:del w:id="20" w:author="Aleksandrs Zeļikovičs" w:date="2014-09-04T18:09:00Z"/>
              </w:rPr>
            </w:pPr>
            <w:ins w:id="21" w:author="Aleksandrs Zeļikovičs" w:date="2014-10-29T16:37:00Z">
              <w:r w:rsidRPr="00C53AEB">
                <w:t>HL7QueryContinuationSerializer</w:t>
              </w:r>
              <w:r>
                <w:t xml:space="preserve"> </w:t>
              </w:r>
              <w:r w:rsidRPr="00786A98">
                <w:rPr>
                  <w:rStyle w:val="hps"/>
                </w:rPr>
                <w:t>Vaicājum</w:t>
              </w:r>
              <w:r>
                <w:rPr>
                  <w:rStyle w:val="hps"/>
                </w:rPr>
                <w:t>u turpināšanas</w:t>
              </w:r>
              <w:r w:rsidRPr="00786A98">
                <w:t xml:space="preserve"> un vaicājumu atbildes ziņojumi</w:t>
              </w:r>
              <w:r>
                <w:t xml:space="preserve"> veidošana</w:t>
              </w:r>
            </w:ins>
          </w:p>
          <w:p w14:paraId="7F15F8E3" w14:textId="26AAF58C" w:rsidR="00C23AB5" w:rsidRPr="0001112F" w:rsidRDefault="00D6316E" w:rsidP="009303FA">
            <w:pPr>
              <w:pStyle w:val="Tablebody"/>
            </w:pPr>
            <w:del w:id="22" w:author="Aleksandrs Zeļikovičs" w:date="2014-09-04T18:09:00Z">
              <w:r w:rsidRPr="00C53AEB" w:rsidDel="0008731D">
                <w:delText>HL7QueryContinuationSerializer</w:delText>
              </w:r>
              <w:r w:rsidDel="0008731D">
                <w:delText xml:space="preserve"> </w:delText>
              </w:r>
              <w:r w:rsidRPr="00786A98" w:rsidDel="0008731D">
                <w:rPr>
                  <w:rStyle w:val="hps"/>
                </w:rPr>
                <w:delText>Vaicājum</w:delText>
              </w:r>
              <w:r w:rsidDel="0008731D">
                <w:rPr>
                  <w:rStyle w:val="hps"/>
                </w:rPr>
                <w:delText>u turpināšanas</w:delText>
              </w:r>
              <w:r w:rsidRPr="00786A98" w:rsidDel="0008731D">
                <w:delText xml:space="preserve"> un vaicājumu atbildes ziņojumi</w:delText>
              </w:r>
              <w:r w:rsidDel="0008731D">
                <w:delText xml:space="preserve"> veidošana</w:delText>
              </w:r>
            </w:del>
            <w:r w:rsidR="00C53AEB">
              <w:fldChar w:fldCharType="end"/>
            </w:r>
            <w:r w:rsidR="00C53AEB">
              <w:t xml:space="preserve"> (skat. sadaļa </w:t>
            </w:r>
            <w:r w:rsidR="00C53AEB">
              <w:fldChar w:fldCharType="begin"/>
            </w:r>
            <w:r w:rsidR="00C53AEB">
              <w:instrText xml:space="preserve"> REF _Ref318120354 \r \h </w:instrText>
            </w:r>
            <w:r w:rsidR="00C53AEB">
              <w:fldChar w:fldCharType="separate"/>
            </w:r>
            <w:r w:rsidR="00E95266">
              <w:t>0</w:t>
            </w:r>
            <w:r w:rsidR="00C53AEB">
              <w:fldChar w:fldCharType="end"/>
            </w:r>
            <w:r w:rsidR="00C53AEB">
              <w:t>)</w:t>
            </w:r>
          </w:p>
        </w:tc>
        <w:tc>
          <w:tcPr>
            <w:tcW w:w="2203" w:type="dxa"/>
            <w:tcBorders>
              <w:top w:val="nil"/>
              <w:left w:val="single" w:sz="4" w:space="0" w:color="auto"/>
              <w:bottom w:val="nil"/>
              <w:right w:val="nil"/>
              <w:tl2br w:val="nil"/>
              <w:tr2bl w:val="nil"/>
            </w:tcBorders>
            <w:shd w:val="clear" w:color="auto" w:fill="auto"/>
          </w:tcPr>
          <w:p w14:paraId="7F15F8E4" w14:textId="10BE0C7D" w:rsidR="002500B5" w:rsidRPr="0001112F" w:rsidRDefault="0008731D" w:rsidP="009303FA">
            <w:pPr>
              <w:pStyle w:val="Tablebody"/>
            </w:pPr>
            <w:fldSimple w:instr=" AUTHOR   \* MERGEFORMAT ">
              <w:r w:rsidR="00E95266">
                <w:rPr>
                  <w:noProof/>
                </w:rPr>
                <w:t>A.Zeļikovičs</w:t>
              </w:r>
            </w:fldSimple>
          </w:p>
        </w:tc>
      </w:tr>
      <w:tr w:rsidR="004D0715" w:rsidRPr="00283ADE" w14:paraId="7E9E3C17" w14:textId="77777777" w:rsidTr="00F909B2">
        <w:trPr>
          <w:jc w:val="center"/>
        </w:trPr>
        <w:tc>
          <w:tcPr>
            <w:tcW w:w="1054" w:type="dxa"/>
            <w:tcBorders>
              <w:top w:val="nil"/>
              <w:left w:val="nil"/>
              <w:bottom w:val="nil"/>
              <w:right w:val="single" w:sz="4" w:space="0" w:color="auto"/>
              <w:tl2br w:val="nil"/>
              <w:tr2bl w:val="nil"/>
            </w:tcBorders>
            <w:shd w:val="clear" w:color="auto" w:fill="auto"/>
          </w:tcPr>
          <w:p w14:paraId="0459A9B9" w14:textId="177428D5" w:rsidR="004D0715" w:rsidRDefault="004D0715" w:rsidP="009303FA">
            <w:pPr>
              <w:pStyle w:val="Tablebody"/>
            </w:pPr>
            <w:r>
              <w:t>0.04</w:t>
            </w:r>
          </w:p>
        </w:tc>
        <w:tc>
          <w:tcPr>
            <w:tcW w:w="1328" w:type="dxa"/>
            <w:tcBorders>
              <w:top w:val="nil"/>
              <w:left w:val="single" w:sz="4" w:space="0" w:color="auto"/>
              <w:bottom w:val="nil"/>
              <w:right w:val="single" w:sz="4" w:space="0" w:color="auto"/>
              <w:tl2br w:val="nil"/>
              <w:tr2bl w:val="nil"/>
            </w:tcBorders>
            <w:shd w:val="clear" w:color="auto" w:fill="auto"/>
          </w:tcPr>
          <w:p w14:paraId="7ED0D1C1" w14:textId="5E4F2B33" w:rsidR="004D0715" w:rsidRDefault="004D0715" w:rsidP="009303FA">
            <w:pPr>
              <w:pStyle w:val="Tablebody"/>
            </w:pPr>
            <w:r>
              <w:t>02.04.2012</w:t>
            </w:r>
          </w:p>
        </w:tc>
        <w:tc>
          <w:tcPr>
            <w:tcW w:w="5063" w:type="dxa"/>
            <w:tcBorders>
              <w:top w:val="nil"/>
              <w:left w:val="single" w:sz="4" w:space="0" w:color="auto"/>
              <w:bottom w:val="nil"/>
              <w:right w:val="single" w:sz="4" w:space="0" w:color="auto"/>
              <w:tl2br w:val="nil"/>
              <w:tr2bl w:val="nil"/>
            </w:tcBorders>
            <w:shd w:val="clear" w:color="auto" w:fill="auto"/>
          </w:tcPr>
          <w:p w14:paraId="2C0BD81E" w14:textId="6C4BA92E" w:rsidR="004D0715" w:rsidRPr="002500B5" w:rsidRDefault="004D0715" w:rsidP="00C23AB5">
            <w:pPr>
              <w:pStyle w:val="Tablebody"/>
            </w:pPr>
            <w:r>
              <w:t xml:space="preserve">Izmainīts piemērs </w:t>
            </w:r>
            <w:r w:rsidRPr="00BD627A">
              <w:t>HL7AsyncResponseNotification</w:t>
            </w:r>
            <w:r>
              <w:t xml:space="preserve">, izlabotā bibliotēka ClientLib, lai tās strādātu ar Sinhronam operācijām. Atribūts IsOneWay nav vajadzīgs. </w:t>
            </w:r>
          </w:p>
        </w:tc>
        <w:tc>
          <w:tcPr>
            <w:tcW w:w="2203" w:type="dxa"/>
            <w:tcBorders>
              <w:top w:val="nil"/>
              <w:left w:val="single" w:sz="4" w:space="0" w:color="auto"/>
              <w:bottom w:val="nil"/>
              <w:right w:val="nil"/>
              <w:tl2br w:val="nil"/>
              <w:tr2bl w:val="nil"/>
            </w:tcBorders>
            <w:shd w:val="clear" w:color="auto" w:fill="auto"/>
          </w:tcPr>
          <w:p w14:paraId="5D6ECC3E" w14:textId="68A89860" w:rsidR="004D0715" w:rsidRDefault="0008731D" w:rsidP="009303FA">
            <w:pPr>
              <w:pStyle w:val="Tablebody"/>
            </w:pPr>
            <w:fldSimple w:instr=" AUTHOR   \* MERGEFORMAT ">
              <w:r w:rsidR="00E95266">
                <w:rPr>
                  <w:noProof/>
                </w:rPr>
                <w:t>A.Zeļikovičs</w:t>
              </w:r>
            </w:fldSimple>
          </w:p>
        </w:tc>
      </w:tr>
      <w:tr w:rsidR="00E563D3" w:rsidRPr="00283ADE" w14:paraId="7CBE7792" w14:textId="77777777" w:rsidTr="00F909B2">
        <w:trPr>
          <w:jc w:val="center"/>
        </w:trPr>
        <w:tc>
          <w:tcPr>
            <w:tcW w:w="1054" w:type="dxa"/>
            <w:tcBorders>
              <w:top w:val="nil"/>
              <w:left w:val="nil"/>
              <w:bottom w:val="nil"/>
              <w:right w:val="single" w:sz="4" w:space="0" w:color="auto"/>
              <w:tl2br w:val="nil"/>
              <w:tr2bl w:val="nil"/>
            </w:tcBorders>
            <w:shd w:val="clear" w:color="auto" w:fill="auto"/>
          </w:tcPr>
          <w:p w14:paraId="5464621A" w14:textId="31FE21DD" w:rsidR="00E563D3" w:rsidRDefault="00E563D3" w:rsidP="009303FA">
            <w:pPr>
              <w:pStyle w:val="Tablebody"/>
            </w:pPr>
            <w:r>
              <w:t>0.05</w:t>
            </w:r>
          </w:p>
        </w:tc>
        <w:tc>
          <w:tcPr>
            <w:tcW w:w="1328" w:type="dxa"/>
            <w:tcBorders>
              <w:top w:val="nil"/>
              <w:left w:val="single" w:sz="4" w:space="0" w:color="auto"/>
              <w:bottom w:val="nil"/>
              <w:right w:val="single" w:sz="4" w:space="0" w:color="auto"/>
              <w:tl2br w:val="nil"/>
              <w:tr2bl w:val="nil"/>
            </w:tcBorders>
            <w:shd w:val="clear" w:color="auto" w:fill="auto"/>
          </w:tcPr>
          <w:p w14:paraId="2A1472FD" w14:textId="7D65DEA4" w:rsidR="00E563D3" w:rsidRDefault="00E563D3" w:rsidP="009303FA">
            <w:pPr>
              <w:pStyle w:val="Tablebody"/>
            </w:pPr>
            <w:r>
              <w:t>04.04.2012</w:t>
            </w:r>
          </w:p>
        </w:tc>
        <w:tc>
          <w:tcPr>
            <w:tcW w:w="5063" w:type="dxa"/>
            <w:tcBorders>
              <w:top w:val="nil"/>
              <w:left w:val="single" w:sz="4" w:space="0" w:color="auto"/>
              <w:bottom w:val="nil"/>
              <w:right w:val="single" w:sz="4" w:space="0" w:color="auto"/>
              <w:tl2br w:val="nil"/>
              <w:tr2bl w:val="nil"/>
            </w:tcBorders>
            <w:shd w:val="clear" w:color="auto" w:fill="auto"/>
          </w:tcPr>
          <w:p w14:paraId="6D8C0AD5" w14:textId="4A2849A4" w:rsidR="00E563D3" w:rsidRDefault="00E563D3">
            <w:pPr>
              <w:pStyle w:val="Tablebody"/>
            </w:pPr>
            <w:r>
              <w:t xml:space="preserve">Tiek pievienota konfigurācija izsaukšanai caur lietotāja vārdu un paroli (sk. </w:t>
            </w:r>
            <w:r>
              <w:fldChar w:fldCharType="begin"/>
            </w:r>
            <w:r>
              <w:instrText xml:space="preserve"> REF _Ref321306962 \r \h </w:instrText>
            </w:r>
            <w:r>
              <w:fldChar w:fldCharType="separate"/>
            </w:r>
            <w:r w:rsidR="00E95266">
              <w:t>2.7.11.2</w:t>
            </w:r>
            <w:r>
              <w:fldChar w:fldCharType="end"/>
            </w:r>
            <w:r>
              <w:t xml:space="preserve"> paragrāfu)</w:t>
            </w:r>
          </w:p>
        </w:tc>
        <w:tc>
          <w:tcPr>
            <w:tcW w:w="2203" w:type="dxa"/>
            <w:tcBorders>
              <w:top w:val="nil"/>
              <w:left w:val="single" w:sz="4" w:space="0" w:color="auto"/>
              <w:bottom w:val="nil"/>
              <w:right w:val="nil"/>
              <w:tl2br w:val="nil"/>
              <w:tr2bl w:val="nil"/>
            </w:tcBorders>
            <w:shd w:val="clear" w:color="auto" w:fill="auto"/>
          </w:tcPr>
          <w:p w14:paraId="30886CB0" w14:textId="5EBAC7F8" w:rsidR="00E563D3" w:rsidRDefault="0008731D" w:rsidP="009303FA">
            <w:pPr>
              <w:pStyle w:val="Tablebody"/>
            </w:pPr>
            <w:fldSimple w:instr=" AUTHOR   \* MERGEFORMAT ">
              <w:r w:rsidR="00E95266">
                <w:rPr>
                  <w:noProof/>
                </w:rPr>
                <w:t>A.Zeļikovičs</w:t>
              </w:r>
            </w:fldSimple>
          </w:p>
        </w:tc>
      </w:tr>
      <w:tr w:rsidR="00E81C9C" w:rsidRPr="00283ADE" w14:paraId="0AACD418" w14:textId="77777777" w:rsidTr="00F909B2">
        <w:trPr>
          <w:jc w:val="center"/>
        </w:trPr>
        <w:tc>
          <w:tcPr>
            <w:tcW w:w="1054" w:type="dxa"/>
            <w:tcBorders>
              <w:top w:val="nil"/>
              <w:left w:val="nil"/>
              <w:bottom w:val="nil"/>
              <w:right w:val="single" w:sz="4" w:space="0" w:color="auto"/>
              <w:tl2br w:val="nil"/>
              <w:tr2bl w:val="nil"/>
            </w:tcBorders>
            <w:shd w:val="clear" w:color="auto" w:fill="auto"/>
          </w:tcPr>
          <w:p w14:paraId="53A482F6" w14:textId="4BE7B9B8" w:rsidR="00E81C9C" w:rsidRDefault="00E81C9C" w:rsidP="009303FA">
            <w:pPr>
              <w:pStyle w:val="Tablebody"/>
            </w:pPr>
            <w:r>
              <w:t>0.06</w:t>
            </w:r>
          </w:p>
        </w:tc>
        <w:tc>
          <w:tcPr>
            <w:tcW w:w="1328" w:type="dxa"/>
            <w:tcBorders>
              <w:top w:val="nil"/>
              <w:left w:val="single" w:sz="4" w:space="0" w:color="auto"/>
              <w:bottom w:val="nil"/>
              <w:right w:val="single" w:sz="4" w:space="0" w:color="auto"/>
              <w:tl2br w:val="nil"/>
              <w:tr2bl w:val="nil"/>
            </w:tcBorders>
            <w:shd w:val="clear" w:color="auto" w:fill="auto"/>
          </w:tcPr>
          <w:p w14:paraId="6940E930" w14:textId="26454CAF" w:rsidR="00E81C9C" w:rsidRDefault="00E81C9C" w:rsidP="009303FA">
            <w:pPr>
              <w:pStyle w:val="Tablebody"/>
            </w:pPr>
            <w:r>
              <w:t>28.04.2012</w:t>
            </w:r>
          </w:p>
        </w:tc>
        <w:tc>
          <w:tcPr>
            <w:tcW w:w="5063" w:type="dxa"/>
            <w:tcBorders>
              <w:top w:val="nil"/>
              <w:left w:val="single" w:sz="4" w:space="0" w:color="auto"/>
              <w:bottom w:val="nil"/>
              <w:right w:val="single" w:sz="4" w:space="0" w:color="auto"/>
              <w:tl2br w:val="nil"/>
              <w:tr2bl w:val="nil"/>
            </w:tcBorders>
            <w:shd w:val="clear" w:color="auto" w:fill="auto"/>
          </w:tcPr>
          <w:p w14:paraId="40548FDB" w14:textId="77777777" w:rsidR="00E81C9C" w:rsidRDefault="00ED60E2">
            <w:pPr>
              <w:pStyle w:val="Tablebody"/>
            </w:pPr>
            <w:r>
              <w:t xml:space="preserve">Pievienots piemērs </w:t>
            </w:r>
            <w:r>
              <w:fldChar w:fldCharType="begin"/>
            </w:r>
            <w:r>
              <w:instrText xml:space="preserve"> REF _Ref323378744 \h </w:instrText>
            </w:r>
            <w:r>
              <w:fldChar w:fldCharType="separate"/>
            </w:r>
            <w:r w:rsidR="00E95266" w:rsidRPr="00E81C9C">
              <w:t>AsyncInteraction</w:t>
            </w:r>
            <w:r>
              <w:fldChar w:fldCharType="end"/>
            </w:r>
            <w:r>
              <w:t xml:space="preserve"> (sk. sadaļu </w:t>
            </w:r>
            <w:r>
              <w:fldChar w:fldCharType="begin"/>
            </w:r>
            <w:r>
              <w:instrText xml:space="preserve"> REF _Ref323378744 \r \h </w:instrText>
            </w:r>
            <w:r>
              <w:fldChar w:fldCharType="separate"/>
            </w:r>
            <w:r w:rsidR="00E95266">
              <w:t>2.7.13</w:t>
            </w:r>
            <w:r>
              <w:fldChar w:fldCharType="end"/>
            </w:r>
            <w:r>
              <w:t>)</w:t>
            </w:r>
          </w:p>
          <w:p w14:paraId="3E047CA8" w14:textId="55A11844" w:rsidR="0027727C" w:rsidRDefault="0027727C">
            <w:pPr>
              <w:pStyle w:val="Tablebody"/>
            </w:pPr>
            <w:r>
              <w:t xml:space="preserve">Pievienots </w:t>
            </w:r>
            <w:r>
              <w:fldChar w:fldCharType="begin"/>
            </w:r>
            <w:r>
              <w:instrText xml:space="preserve"> REF _Ref323381642 \h </w:instrText>
            </w:r>
            <w:r>
              <w:fldChar w:fldCharType="separate"/>
            </w:r>
            <w:r w:rsidR="00E95266">
              <w:t>HL7SaveResponseOperationContract izsaukšanas piemērs</w:t>
            </w:r>
            <w:r>
              <w:fldChar w:fldCharType="end"/>
            </w:r>
            <w:r>
              <w:t xml:space="preserve"> (sk. sadaļu </w:t>
            </w:r>
            <w:r>
              <w:fldChar w:fldCharType="begin"/>
            </w:r>
            <w:r>
              <w:instrText xml:space="preserve"> REF _Ref323381642 \r \h </w:instrText>
            </w:r>
            <w:r>
              <w:fldChar w:fldCharType="separate"/>
            </w:r>
            <w:r w:rsidR="00E95266">
              <w:t>2.9.3</w:t>
            </w:r>
            <w:r>
              <w:fldChar w:fldCharType="end"/>
            </w:r>
            <w:r>
              <w:t>)</w:t>
            </w:r>
          </w:p>
          <w:p w14:paraId="36FD77F6" w14:textId="77AC2B9E" w:rsidR="00ED60E2" w:rsidRDefault="00ED60E2">
            <w:pPr>
              <w:pStyle w:val="Tablebody"/>
            </w:pPr>
            <w:r w:rsidRPr="00ED60E2">
              <w:t xml:space="preserve">Abc.ServiceModel.HL7 </w:t>
            </w:r>
            <w:r>
              <w:t>Versija: 0.2.0.0</w:t>
            </w:r>
          </w:p>
          <w:p w14:paraId="372204AA" w14:textId="77777777" w:rsidR="00ED60E2" w:rsidRDefault="00ED60E2">
            <w:pPr>
              <w:pStyle w:val="Tablebody"/>
              <w:rPr>
                <w:color w:val="2B91AF"/>
              </w:rPr>
            </w:pPr>
            <w:r w:rsidRPr="00F909B2">
              <w:rPr>
                <w:b/>
              </w:rPr>
              <w:t>Jaunums</w:t>
            </w:r>
            <w:r>
              <w:t xml:space="preserve">: </w:t>
            </w:r>
            <w:r>
              <w:rPr>
                <w:color w:val="2B91AF"/>
              </w:rPr>
              <w:t xml:space="preserve">HL7SaveResponseOperationContract </w:t>
            </w:r>
          </w:p>
          <w:p w14:paraId="7A3EBDC3" w14:textId="7813ACA2" w:rsidR="003752F3" w:rsidRPr="00F909B2" w:rsidRDefault="003752F3" w:rsidP="00F909B2">
            <w:pPr>
              <w:autoSpaceDE w:val="0"/>
              <w:autoSpaceDN w:val="0"/>
              <w:adjustRightInd w:val="0"/>
              <w:spacing w:before="0" w:after="0" w:line="240" w:lineRule="auto"/>
              <w:jc w:val="left"/>
              <w:rPr>
                <w:rFonts w:ascii="Consolas" w:hAnsi="Consolas" w:cs="Consolas"/>
                <w:sz w:val="19"/>
                <w:szCs w:val="19"/>
              </w:rPr>
            </w:pPr>
            <w:r w:rsidRPr="008768C3">
              <w:rPr>
                <w:b/>
              </w:rPr>
              <w:t>Labojums</w:t>
            </w:r>
            <w:r>
              <w:t xml:space="preserve">: </w:t>
            </w:r>
            <w:r w:rsidRPr="00F909B2">
              <w:rPr>
                <w:rStyle w:val="TablebodyChar"/>
              </w:rPr>
              <w:t>izmainīti HL7OperationContract atribūti, dzēsti TemplateId, ReplyTemplate, AcknowledgementResponse</w:t>
            </w:r>
          </w:p>
        </w:tc>
        <w:tc>
          <w:tcPr>
            <w:tcW w:w="2203" w:type="dxa"/>
            <w:tcBorders>
              <w:top w:val="nil"/>
              <w:left w:val="single" w:sz="4" w:space="0" w:color="auto"/>
              <w:bottom w:val="nil"/>
              <w:right w:val="nil"/>
              <w:tl2br w:val="nil"/>
              <w:tr2bl w:val="nil"/>
            </w:tcBorders>
            <w:shd w:val="clear" w:color="auto" w:fill="auto"/>
          </w:tcPr>
          <w:p w14:paraId="5402CE2F" w14:textId="010F3AEF" w:rsidR="00E81C9C" w:rsidRDefault="0008731D" w:rsidP="009303FA">
            <w:pPr>
              <w:pStyle w:val="Tablebody"/>
            </w:pPr>
            <w:fldSimple w:instr=" AUTHOR   \* MERGEFORMAT ">
              <w:r w:rsidR="00E95266">
                <w:rPr>
                  <w:noProof/>
                </w:rPr>
                <w:t>A.Zeļikovičs</w:t>
              </w:r>
            </w:fldSimple>
          </w:p>
        </w:tc>
      </w:tr>
      <w:tr w:rsidR="00F909B2" w:rsidRPr="00283ADE" w14:paraId="7842DBEA" w14:textId="77777777" w:rsidTr="00181962">
        <w:trPr>
          <w:jc w:val="center"/>
        </w:trPr>
        <w:tc>
          <w:tcPr>
            <w:tcW w:w="1054" w:type="dxa"/>
            <w:tcBorders>
              <w:top w:val="nil"/>
              <w:left w:val="nil"/>
              <w:bottom w:val="nil"/>
              <w:right w:val="single" w:sz="4" w:space="0" w:color="auto"/>
              <w:tl2br w:val="nil"/>
              <w:tr2bl w:val="nil"/>
            </w:tcBorders>
            <w:shd w:val="clear" w:color="auto" w:fill="auto"/>
          </w:tcPr>
          <w:p w14:paraId="3F95B25A" w14:textId="37FB8D2E" w:rsidR="00F909B2" w:rsidRDefault="00F909B2" w:rsidP="009303FA">
            <w:pPr>
              <w:pStyle w:val="Tablebody"/>
            </w:pPr>
            <w:r>
              <w:t>0.07</w:t>
            </w:r>
          </w:p>
        </w:tc>
        <w:tc>
          <w:tcPr>
            <w:tcW w:w="1328" w:type="dxa"/>
            <w:tcBorders>
              <w:top w:val="nil"/>
              <w:left w:val="single" w:sz="4" w:space="0" w:color="auto"/>
              <w:bottom w:val="nil"/>
              <w:right w:val="single" w:sz="4" w:space="0" w:color="auto"/>
              <w:tl2br w:val="nil"/>
              <w:tr2bl w:val="nil"/>
            </w:tcBorders>
            <w:shd w:val="clear" w:color="auto" w:fill="auto"/>
          </w:tcPr>
          <w:p w14:paraId="6CE808A0" w14:textId="4863EA36" w:rsidR="00F909B2" w:rsidRDefault="00F909B2" w:rsidP="009303FA">
            <w:pPr>
              <w:pStyle w:val="Tablebody"/>
            </w:pPr>
            <w:r>
              <w:t>16.05.2012</w:t>
            </w:r>
          </w:p>
        </w:tc>
        <w:tc>
          <w:tcPr>
            <w:tcW w:w="5063" w:type="dxa"/>
            <w:tcBorders>
              <w:top w:val="nil"/>
              <w:left w:val="single" w:sz="4" w:space="0" w:color="auto"/>
              <w:bottom w:val="nil"/>
              <w:right w:val="single" w:sz="4" w:space="0" w:color="auto"/>
              <w:tl2br w:val="nil"/>
              <w:tr2bl w:val="nil"/>
            </w:tcBorders>
            <w:shd w:val="clear" w:color="auto" w:fill="auto"/>
          </w:tcPr>
          <w:p w14:paraId="41FB31A3" w14:textId="202CC22B" w:rsidR="00181962" w:rsidRDefault="00F909B2" w:rsidP="00F909B2">
            <w:pPr>
              <w:pStyle w:val="Tablebody"/>
            </w:pPr>
            <w:r>
              <w:t xml:space="preserve">Pievienots piemērs </w:t>
            </w:r>
            <w:r>
              <w:fldChar w:fldCharType="begin"/>
            </w:r>
            <w:r>
              <w:instrText xml:space="preserve"> REF _Ref324953542 \h </w:instrText>
            </w:r>
            <w:r>
              <w:fldChar w:fldCharType="separate"/>
            </w:r>
            <w:r w:rsidR="00E95266" w:rsidRPr="00E8645D">
              <w:t>AsyncInteractionContinuation</w:t>
            </w:r>
            <w:r>
              <w:fldChar w:fldCharType="end"/>
            </w:r>
            <w:r>
              <w:t xml:space="preserve"> (sk. sadaļu </w:t>
            </w:r>
            <w:r>
              <w:fldChar w:fldCharType="begin"/>
            </w:r>
            <w:r>
              <w:instrText xml:space="preserve"> REF _Ref324953542 \r \h </w:instrText>
            </w:r>
            <w:r>
              <w:fldChar w:fldCharType="separate"/>
            </w:r>
            <w:r w:rsidR="00E95266">
              <w:t>2.7.14</w:t>
            </w:r>
            <w:r>
              <w:fldChar w:fldCharType="end"/>
            </w:r>
            <w:r>
              <w:t>)</w:t>
            </w:r>
          </w:p>
          <w:p w14:paraId="1C9FCB7A" w14:textId="1D12370D" w:rsidR="00F909B2" w:rsidRDefault="00181962">
            <w:pPr>
              <w:pStyle w:val="Tablebody"/>
            </w:pPr>
            <w:r>
              <w:t xml:space="preserve">Pievienota: </w:t>
            </w:r>
            <w:r>
              <w:fldChar w:fldCharType="begin"/>
            </w:r>
            <w:r>
              <w:instrText xml:space="preserve"> REF _Ref326315291 \h </w:instrText>
            </w:r>
            <w:r>
              <w:fldChar w:fldCharType="separate"/>
            </w:r>
            <w:r w:rsidR="00E95266">
              <w:t>Pāreja no 0.1. versijas uz 0.2 versiju</w:t>
            </w:r>
            <w:r>
              <w:fldChar w:fldCharType="end"/>
            </w:r>
            <w:r>
              <w:t xml:space="preserve"> (sk nodaļu </w:t>
            </w:r>
            <w:r>
              <w:fldChar w:fldCharType="begin"/>
            </w:r>
            <w:r>
              <w:instrText xml:space="preserve"> REF _Ref326315295 \r \h </w:instrText>
            </w:r>
            <w:r>
              <w:fldChar w:fldCharType="separate"/>
            </w:r>
            <w:r w:rsidR="00E95266">
              <w:t>2.8</w:t>
            </w:r>
            <w:r>
              <w:fldChar w:fldCharType="end"/>
            </w:r>
            <w:r>
              <w:t>)</w:t>
            </w:r>
          </w:p>
        </w:tc>
        <w:tc>
          <w:tcPr>
            <w:tcW w:w="2203" w:type="dxa"/>
            <w:tcBorders>
              <w:top w:val="nil"/>
              <w:left w:val="single" w:sz="4" w:space="0" w:color="auto"/>
              <w:bottom w:val="nil"/>
              <w:right w:val="nil"/>
              <w:tl2br w:val="nil"/>
              <w:tr2bl w:val="nil"/>
            </w:tcBorders>
            <w:shd w:val="clear" w:color="auto" w:fill="auto"/>
          </w:tcPr>
          <w:p w14:paraId="394DC9C8" w14:textId="6AF9ED73" w:rsidR="00F909B2" w:rsidRDefault="0008731D" w:rsidP="009303FA">
            <w:pPr>
              <w:pStyle w:val="Tablebody"/>
            </w:pPr>
            <w:fldSimple w:instr=" AUTHOR   \* MERGEFORMAT ">
              <w:r w:rsidR="00E95266">
                <w:rPr>
                  <w:noProof/>
                </w:rPr>
                <w:t>A.Zeļikovičs</w:t>
              </w:r>
            </w:fldSimple>
          </w:p>
        </w:tc>
      </w:tr>
      <w:tr w:rsidR="006526AC" w:rsidRPr="00283ADE" w14:paraId="3B223AAB" w14:textId="77777777" w:rsidTr="008D6997">
        <w:trPr>
          <w:jc w:val="center"/>
        </w:trPr>
        <w:tc>
          <w:tcPr>
            <w:tcW w:w="1054" w:type="dxa"/>
            <w:tcBorders>
              <w:top w:val="nil"/>
              <w:left w:val="nil"/>
              <w:bottom w:val="nil"/>
              <w:right w:val="single" w:sz="4" w:space="0" w:color="auto"/>
              <w:tl2br w:val="nil"/>
              <w:tr2bl w:val="nil"/>
            </w:tcBorders>
            <w:shd w:val="clear" w:color="auto" w:fill="auto"/>
          </w:tcPr>
          <w:p w14:paraId="67D5CB23" w14:textId="2B3175EF" w:rsidR="006526AC" w:rsidRDefault="006526AC" w:rsidP="009303FA">
            <w:pPr>
              <w:pStyle w:val="Tablebody"/>
            </w:pPr>
            <w:r>
              <w:t>0.08</w:t>
            </w:r>
          </w:p>
        </w:tc>
        <w:tc>
          <w:tcPr>
            <w:tcW w:w="1328" w:type="dxa"/>
            <w:tcBorders>
              <w:top w:val="nil"/>
              <w:left w:val="single" w:sz="4" w:space="0" w:color="auto"/>
              <w:bottom w:val="nil"/>
              <w:right w:val="single" w:sz="4" w:space="0" w:color="auto"/>
              <w:tl2br w:val="nil"/>
              <w:tr2bl w:val="nil"/>
            </w:tcBorders>
            <w:shd w:val="clear" w:color="auto" w:fill="auto"/>
          </w:tcPr>
          <w:p w14:paraId="0FDEF887" w14:textId="69BC732A" w:rsidR="006526AC" w:rsidRDefault="006526AC" w:rsidP="009303FA">
            <w:pPr>
              <w:pStyle w:val="Tablebody"/>
            </w:pPr>
            <w:r>
              <w:t>01.06.2012</w:t>
            </w:r>
          </w:p>
        </w:tc>
        <w:tc>
          <w:tcPr>
            <w:tcW w:w="5063" w:type="dxa"/>
            <w:tcBorders>
              <w:top w:val="nil"/>
              <w:left w:val="single" w:sz="4" w:space="0" w:color="auto"/>
              <w:bottom w:val="nil"/>
              <w:right w:val="single" w:sz="4" w:space="0" w:color="auto"/>
              <w:tl2br w:val="nil"/>
              <w:tr2bl w:val="nil"/>
            </w:tcBorders>
            <w:shd w:val="clear" w:color="auto" w:fill="auto"/>
          </w:tcPr>
          <w:p w14:paraId="7848A436" w14:textId="27701393" w:rsidR="006526AC" w:rsidRDefault="006526AC" w:rsidP="006526AC">
            <w:pPr>
              <w:pStyle w:val="Tablebody"/>
            </w:pPr>
            <w:r>
              <w:t xml:space="preserve">Pievienots piemērs </w:t>
            </w:r>
            <w:r>
              <w:fldChar w:fldCharType="begin"/>
            </w:r>
            <w:r>
              <w:instrText xml:space="preserve"> REF _Ref326314792 \h </w:instrText>
            </w:r>
            <w:r>
              <w:fldChar w:fldCharType="separate"/>
            </w:r>
            <w:r w:rsidR="00E95266" w:rsidRPr="000253EC">
              <w:t>RequestTest</w:t>
            </w:r>
            <w:r>
              <w:fldChar w:fldCharType="end"/>
            </w:r>
            <w:r>
              <w:t xml:space="preserve"> (sk. sadaļu </w:t>
            </w:r>
            <w:r>
              <w:fldChar w:fldCharType="begin"/>
            </w:r>
            <w:r>
              <w:instrText xml:space="preserve"> REF _Ref326314792 \r \h </w:instrText>
            </w:r>
            <w:r>
              <w:fldChar w:fldCharType="separate"/>
            </w:r>
            <w:r w:rsidR="00E95266">
              <w:t>2.7.15</w:t>
            </w:r>
            <w:r>
              <w:fldChar w:fldCharType="end"/>
            </w:r>
            <w:r>
              <w:t>)</w:t>
            </w:r>
          </w:p>
          <w:p w14:paraId="15677D5C" w14:textId="77777777" w:rsidR="006526AC" w:rsidRDefault="006526AC" w:rsidP="00F909B2">
            <w:pPr>
              <w:pStyle w:val="Tablebody"/>
            </w:pPr>
            <w:r>
              <w:t>Versijas 0.2.0.1 izmaiņas:</w:t>
            </w:r>
          </w:p>
          <w:p w14:paraId="26DB5D78" w14:textId="77777777" w:rsidR="006526AC" w:rsidRDefault="006526AC" w:rsidP="00F909B2">
            <w:pPr>
              <w:pStyle w:val="Tablebody"/>
            </w:pPr>
            <w:r w:rsidRPr="008768C3">
              <w:rPr>
                <w:b/>
              </w:rPr>
              <w:t>Labojums</w:t>
            </w:r>
            <w:r>
              <w:t xml:space="preserve">: </w:t>
            </w:r>
            <w:r w:rsidRPr="008D6997">
              <w:t xml:space="preserve">HL7SaveResponseOperationContract (sk. </w:t>
            </w:r>
            <w:r w:rsidRPr="008D6997">
              <w:fldChar w:fldCharType="begin"/>
            </w:r>
            <w:r w:rsidRPr="008D6997">
              <w:instrText xml:space="preserve"> REF _Ref323381642 \r \h </w:instrText>
            </w:r>
            <w:r w:rsidRPr="008D6997">
              <w:fldChar w:fldCharType="separate"/>
            </w:r>
            <w:r w:rsidR="00E95266">
              <w:t>2.9.3</w:t>
            </w:r>
            <w:r w:rsidRPr="008D6997">
              <w:fldChar w:fldCharType="end"/>
            </w:r>
            <w:r w:rsidRPr="008D6997">
              <w:t>)</w:t>
            </w:r>
          </w:p>
          <w:p w14:paraId="30D9A10B" w14:textId="77777777" w:rsidR="006526AC" w:rsidRDefault="006526AC" w:rsidP="00181962">
            <w:pPr>
              <w:pStyle w:val="Tablebody"/>
            </w:pPr>
            <w:r w:rsidRPr="008D6997">
              <w:rPr>
                <w:b/>
              </w:rPr>
              <w:t>Dzēst</w:t>
            </w:r>
            <w:r w:rsidR="00181962" w:rsidRPr="008D6997">
              <w:rPr>
                <w:b/>
              </w:rPr>
              <w:t>s</w:t>
            </w:r>
            <w:r>
              <w:t xml:space="preserve">: </w:t>
            </w:r>
            <w:r w:rsidRPr="006526AC">
              <w:t>HL7QueryAcknowledgement</w:t>
            </w:r>
            <w:r>
              <w:t xml:space="preserve"> </w:t>
            </w:r>
            <w:r w:rsidR="00181962">
              <w:t>klases eksemplārs</w:t>
            </w:r>
          </w:p>
          <w:p w14:paraId="7D545A02" w14:textId="77777777" w:rsidR="00181962" w:rsidRDefault="00181962" w:rsidP="00181962">
            <w:pPr>
              <w:pStyle w:val="Tablebody"/>
            </w:pPr>
            <w:r w:rsidRPr="008D6997">
              <w:rPr>
                <w:b/>
              </w:rPr>
              <w:t>Labojums</w:t>
            </w:r>
            <w:r>
              <w:t xml:space="preserve">: DateTime format </w:t>
            </w:r>
            <w:r w:rsidRPr="00181962">
              <w:lastRenderedPageBreak/>
              <w:t>yyyyMMddHHmmss.ffffzz00</w:t>
            </w:r>
            <w:r>
              <w:t xml:space="preserve"> </w:t>
            </w:r>
          </w:p>
          <w:p w14:paraId="77F0FB5A" w14:textId="0BCD06E0" w:rsidR="000852EC" w:rsidRDefault="000852EC">
            <w:pPr>
              <w:pStyle w:val="Tablebody"/>
            </w:pPr>
            <w:r w:rsidRPr="008D6997">
              <w:rPr>
                <w:b/>
              </w:rPr>
              <w:t>Piezīme</w:t>
            </w:r>
            <w:r>
              <w:t xml:space="preserve">: ReplyTo uzstadīšana (sk.paragrāfu  </w:t>
            </w:r>
            <w:r>
              <w:fldChar w:fldCharType="begin"/>
            </w:r>
            <w:r>
              <w:instrText xml:space="preserve"> REF _Ref313974418 \r \h </w:instrText>
            </w:r>
            <w:r>
              <w:fldChar w:fldCharType="separate"/>
            </w:r>
            <w:r w:rsidR="00E95266">
              <w:t>2.7.10.1</w:t>
            </w:r>
            <w:r>
              <w:fldChar w:fldCharType="end"/>
            </w:r>
            <w:r>
              <w:t>)</w:t>
            </w:r>
          </w:p>
        </w:tc>
        <w:tc>
          <w:tcPr>
            <w:tcW w:w="2203" w:type="dxa"/>
            <w:tcBorders>
              <w:top w:val="nil"/>
              <w:left w:val="single" w:sz="4" w:space="0" w:color="auto"/>
              <w:bottom w:val="nil"/>
              <w:right w:val="nil"/>
              <w:tl2br w:val="nil"/>
              <w:tr2bl w:val="nil"/>
            </w:tcBorders>
            <w:shd w:val="clear" w:color="auto" w:fill="auto"/>
          </w:tcPr>
          <w:p w14:paraId="72E7A141" w14:textId="179B6C37" w:rsidR="006526AC" w:rsidRDefault="0008731D" w:rsidP="009303FA">
            <w:pPr>
              <w:pStyle w:val="Tablebody"/>
            </w:pPr>
            <w:fldSimple w:instr=" AUTHOR   \* MERGEFORMAT ">
              <w:r w:rsidR="00E95266">
                <w:rPr>
                  <w:noProof/>
                </w:rPr>
                <w:t>A.Zeļikovičs</w:t>
              </w:r>
            </w:fldSimple>
          </w:p>
        </w:tc>
      </w:tr>
      <w:tr w:rsidR="00DF105A" w:rsidRPr="00283ADE" w14:paraId="409192CE" w14:textId="77777777" w:rsidTr="0008731D">
        <w:trPr>
          <w:jc w:val="center"/>
        </w:trPr>
        <w:tc>
          <w:tcPr>
            <w:tcW w:w="1054" w:type="dxa"/>
            <w:tcBorders>
              <w:top w:val="nil"/>
              <w:left w:val="nil"/>
              <w:bottom w:val="nil"/>
              <w:right w:val="single" w:sz="4" w:space="0" w:color="auto"/>
              <w:tl2br w:val="nil"/>
              <w:tr2bl w:val="nil"/>
            </w:tcBorders>
            <w:shd w:val="clear" w:color="auto" w:fill="auto"/>
          </w:tcPr>
          <w:p w14:paraId="21A3BBFA" w14:textId="2BB9B6B0" w:rsidR="00DF105A" w:rsidRDefault="00DF105A" w:rsidP="009303FA">
            <w:pPr>
              <w:pStyle w:val="Tablebody"/>
            </w:pPr>
            <w:r>
              <w:lastRenderedPageBreak/>
              <w:t>0.09</w:t>
            </w:r>
          </w:p>
        </w:tc>
        <w:tc>
          <w:tcPr>
            <w:tcW w:w="1328" w:type="dxa"/>
            <w:tcBorders>
              <w:top w:val="nil"/>
              <w:left w:val="single" w:sz="4" w:space="0" w:color="auto"/>
              <w:bottom w:val="nil"/>
              <w:right w:val="single" w:sz="4" w:space="0" w:color="auto"/>
              <w:tl2br w:val="nil"/>
              <w:tr2bl w:val="nil"/>
            </w:tcBorders>
            <w:shd w:val="clear" w:color="auto" w:fill="auto"/>
          </w:tcPr>
          <w:p w14:paraId="216F1C85" w14:textId="0EA24D37" w:rsidR="00DF105A" w:rsidRDefault="00DF105A" w:rsidP="009303FA">
            <w:pPr>
              <w:pStyle w:val="Tablebody"/>
            </w:pPr>
            <w:r>
              <w:t>19.07.2012</w:t>
            </w:r>
          </w:p>
        </w:tc>
        <w:tc>
          <w:tcPr>
            <w:tcW w:w="5063" w:type="dxa"/>
            <w:tcBorders>
              <w:top w:val="nil"/>
              <w:left w:val="single" w:sz="4" w:space="0" w:color="auto"/>
              <w:bottom w:val="nil"/>
              <w:right w:val="single" w:sz="4" w:space="0" w:color="auto"/>
              <w:tl2br w:val="nil"/>
              <w:tr2bl w:val="nil"/>
            </w:tcBorders>
            <w:shd w:val="clear" w:color="auto" w:fill="auto"/>
          </w:tcPr>
          <w:p w14:paraId="53DF19EC" w14:textId="77777777" w:rsidR="00DF105A" w:rsidRDefault="00362A52" w:rsidP="006526AC">
            <w:pPr>
              <w:pStyle w:val="Tablebody"/>
            </w:pPr>
            <w:r>
              <w:t>Izmaiņas interfeisa:</w:t>
            </w:r>
          </w:p>
          <w:p w14:paraId="3EA5E4B8" w14:textId="32938B39" w:rsidR="00362A52" w:rsidRDefault="00362A52" w:rsidP="006526AC">
            <w:pPr>
              <w:pStyle w:val="Tablebody"/>
            </w:pPr>
            <w:r w:rsidRPr="008768C3">
              <w:rPr>
                <w:b/>
              </w:rPr>
              <w:t>Labojums</w:t>
            </w:r>
            <w:r>
              <w:t xml:space="preserve">: </w:t>
            </w:r>
            <w:r>
              <w:fldChar w:fldCharType="begin"/>
            </w:r>
            <w:r>
              <w:instrText xml:space="preserve"> REF _Ref317239447 \h </w:instrText>
            </w:r>
            <w:r>
              <w:fldChar w:fldCharType="separate"/>
            </w:r>
            <w:r w:rsidR="00E95266">
              <w:t>Visi HL7Operation kontrakta atribūti</w:t>
            </w:r>
            <w:r>
              <w:fldChar w:fldCharType="end"/>
            </w:r>
            <w:r>
              <w:t xml:space="preserve"> (sk. sadaļu </w:t>
            </w:r>
            <w:r>
              <w:fldChar w:fldCharType="begin"/>
            </w:r>
            <w:r>
              <w:instrText xml:space="preserve"> REF _Ref317239447 \r \h </w:instrText>
            </w:r>
            <w:r>
              <w:fldChar w:fldCharType="separate"/>
            </w:r>
            <w:r w:rsidR="00E95266">
              <w:t>2.9.2</w:t>
            </w:r>
            <w:r>
              <w:fldChar w:fldCharType="end"/>
            </w:r>
            <w:r>
              <w:t>)</w:t>
            </w:r>
          </w:p>
        </w:tc>
        <w:tc>
          <w:tcPr>
            <w:tcW w:w="2203" w:type="dxa"/>
            <w:tcBorders>
              <w:top w:val="nil"/>
              <w:left w:val="single" w:sz="4" w:space="0" w:color="auto"/>
              <w:bottom w:val="nil"/>
              <w:right w:val="nil"/>
              <w:tl2br w:val="nil"/>
              <w:tr2bl w:val="nil"/>
            </w:tcBorders>
            <w:shd w:val="clear" w:color="auto" w:fill="auto"/>
          </w:tcPr>
          <w:p w14:paraId="7D444ED7" w14:textId="52E37D4B" w:rsidR="00DF105A" w:rsidRDefault="0008731D" w:rsidP="009303FA">
            <w:pPr>
              <w:pStyle w:val="Tablebody"/>
            </w:pPr>
            <w:fldSimple w:instr=" AUTHOR   \* MERGEFORMAT ">
              <w:r w:rsidR="00E95266">
                <w:rPr>
                  <w:noProof/>
                </w:rPr>
                <w:t>A.Zeļikovičs</w:t>
              </w:r>
            </w:fldSimple>
          </w:p>
        </w:tc>
      </w:tr>
      <w:tr w:rsidR="0008731D" w:rsidRPr="00283ADE" w14:paraId="1F94C07C" w14:textId="77777777" w:rsidTr="00E95266">
        <w:tblPrEx>
          <w:tblW w:w="9648" w:type="dxa"/>
          <w:jc w:val="center"/>
          <w:tblBorders>
            <w:top w:val="single" w:sz="12" w:space="0" w:color="000000"/>
            <w:bottom w:val="single" w:sz="12" w:space="0" w:color="000000"/>
          </w:tblBorders>
          <w:tblLook w:val="01E0" w:firstRow="1" w:lastRow="1" w:firstColumn="1" w:lastColumn="1" w:noHBand="0" w:noVBand="0"/>
          <w:tblPrExChange w:id="23" w:author="Aleksandrs Zeļikovičs" w:date="2014-10-29T16:41:00Z">
            <w:tblPrEx>
              <w:tblW w:w="9648" w:type="dxa"/>
              <w:jc w:val="center"/>
              <w:tblBorders>
                <w:top w:val="single" w:sz="12" w:space="0" w:color="000000"/>
                <w:bottom w:val="single" w:sz="12" w:space="0" w:color="000000"/>
              </w:tblBorders>
              <w:tblLook w:val="01E0" w:firstRow="1" w:lastRow="1" w:firstColumn="1" w:lastColumn="1" w:noHBand="0" w:noVBand="0"/>
            </w:tblPrEx>
          </w:tblPrExChange>
        </w:tblPrEx>
        <w:trPr>
          <w:jc w:val="center"/>
          <w:ins w:id="24" w:author="Aleksandrs Zeļikovičs" w:date="2014-09-04T17:55:00Z"/>
          <w:trPrChange w:id="25" w:author="Aleksandrs Zeļikovičs" w:date="2014-10-29T16:41:00Z">
            <w:trPr>
              <w:jc w:val="center"/>
            </w:trPr>
          </w:trPrChange>
        </w:trPr>
        <w:tc>
          <w:tcPr>
            <w:tcW w:w="1054" w:type="dxa"/>
            <w:tcBorders>
              <w:top w:val="nil"/>
              <w:left w:val="nil"/>
              <w:bottom w:val="nil"/>
              <w:right w:val="single" w:sz="4" w:space="0" w:color="auto"/>
              <w:tl2br w:val="nil"/>
              <w:tr2bl w:val="nil"/>
            </w:tcBorders>
            <w:shd w:val="clear" w:color="auto" w:fill="auto"/>
            <w:tcPrChange w:id="26" w:author="Aleksandrs Zeļikovičs" w:date="2014-10-29T16:41:00Z">
              <w:tcPr>
                <w:tcW w:w="1054" w:type="dxa"/>
                <w:tcBorders>
                  <w:top w:val="nil"/>
                  <w:left w:val="nil"/>
                  <w:bottom w:val="single" w:sz="4" w:space="0" w:color="auto"/>
                  <w:right w:val="single" w:sz="4" w:space="0" w:color="auto"/>
                  <w:tl2br w:val="nil"/>
                  <w:tr2bl w:val="nil"/>
                </w:tcBorders>
                <w:shd w:val="clear" w:color="auto" w:fill="auto"/>
              </w:tcPr>
            </w:tcPrChange>
          </w:tcPr>
          <w:p w14:paraId="146805A4" w14:textId="28A911F7" w:rsidR="0008731D" w:rsidRDefault="0008731D" w:rsidP="009303FA">
            <w:pPr>
              <w:pStyle w:val="Tablebody"/>
              <w:rPr>
                <w:ins w:id="27" w:author="Aleksandrs Zeļikovičs" w:date="2014-09-04T17:55:00Z"/>
              </w:rPr>
            </w:pPr>
            <w:ins w:id="28" w:author="Aleksandrs Zeļikovičs" w:date="2014-09-04T17:55:00Z">
              <w:r>
                <w:t>0.10</w:t>
              </w:r>
            </w:ins>
          </w:p>
        </w:tc>
        <w:tc>
          <w:tcPr>
            <w:tcW w:w="1328" w:type="dxa"/>
            <w:tcBorders>
              <w:top w:val="nil"/>
              <w:left w:val="single" w:sz="4" w:space="0" w:color="auto"/>
              <w:bottom w:val="nil"/>
              <w:right w:val="single" w:sz="4" w:space="0" w:color="auto"/>
              <w:tl2br w:val="nil"/>
              <w:tr2bl w:val="nil"/>
            </w:tcBorders>
            <w:shd w:val="clear" w:color="auto" w:fill="auto"/>
            <w:tcPrChange w:id="29" w:author="Aleksandrs Zeļikovičs" w:date="2014-10-29T16:41:00Z">
              <w:tcPr>
                <w:tcW w:w="1328" w:type="dxa"/>
                <w:tcBorders>
                  <w:top w:val="nil"/>
                  <w:left w:val="single" w:sz="4" w:space="0" w:color="auto"/>
                  <w:bottom w:val="single" w:sz="4" w:space="0" w:color="auto"/>
                  <w:right w:val="single" w:sz="4" w:space="0" w:color="auto"/>
                  <w:tl2br w:val="nil"/>
                  <w:tr2bl w:val="nil"/>
                </w:tcBorders>
                <w:shd w:val="clear" w:color="auto" w:fill="auto"/>
              </w:tcPr>
            </w:tcPrChange>
          </w:tcPr>
          <w:p w14:paraId="75AD10EF" w14:textId="7922FE0E" w:rsidR="0008731D" w:rsidRDefault="0008731D" w:rsidP="009303FA">
            <w:pPr>
              <w:pStyle w:val="Tablebody"/>
              <w:rPr>
                <w:ins w:id="30" w:author="Aleksandrs Zeļikovičs" w:date="2014-09-04T17:55:00Z"/>
              </w:rPr>
            </w:pPr>
            <w:ins w:id="31" w:author="Aleksandrs Zeļikovičs" w:date="2014-09-04T17:55:00Z">
              <w:r>
                <w:t>04.09.2014</w:t>
              </w:r>
            </w:ins>
          </w:p>
        </w:tc>
        <w:tc>
          <w:tcPr>
            <w:tcW w:w="5063" w:type="dxa"/>
            <w:tcBorders>
              <w:top w:val="nil"/>
              <w:left w:val="single" w:sz="4" w:space="0" w:color="auto"/>
              <w:bottom w:val="nil"/>
              <w:right w:val="single" w:sz="4" w:space="0" w:color="auto"/>
              <w:tl2br w:val="nil"/>
              <w:tr2bl w:val="nil"/>
            </w:tcBorders>
            <w:shd w:val="clear" w:color="auto" w:fill="auto"/>
            <w:tcPrChange w:id="32" w:author="Aleksandrs Zeļikovičs" w:date="2014-10-29T16:41:00Z">
              <w:tcPr>
                <w:tcW w:w="5063" w:type="dxa"/>
                <w:tcBorders>
                  <w:top w:val="nil"/>
                  <w:left w:val="single" w:sz="4" w:space="0" w:color="auto"/>
                  <w:bottom w:val="single" w:sz="4" w:space="0" w:color="auto"/>
                  <w:right w:val="single" w:sz="4" w:space="0" w:color="auto"/>
                  <w:tl2br w:val="nil"/>
                  <w:tr2bl w:val="nil"/>
                </w:tcBorders>
                <w:shd w:val="clear" w:color="auto" w:fill="auto"/>
              </w:tcPr>
            </w:tcPrChange>
          </w:tcPr>
          <w:p w14:paraId="6DACD3B4" w14:textId="77777777" w:rsidR="0008731D" w:rsidRDefault="0008731D" w:rsidP="0008731D">
            <w:pPr>
              <w:pStyle w:val="Tablebody"/>
              <w:rPr>
                <w:ins w:id="33" w:author="Aleksandrs Zeļikovičs" w:date="2014-09-04T17:58:00Z"/>
              </w:rPr>
            </w:pPr>
            <w:ins w:id="34" w:author="Aleksandrs Zeļikovičs" w:date="2014-09-04T17:55:00Z">
              <w:r>
                <w:t>Bibliotēkai pievi</w:t>
              </w:r>
            </w:ins>
            <w:ins w:id="35" w:author="Aleksandrs Zeļikovičs" w:date="2014-09-04T17:56:00Z">
              <w:r>
                <w:t>e</w:t>
              </w:r>
            </w:ins>
            <w:ins w:id="36" w:author="Aleksandrs Zeļikovičs" w:date="2014-09-04T17:55:00Z">
              <w:r>
                <w:t xml:space="preserve">nots </w:t>
              </w:r>
            </w:ins>
            <w:ins w:id="37" w:author="Aleksandrs Zeļikovičs" w:date="2014-09-04T17:56:00Z">
              <w:r>
                <w:t>WSDL ģenerators (sakot no versijas 0.2.0.9)</w:t>
              </w:r>
            </w:ins>
          </w:p>
          <w:p w14:paraId="0B6F8F0C" w14:textId="066F0B62" w:rsidR="0008731D" w:rsidRDefault="0008731D">
            <w:pPr>
              <w:pStyle w:val="Tablebody"/>
              <w:rPr>
                <w:ins w:id="38" w:author="Aleksandrs Zeļikovičs" w:date="2014-09-04T17:55:00Z"/>
              </w:rPr>
            </w:pPr>
            <w:ins w:id="39" w:author="Aleksandrs Zeļikovičs" w:date="2014-09-04T17:58:00Z">
              <w:r w:rsidRPr="0008731D">
                <w:rPr>
                  <w:b/>
                  <w:rPrChange w:id="40" w:author="Aleksandrs Zeļikovičs" w:date="2014-09-04T17:58:00Z">
                    <w:rPr/>
                  </w:rPrChange>
                </w:rPr>
                <w:t>Pievienot</w:t>
              </w:r>
              <w:r>
                <w:rPr>
                  <w:b/>
                </w:rPr>
                <w:t>s</w:t>
              </w:r>
              <w:r>
                <w:t xml:space="preserve">: </w:t>
              </w:r>
            </w:ins>
            <w:ins w:id="41" w:author="Aleksandrs Zeļikovičs" w:date="2014-09-04T17:59:00Z">
              <w:r>
                <w:fldChar w:fldCharType="begin"/>
              </w:r>
              <w:r>
                <w:instrText xml:space="preserve"> REF _Ref397616872 \h </w:instrText>
              </w:r>
            </w:ins>
            <w:r>
              <w:fldChar w:fldCharType="separate"/>
            </w:r>
            <w:ins w:id="42" w:author="Aleksandrs Zeļikovičs" w:date="2014-10-29T16:37:00Z">
              <w:r w:rsidR="00E95266">
                <w:t>WSDL izveidošana ar bibliotēkas palīdzību</w:t>
              </w:r>
            </w:ins>
            <w:ins w:id="43" w:author="Aleksandrs Zeļikovičs" w:date="2014-09-04T17:59:00Z">
              <w:r>
                <w:fldChar w:fldCharType="end"/>
              </w:r>
              <w:r>
                <w:t xml:space="preserve"> </w:t>
              </w:r>
              <w:r w:rsidRPr="008D6997">
                <w:t>(sk.</w:t>
              </w:r>
              <w:r>
                <w:t xml:space="preserve"> sadaļu</w:t>
              </w:r>
              <w:r w:rsidRPr="008D6997">
                <w:t xml:space="preserve"> </w:t>
              </w:r>
              <w:r>
                <w:fldChar w:fldCharType="begin"/>
              </w:r>
              <w:r>
                <w:instrText xml:space="preserve"> REF _Ref397616872 \r \h </w:instrText>
              </w:r>
            </w:ins>
            <w:r>
              <w:fldChar w:fldCharType="separate"/>
            </w:r>
            <w:ins w:id="44" w:author="Aleksandrs Zeļikovičs" w:date="2014-10-29T16:37:00Z">
              <w:r w:rsidR="00E95266">
                <w:t>2.6.1</w:t>
              </w:r>
            </w:ins>
            <w:ins w:id="45" w:author="Aleksandrs Zeļikovičs" w:date="2014-09-04T17:59:00Z">
              <w:r>
                <w:fldChar w:fldCharType="end"/>
              </w:r>
              <w:r>
                <w:t>)</w:t>
              </w:r>
            </w:ins>
          </w:p>
        </w:tc>
        <w:tc>
          <w:tcPr>
            <w:tcW w:w="2203" w:type="dxa"/>
            <w:tcBorders>
              <w:top w:val="nil"/>
              <w:left w:val="single" w:sz="4" w:space="0" w:color="auto"/>
              <w:bottom w:val="nil"/>
              <w:right w:val="nil"/>
              <w:tl2br w:val="nil"/>
              <w:tr2bl w:val="nil"/>
            </w:tcBorders>
            <w:shd w:val="clear" w:color="auto" w:fill="auto"/>
            <w:tcPrChange w:id="46" w:author="Aleksandrs Zeļikovičs" w:date="2014-10-29T16:41:00Z">
              <w:tcPr>
                <w:tcW w:w="2203" w:type="dxa"/>
                <w:tcBorders>
                  <w:top w:val="nil"/>
                  <w:left w:val="single" w:sz="4" w:space="0" w:color="auto"/>
                  <w:bottom w:val="single" w:sz="4" w:space="0" w:color="auto"/>
                  <w:right w:val="nil"/>
                  <w:tl2br w:val="nil"/>
                  <w:tr2bl w:val="nil"/>
                </w:tcBorders>
                <w:shd w:val="clear" w:color="auto" w:fill="auto"/>
              </w:tcPr>
            </w:tcPrChange>
          </w:tcPr>
          <w:p w14:paraId="51CF7A54" w14:textId="7A95D118" w:rsidR="0008731D" w:rsidRDefault="0008731D" w:rsidP="009303FA">
            <w:pPr>
              <w:pStyle w:val="Tablebody"/>
              <w:rPr>
                <w:ins w:id="47" w:author="Aleksandrs Zeļikovičs" w:date="2014-09-04T17:55:00Z"/>
              </w:rPr>
            </w:pPr>
            <w:ins w:id="48" w:author="Aleksandrs Zeļikovičs" w:date="2014-09-04T17:56:00Z">
              <w:r>
                <w:fldChar w:fldCharType="begin"/>
              </w:r>
              <w:r>
                <w:instrText xml:space="preserve"> AUTHOR   \* MERGEFORMAT </w:instrText>
              </w:r>
              <w:r>
                <w:fldChar w:fldCharType="separate"/>
              </w:r>
            </w:ins>
            <w:ins w:id="49" w:author="Aleksandrs Zeļikovičs" w:date="2014-10-29T16:37:00Z">
              <w:r w:rsidR="00E95266">
                <w:rPr>
                  <w:noProof/>
                </w:rPr>
                <w:t>A.Zeļikovičs</w:t>
              </w:r>
            </w:ins>
            <w:ins w:id="50" w:author="Aleksandrs Zeļikovičs" w:date="2014-09-04T17:56:00Z">
              <w:r>
                <w:rPr>
                  <w:noProof/>
                </w:rPr>
                <w:fldChar w:fldCharType="end"/>
              </w:r>
            </w:ins>
          </w:p>
        </w:tc>
      </w:tr>
      <w:tr w:rsidR="00E95266" w:rsidRPr="00283ADE" w14:paraId="066327D4" w14:textId="77777777" w:rsidTr="009303FA">
        <w:trPr>
          <w:jc w:val="center"/>
          <w:ins w:id="51" w:author="Aleksandrs Zeļikovičs" w:date="2014-10-29T16:41:00Z"/>
        </w:trPr>
        <w:tc>
          <w:tcPr>
            <w:tcW w:w="1054" w:type="dxa"/>
            <w:tcBorders>
              <w:top w:val="nil"/>
              <w:left w:val="nil"/>
              <w:bottom w:val="single" w:sz="4" w:space="0" w:color="auto"/>
              <w:right w:val="single" w:sz="4" w:space="0" w:color="auto"/>
              <w:tl2br w:val="nil"/>
              <w:tr2bl w:val="nil"/>
            </w:tcBorders>
            <w:shd w:val="clear" w:color="auto" w:fill="auto"/>
          </w:tcPr>
          <w:p w14:paraId="64309402" w14:textId="24FBA00C" w:rsidR="00E95266" w:rsidRDefault="00E95266" w:rsidP="009303FA">
            <w:pPr>
              <w:pStyle w:val="Tablebody"/>
              <w:rPr>
                <w:ins w:id="52" w:author="Aleksandrs Zeļikovičs" w:date="2014-10-29T16:41:00Z"/>
              </w:rPr>
            </w:pPr>
            <w:ins w:id="53" w:author="Aleksandrs Zeļikovičs" w:date="2014-10-29T16:41:00Z">
              <w:r>
                <w:t>0.11</w:t>
              </w:r>
            </w:ins>
          </w:p>
        </w:tc>
        <w:tc>
          <w:tcPr>
            <w:tcW w:w="1328" w:type="dxa"/>
            <w:tcBorders>
              <w:top w:val="nil"/>
              <w:left w:val="single" w:sz="4" w:space="0" w:color="auto"/>
              <w:bottom w:val="single" w:sz="4" w:space="0" w:color="auto"/>
              <w:right w:val="single" w:sz="4" w:space="0" w:color="auto"/>
              <w:tl2br w:val="nil"/>
              <w:tr2bl w:val="nil"/>
            </w:tcBorders>
            <w:shd w:val="clear" w:color="auto" w:fill="auto"/>
          </w:tcPr>
          <w:p w14:paraId="36AAEA57" w14:textId="6437B064" w:rsidR="00E95266" w:rsidRDefault="00E95266" w:rsidP="009303FA">
            <w:pPr>
              <w:pStyle w:val="Tablebody"/>
              <w:rPr>
                <w:ins w:id="54" w:author="Aleksandrs Zeļikovičs" w:date="2014-10-29T16:41:00Z"/>
              </w:rPr>
            </w:pPr>
            <w:ins w:id="55" w:author="Aleksandrs Zeļikovičs" w:date="2014-10-29T16:41:00Z">
              <w:r>
                <w:t>29.10.2014</w:t>
              </w:r>
            </w:ins>
          </w:p>
        </w:tc>
        <w:tc>
          <w:tcPr>
            <w:tcW w:w="5063" w:type="dxa"/>
            <w:tcBorders>
              <w:top w:val="nil"/>
              <w:left w:val="single" w:sz="4" w:space="0" w:color="auto"/>
              <w:bottom w:val="single" w:sz="4" w:space="0" w:color="auto"/>
              <w:right w:val="single" w:sz="4" w:space="0" w:color="auto"/>
              <w:tl2br w:val="nil"/>
              <w:tr2bl w:val="nil"/>
            </w:tcBorders>
            <w:shd w:val="clear" w:color="auto" w:fill="auto"/>
          </w:tcPr>
          <w:p w14:paraId="55ECEEBC" w14:textId="12555EE8" w:rsidR="00E95266" w:rsidRDefault="00EA7E7C" w:rsidP="00EA7E7C">
            <w:pPr>
              <w:pStyle w:val="Tablebody"/>
              <w:rPr>
                <w:ins w:id="56" w:author="Aleksandrs Zeļikovičs" w:date="2014-10-29T16:41:00Z"/>
              </w:rPr>
              <w:pPrChange w:id="57" w:author="Aleksandrs Zeļikovičs" w:date="2014-10-29T16:51:00Z">
                <w:pPr>
                  <w:pStyle w:val="Tablebody"/>
                </w:pPr>
              </w:pPrChange>
            </w:pPr>
            <w:ins w:id="58" w:author="Aleksandrs Zeļikovičs" w:date="2014-10-29T16:50:00Z">
              <w:r>
                <w:t xml:space="preserve">Pievienoti un </w:t>
              </w:r>
            </w:ins>
            <w:ins w:id="59" w:author="Aleksandrs Zeļikovičs" w:date="2014-10-29T16:51:00Z">
              <w:r>
                <w:t>Set</w:t>
              </w:r>
            </w:ins>
            <w:ins w:id="60" w:author="Aleksandrs Zeļikovičs" w:date="2014-10-29T16:50:00Z">
              <w:r>
                <w:t>DataEnterer</w:t>
              </w:r>
            </w:ins>
            <w:ins w:id="61" w:author="Aleksandrs Zeļikovičs" w:date="2014-10-29T16:51:00Z">
              <w:r>
                <w:t>, Get</w:t>
              </w:r>
              <w:r>
                <w:t>DataEnterer</w:t>
              </w:r>
            </w:ins>
            <w:ins w:id="62" w:author="Aleksandrs Zeļikovičs" w:date="2014-10-29T16:50:00Z">
              <w:r>
                <w:t xml:space="preserve"> un </w:t>
              </w:r>
            </w:ins>
            <w:ins w:id="63" w:author="Aleksandrs Zeļikovičs" w:date="2014-10-29T16:51:00Z">
              <w:r>
                <w:t>Get</w:t>
              </w:r>
            </w:ins>
            <w:ins w:id="64" w:author="Aleksandrs Zeļikovičs" w:date="2014-10-29T16:50:00Z">
              <w:r>
                <w:t xml:space="preserve">Overseer </w:t>
              </w:r>
            </w:ins>
            <w:ins w:id="65" w:author="Aleksandrs Zeļikovičs" w:date="2014-10-29T16:51:00Z">
              <w:r>
                <w:t>un S</w:t>
              </w:r>
              <w:r>
                <w:t>etOverseer</w:t>
              </w:r>
              <w:r>
                <w:t xml:space="preserve"> īpašības sk. </w:t>
              </w:r>
            </w:ins>
            <w:ins w:id="66" w:author="Aleksandrs Zeļikovičs" w:date="2014-10-29T16:52:00Z">
              <w:r>
                <w:fldChar w:fldCharType="begin"/>
              </w:r>
              <w:r>
                <w:instrText xml:space="preserve"> REF _Ref317237906 \r \h </w:instrText>
              </w:r>
            </w:ins>
            <w:r>
              <w:fldChar w:fldCharType="separate"/>
            </w:r>
            <w:ins w:id="67" w:author="Aleksandrs Zeļikovičs" w:date="2014-10-29T16:52:00Z">
              <w:r>
                <w:t>2.9.1</w:t>
              </w:r>
              <w:r>
                <w:fldChar w:fldCharType="end"/>
              </w:r>
              <w:r>
                <w:t xml:space="preserve"> sadaļu</w:t>
              </w:r>
            </w:ins>
          </w:p>
        </w:tc>
        <w:tc>
          <w:tcPr>
            <w:tcW w:w="2203" w:type="dxa"/>
            <w:tcBorders>
              <w:top w:val="nil"/>
              <w:left w:val="single" w:sz="4" w:space="0" w:color="auto"/>
              <w:bottom w:val="single" w:sz="4" w:space="0" w:color="auto"/>
              <w:right w:val="nil"/>
              <w:tl2br w:val="nil"/>
              <w:tr2bl w:val="nil"/>
            </w:tcBorders>
            <w:shd w:val="clear" w:color="auto" w:fill="auto"/>
          </w:tcPr>
          <w:p w14:paraId="7D8F880C" w14:textId="66BE7B15" w:rsidR="00E95266" w:rsidRDefault="00E95266" w:rsidP="009303FA">
            <w:pPr>
              <w:pStyle w:val="Tablebody"/>
              <w:rPr>
                <w:ins w:id="68" w:author="Aleksandrs Zeļikovičs" w:date="2014-10-29T16:41:00Z"/>
              </w:rPr>
            </w:pPr>
            <w:ins w:id="69" w:author="Aleksandrs Zeļikovičs" w:date="2014-10-29T16:42:00Z">
              <w:r>
                <w:fldChar w:fldCharType="begin"/>
              </w:r>
              <w:r>
                <w:instrText xml:space="preserve"> AUTHOR   \* MERGEFORMAT </w:instrText>
              </w:r>
              <w:r>
                <w:fldChar w:fldCharType="separate"/>
              </w:r>
              <w:r>
                <w:rPr>
                  <w:noProof/>
                </w:rPr>
                <w:t>A.Zeļikovičs</w:t>
              </w:r>
              <w:r>
                <w:rPr>
                  <w:noProof/>
                </w:rPr>
                <w:fldChar w:fldCharType="end"/>
              </w:r>
            </w:ins>
          </w:p>
        </w:tc>
      </w:tr>
    </w:tbl>
    <w:p w14:paraId="7F15F8E6" w14:textId="30F24635" w:rsidR="007D2574" w:rsidRDefault="007D2574" w:rsidP="007D2574">
      <w:pPr>
        <w:pStyle w:val="Titleversija"/>
        <w:jc w:val="left"/>
      </w:pPr>
      <w:r>
        <w:br w:type="page"/>
      </w:r>
    </w:p>
    <w:p w14:paraId="7F15F8E7" w14:textId="77777777" w:rsidR="007D2574" w:rsidRPr="00BC1148" w:rsidRDefault="007D2574" w:rsidP="007D2574">
      <w:pPr>
        <w:pStyle w:val="TOC2"/>
        <w:ind w:hanging="964"/>
        <w:rPr>
          <w:rStyle w:val="Strong"/>
        </w:rPr>
      </w:pPr>
      <w:r>
        <w:rPr>
          <w:rStyle w:val="Strong"/>
        </w:rPr>
        <w:lastRenderedPageBreak/>
        <w:t xml:space="preserve">Satura </w:t>
      </w:r>
      <w:r w:rsidRPr="007640AA">
        <w:rPr>
          <w:rStyle w:val="Strong"/>
        </w:rPr>
        <w:t>rādītājs</w:t>
      </w:r>
    </w:p>
    <w:p w14:paraId="680A2A09" w14:textId="77777777" w:rsidR="00E95266" w:rsidRDefault="007D2574">
      <w:pPr>
        <w:pStyle w:val="TOC1"/>
        <w:rPr>
          <w:ins w:id="70" w:author="Aleksandrs Zeļikovičs" w:date="2014-10-29T16:37:00Z"/>
          <w:rFonts w:asciiTheme="minorHAnsi" w:eastAsiaTheme="minorEastAsia" w:hAnsiTheme="minorHAnsi"/>
          <w:b w:val="0"/>
          <w:caps w:val="0"/>
          <w:noProof/>
          <w:lang w:eastAsia="lv-LV"/>
        </w:rPr>
      </w:pPr>
      <w:r>
        <w:rPr>
          <w:b w:val="0"/>
          <w:caps w:val="0"/>
        </w:rPr>
        <w:fldChar w:fldCharType="begin"/>
      </w:r>
      <w:r>
        <w:rPr>
          <w:b w:val="0"/>
          <w:caps w:val="0"/>
        </w:rPr>
        <w:instrText xml:space="preserve"> TOC \o "1-4" \h \z \u </w:instrText>
      </w:r>
      <w:r>
        <w:rPr>
          <w:b w:val="0"/>
          <w:caps w:val="0"/>
        </w:rPr>
        <w:fldChar w:fldCharType="separate"/>
      </w:r>
      <w:ins w:id="71" w:author="Aleksandrs Zeļikovičs" w:date="2014-10-29T16:37:00Z">
        <w:r w:rsidR="00E95266" w:rsidRPr="00376C22">
          <w:rPr>
            <w:rStyle w:val="Hyperlink"/>
            <w:noProof/>
          </w:rPr>
          <w:fldChar w:fldCharType="begin"/>
        </w:r>
        <w:r w:rsidR="00E95266" w:rsidRPr="00376C22">
          <w:rPr>
            <w:rStyle w:val="Hyperlink"/>
            <w:noProof/>
          </w:rPr>
          <w:instrText xml:space="preserve"> </w:instrText>
        </w:r>
        <w:r w:rsidR="00E95266">
          <w:rPr>
            <w:noProof/>
          </w:rPr>
          <w:instrText>HYPERLINK \l "_Toc402363990"</w:instrText>
        </w:r>
        <w:r w:rsidR="00E95266" w:rsidRPr="00376C22">
          <w:rPr>
            <w:rStyle w:val="Hyperlink"/>
            <w:noProof/>
          </w:rPr>
          <w:instrText xml:space="preserve"> </w:instrText>
        </w:r>
        <w:r w:rsidR="00E95266" w:rsidRPr="00376C22">
          <w:rPr>
            <w:rStyle w:val="Hyperlink"/>
            <w:noProof/>
          </w:rPr>
        </w:r>
        <w:r w:rsidR="00E95266" w:rsidRPr="00376C22">
          <w:rPr>
            <w:rStyle w:val="Hyperlink"/>
            <w:noProof/>
          </w:rPr>
          <w:fldChar w:fldCharType="separate"/>
        </w:r>
        <w:r w:rsidR="00E95266" w:rsidRPr="00376C22">
          <w:rPr>
            <w:rStyle w:val="Hyperlink"/>
            <w:noProof/>
          </w:rPr>
          <w:t>Attēlu saraksts</w:t>
        </w:r>
        <w:r w:rsidR="00E95266">
          <w:rPr>
            <w:noProof/>
            <w:webHidden/>
          </w:rPr>
          <w:tab/>
        </w:r>
        <w:r w:rsidR="00E95266">
          <w:rPr>
            <w:noProof/>
            <w:webHidden/>
          </w:rPr>
          <w:fldChar w:fldCharType="begin"/>
        </w:r>
        <w:r w:rsidR="00E95266">
          <w:rPr>
            <w:noProof/>
            <w:webHidden/>
          </w:rPr>
          <w:instrText xml:space="preserve"> PAGEREF _Toc402363990 \h </w:instrText>
        </w:r>
        <w:r w:rsidR="00E95266">
          <w:rPr>
            <w:noProof/>
            <w:webHidden/>
          </w:rPr>
        </w:r>
      </w:ins>
      <w:r w:rsidR="00E95266">
        <w:rPr>
          <w:noProof/>
          <w:webHidden/>
        </w:rPr>
        <w:fldChar w:fldCharType="separate"/>
      </w:r>
      <w:ins w:id="72" w:author="Aleksandrs Zeļikovičs" w:date="2014-10-29T16:37:00Z">
        <w:r w:rsidR="00E95266">
          <w:rPr>
            <w:noProof/>
            <w:webHidden/>
          </w:rPr>
          <w:t>7</w:t>
        </w:r>
        <w:r w:rsidR="00E95266">
          <w:rPr>
            <w:noProof/>
            <w:webHidden/>
          </w:rPr>
          <w:fldChar w:fldCharType="end"/>
        </w:r>
        <w:r w:rsidR="00E95266" w:rsidRPr="00376C22">
          <w:rPr>
            <w:rStyle w:val="Hyperlink"/>
            <w:noProof/>
          </w:rPr>
          <w:fldChar w:fldCharType="end"/>
        </w:r>
      </w:ins>
    </w:p>
    <w:p w14:paraId="68FB8F08" w14:textId="77777777" w:rsidR="00E95266" w:rsidRDefault="00E95266">
      <w:pPr>
        <w:pStyle w:val="TOC1"/>
        <w:rPr>
          <w:ins w:id="73" w:author="Aleksandrs Zeļikovičs" w:date="2014-10-29T16:37:00Z"/>
          <w:rFonts w:asciiTheme="minorHAnsi" w:eastAsiaTheme="minorEastAsia" w:hAnsiTheme="minorHAnsi"/>
          <w:b w:val="0"/>
          <w:caps w:val="0"/>
          <w:noProof/>
          <w:lang w:eastAsia="lv-LV"/>
        </w:rPr>
      </w:pPr>
      <w:ins w:id="7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ahoma"/>
            <w:noProof/>
            <w:u w:color="000000"/>
          </w:rPr>
          <w:t>1.</w:t>
        </w:r>
        <w:r>
          <w:rPr>
            <w:rFonts w:asciiTheme="minorHAnsi" w:eastAsiaTheme="minorEastAsia" w:hAnsiTheme="minorHAnsi"/>
            <w:b w:val="0"/>
            <w:caps w:val="0"/>
            <w:noProof/>
            <w:lang w:eastAsia="lv-LV"/>
          </w:rPr>
          <w:tab/>
        </w:r>
        <w:r w:rsidRPr="00376C22">
          <w:rPr>
            <w:rStyle w:val="Hyperlink"/>
            <w:noProof/>
          </w:rPr>
          <w:t>Ievads</w:t>
        </w:r>
        <w:r>
          <w:rPr>
            <w:noProof/>
            <w:webHidden/>
          </w:rPr>
          <w:tab/>
        </w:r>
        <w:r>
          <w:rPr>
            <w:noProof/>
            <w:webHidden/>
          </w:rPr>
          <w:fldChar w:fldCharType="begin"/>
        </w:r>
        <w:r>
          <w:rPr>
            <w:noProof/>
            <w:webHidden/>
          </w:rPr>
          <w:instrText xml:space="preserve"> PAGEREF _Toc402363991 \h </w:instrText>
        </w:r>
        <w:r>
          <w:rPr>
            <w:noProof/>
            <w:webHidden/>
          </w:rPr>
        </w:r>
      </w:ins>
      <w:r>
        <w:rPr>
          <w:noProof/>
          <w:webHidden/>
        </w:rPr>
        <w:fldChar w:fldCharType="separate"/>
      </w:r>
      <w:ins w:id="75" w:author="Aleksandrs Zeļikovičs" w:date="2014-10-29T16:37:00Z">
        <w:r>
          <w:rPr>
            <w:noProof/>
            <w:webHidden/>
          </w:rPr>
          <w:t>9</w:t>
        </w:r>
        <w:r>
          <w:rPr>
            <w:noProof/>
            <w:webHidden/>
          </w:rPr>
          <w:fldChar w:fldCharType="end"/>
        </w:r>
        <w:r w:rsidRPr="00376C22">
          <w:rPr>
            <w:rStyle w:val="Hyperlink"/>
            <w:noProof/>
          </w:rPr>
          <w:fldChar w:fldCharType="end"/>
        </w:r>
      </w:ins>
    </w:p>
    <w:p w14:paraId="15AB181A" w14:textId="77777777" w:rsidR="00E95266" w:rsidRDefault="00E95266">
      <w:pPr>
        <w:pStyle w:val="TOC2"/>
        <w:rPr>
          <w:ins w:id="76" w:author="Aleksandrs Zeļikovičs" w:date="2014-10-29T16:37:00Z"/>
          <w:rFonts w:asciiTheme="minorHAnsi" w:eastAsiaTheme="minorEastAsia" w:hAnsiTheme="minorHAnsi"/>
          <w:b w:val="0"/>
          <w:noProof/>
          <w:lang w:eastAsia="lv-LV"/>
        </w:rPr>
      </w:pPr>
      <w:ins w:id="7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1.1.</w:t>
        </w:r>
        <w:r>
          <w:rPr>
            <w:rFonts w:asciiTheme="minorHAnsi" w:eastAsiaTheme="minorEastAsia" w:hAnsiTheme="minorHAnsi"/>
            <w:b w:val="0"/>
            <w:noProof/>
            <w:lang w:eastAsia="lv-LV"/>
          </w:rPr>
          <w:tab/>
        </w:r>
        <w:r w:rsidRPr="00376C22">
          <w:rPr>
            <w:rStyle w:val="Hyperlink"/>
            <w:noProof/>
          </w:rPr>
          <w:t>Dokumenta nolūks</w:t>
        </w:r>
        <w:r>
          <w:rPr>
            <w:noProof/>
            <w:webHidden/>
          </w:rPr>
          <w:tab/>
        </w:r>
        <w:r>
          <w:rPr>
            <w:noProof/>
            <w:webHidden/>
          </w:rPr>
          <w:fldChar w:fldCharType="begin"/>
        </w:r>
        <w:r>
          <w:rPr>
            <w:noProof/>
            <w:webHidden/>
          </w:rPr>
          <w:instrText xml:space="preserve"> PAGEREF _Toc402363992 \h </w:instrText>
        </w:r>
        <w:r>
          <w:rPr>
            <w:noProof/>
            <w:webHidden/>
          </w:rPr>
        </w:r>
      </w:ins>
      <w:r>
        <w:rPr>
          <w:noProof/>
          <w:webHidden/>
        </w:rPr>
        <w:fldChar w:fldCharType="separate"/>
      </w:r>
      <w:ins w:id="78" w:author="Aleksandrs Zeļikovičs" w:date="2014-10-29T16:37:00Z">
        <w:r>
          <w:rPr>
            <w:noProof/>
            <w:webHidden/>
          </w:rPr>
          <w:t>9</w:t>
        </w:r>
        <w:r>
          <w:rPr>
            <w:noProof/>
            <w:webHidden/>
          </w:rPr>
          <w:fldChar w:fldCharType="end"/>
        </w:r>
        <w:r w:rsidRPr="00376C22">
          <w:rPr>
            <w:rStyle w:val="Hyperlink"/>
            <w:noProof/>
          </w:rPr>
          <w:fldChar w:fldCharType="end"/>
        </w:r>
      </w:ins>
    </w:p>
    <w:p w14:paraId="5FC84A07" w14:textId="77777777" w:rsidR="00E95266" w:rsidRDefault="00E95266">
      <w:pPr>
        <w:pStyle w:val="TOC2"/>
        <w:rPr>
          <w:ins w:id="79" w:author="Aleksandrs Zeļikovičs" w:date="2014-10-29T16:37:00Z"/>
          <w:rFonts w:asciiTheme="minorHAnsi" w:eastAsiaTheme="minorEastAsia" w:hAnsiTheme="minorHAnsi"/>
          <w:b w:val="0"/>
          <w:noProof/>
          <w:lang w:eastAsia="lv-LV"/>
        </w:rPr>
      </w:pPr>
      <w:ins w:id="8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1.2.</w:t>
        </w:r>
        <w:r>
          <w:rPr>
            <w:rFonts w:asciiTheme="minorHAnsi" w:eastAsiaTheme="minorEastAsia" w:hAnsiTheme="minorHAnsi"/>
            <w:b w:val="0"/>
            <w:noProof/>
            <w:lang w:eastAsia="lv-LV"/>
          </w:rPr>
          <w:tab/>
        </w:r>
        <w:r w:rsidRPr="00376C22">
          <w:rPr>
            <w:rStyle w:val="Hyperlink"/>
            <w:noProof/>
          </w:rPr>
          <w:t>Darbības sfēra</w:t>
        </w:r>
        <w:r>
          <w:rPr>
            <w:noProof/>
            <w:webHidden/>
          </w:rPr>
          <w:tab/>
        </w:r>
        <w:r>
          <w:rPr>
            <w:noProof/>
            <w:webHidden/>
          </w:rPr>
          <w:fldChar w:fldCharType="begin"/>
        </w:r>
        <w:r>
          <w:rPr>
            <w:noProof/>
            <w:webHidden/>
          </w:rPr>
          <w:instrText xml:space="preserve"> PAGEREF _Toc402363993 \h </w:instrText>
        </w:r>
        <w:r>
          <w:rPr>
            <w:noProof/>
            <w:webHidden/>
          </w:rPr>
        </w:r>
      </w:ins>
      <w:r>
        <w:rPr>
          <w:noProof/>
          <w:webHidden/>
        </w:rPr>
        <w:fldChar w:fldCharType="separate"/>
      </w:r>
      <w:ins w:id="81" w:author="Aleksandrs Zeļikovičs" w:date="2014-10-29T16:37:00Z">
        <w:r>
          <w:rPr>
            <w:noProof/>
            <w:webHidden/>
          </w:rPr>
          <w:t>9</w:t>
        </w:r>
        <w:r>
          <w:rPr>
            <w:noProof/>
            <w:webHidden/>
          </w:rPr>
          <w:fldChar w:fldCharType="end"/>
        </w:r>
        <w:r w:rsidRPr="00376C22">
          <w:rPr>
            <w:rStyle w:val="Hyperlink"/>
            <w:noProof/>
          </w:rPr>
          <w:fldChar w:fldCharType="end"/>
        </w:r>
      </w:ins>
    </w:p>
    <w:p w14:paraId="21CCCB4E" w14:textId="77777777" w:rsidR="00E95266" w:rsidRDefault="00E95266">
      <w:pPr>
        <w:pStyle w:val="TOC2"/>
        <w:rPr>
          <w:ins w:id="82" w:author="Aleksandrs Zeļikovičs" w:date="2014-10-29T16:37:00Z"/>
          <w:rFonts w:asciiTheme="minorHAnsi" w:eastAsiaTheme="minorEastAsia" w:hAnsiTheme="minorHAnsi"/>
          <w:b w:val="0"/>
          <w:noProof/>
          <w:lang w:eastAsia="lv-LV"/>
        </w:rPr>
      </w:pPr>
      <w:ins w:id="8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1.3.</w:t>
        </w:r>
        <w:r>
          <w:rPr>
            <w:rFonts w:asciiTheme="minorHAnsi" w:eastAsiaTheme="minorEastAsia" w:hAnsiTheme="minorHAnsi"/>
            <w:b w:val="0"/>
            <w:noProof/>
            <w:lang w:eastAsia="lv-LV"/>
          </w:rPr>
          <w:tab/>
        </w:r>
        <w:r w:rsidRPr="00376C22">
          <w:rPr>
            <w:rStyle w:val="Hyperlink"/>
            <w:noProof/>
          </w:rPr>
          <w:t>Termini un pieņemtie apzīmējumi</w:t>
        </w:r>
        <w:r>
          <w:rPr>
            <w:noProof/>
            <w:webHidden/>
          </w:rPr>
          <w:tab/>
        </w:r>
        <w:r>
          <w:rPr>
            <w:noProof/>
            <w:webHidden/>
          </w:rPr>
          <w:fldChar w:fldCharType="begin"/>
        </w:r>
        <w:r>
          <w:rPr>
            <w:noProof/>
            <w:webHidden/>
          </w:rPr>
          <w:instrText xml:space="preserve"> PAGEREF _Toc402363994 \h </w:instrText>
        </w:r>
        <w:r>
          <w:rPr>
            <w:noProof/>
            <w:webHidden/>
          </w:rPr>
        </w:r>
      </w:ins>
      <w:r>
        <w:rPr>
          <w:noProof/>
          <w:webHidden/>
        </w:rPr>
        <w:fldChar w:fldCharType="separate"/>
      </w:r>
      <w:ins w:id="84" w:author="Aleksandrs Zeļikovičs" w:date="2014-10-29T16:37:00Z">
        <w:r>
          <w:rPr>
            <w:noProof/>
            <w:webHidden/>
          </w:rPr>
          <w:t>9</w:t>
        </w:r>
        <w:r>
          <w:rPr>
            <w:noProof/>
            <w:webHidden/>
          </w:rPr>
          <w:fldChar w:fldCharType="end"/>
        </w:r>
        <w:r w:rsidRPr="00376C22">
          <w:rPr>
            <w:rStyle w:val="Hyperlink"/>
            <w:noProof/>
          </w:rPr>
          <w:fldChar w:fldCharType="end"/>
        </w:r>
      </w:ins>
    </w:p>
    <w:p w14:paraId="48A0443B" w14:textId="77777777" w:rsidR="00E95266" w:rsidRDefault="00E95266">
      <w:pPr>
        <w:pStyle w:val="TOC2"/>
        <w:rPr>
          <w:ins w:id="85" w:author="Aleksandrs Zeļikovičs" w:date="2014-10-29T16:37:00Z"/>
          <w:rFonts w:asciiTheme="minorHAnsi" w:eastAsiaTheme="minorEastAsia" w:hAnsiTheme="minorHAnsi"/>
          <w:b w:val="0"/>
          <w:noProof/>
          <w:lang w:eastAsia="lv-LV"/>
        </w:rPr>
      </w:pPr>
      <w:ins w:id="8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1.4.</w:t>
        </w:r>
        <w:r>
          <w:rPr>
            <w:rFonts w:asciiTheme="minorHAnsi" w:eastAsiaTheme="minorEastAsia" w:hAnsiTheme="minorHAnsi"/>
            <w:b w:val="0"/>
            <w:noProof/>
            <w:lang w:eastAsia="lv-LV"/>
          </w:rPr>
          <w:tab/>
        </w:r>
        <w:r w:rsidRPr="00376C22">
          <w:rPr>
            <w:rStyle w:val="Hyperlink"/>
            <w:noProof/>
          </w:rPr>
          <w:t>Saistība ar citiem dokumentiem</w:t>
        </w:r>
        <w:r>
          <w:rPr>
            <w:noProof/>
            <w:webHidden/>
          </w:rPr>
          <w:tab/>
        </w:r>
        <w:r>
          <w:rPr>
            <w:noProof/>
            <w:webHidden/>
          </w:rPr>
          <w:fldChar w:fldCharType="begin"/>
        </w:r>
        <w:r>
          <w:rPr>
            <w:noProof/>
            <w:webHidden/>
          </w:rPr>
          <w:instrText xml:space="preserve"> PAGEREF _Toc402363995 \h </w:instrText>
        </w:r>
        <w:r>
          <w:rPr>
            <w:noProof/>
            <w:webHidden/>
          </w:rPr>
        </w:r>
      </w:ins>
      <w:r>
        <w:rPr>
          <w:noProof/>
          <w:webHidden/>
        </w:rPr>
        <w:fldChar w:fldCharType="separate"/>
      </w:r>
      <w:ins w:id="87" w:author="Aleksandrs Zeļikovičs" w:date="2014-10-29T16:37:00Z">
        <w:r>
          <w:rPr>
            <w:noProof/>
            <w:webHidden/>
          </w:rPr>
          <w:t>9</w:t>
        </w:r>
        <w:r>
          <w:rPr>
            <w:noProof/>
            <w:webHidden/>
          </w:rPr>
          <w:fldChar w:fldCharType="end"/>
        </w:r>
        <w:r w:rsidRPr="00376C22">
          <w:rPr>
            <w:rStyle w:val="Hyperlink"/>
            <w:noProof/>
          </w:rPr>
          <w:fldChar w:fldCharType="end"/>
        </w:r>
      </w:ins>
    </w:p>
    <w:p w14:paraId="47665D8E" w14:textId="77777777" w:rsidR="00E95266" w:rsidRDefault="00E95266">
      <w:pPr>
        <w:pStyle w:val="TOC2"/>
        <w:rPr>
          <w:ins w:id="88" w:author="Aleksandrs Zeļikovičs" w:date="2014-10-29T16:37:00Z"/>
          <w:rFonts w:asciiTheme="minorHAnsi" w:eastAsiaTheme="minorEastAsia" w:hAnsiTheme="minorHAnsi"/>
          <w:b w:val="0"/>
          <w:noProof/>
          <w:lang w:eastAsia="lv-LV"/>
        </w:rPr>
      </w:pPr>
      <w:ins w:id="8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1.5.</w:t>
        </w:r>
        <w:r>
          <w:rPr>
            <w:rFonts w:asciiTheme="minorHAnsi" w:eastAsiaTheme="minorEastAsia" w:hAnsiTheme="minorHAnsi"/>
            <w:b w:val="0"/>
            <w:noProof/>
            <w:lang w:eastAsia="lv-LV"/>
          </w:rPr>
          <w:tab/>
        </w:r>
        <w:r w:rsidRPr="00376C22">
          <w:rPr>
            <w:rStyle w:val="Hyperlink"/>
            <w:noProof/>
          </w:rPr>
          <w:t>Dokumenta pārskats</w:t>
        </w:r>
        <w:r>
          <w:rPr>
            <w:noProof/>
            <w:webHidden/>
          </w:rPr>
          <w:tab/>
        </w:r>
        <w:r>
          <w:rPr>
            <w:noProof/>
            <w:webHidden/>
          </w:rPr>
          <w:fldChar w:fldCharType="begin"/>
        </w:r>
        <w:r>
          <w:rPr>
            <w:noProof/>
            <w:webHidden/>
          </w:rPr>
          <w:instrText xml:space="preserve"> PAGEREF _Toc402363996 \h </w:instrText>
        </w:r>
        <w:r>
          <w:rPr>
            <w:noProof/>
            <w:webHidden/>
          </w:rPr>
        </w:r>
      </w:ins>
      <w:r>
        <w:rPr>
          <w:noProof/>
          <w:webHidden/>
        </w:rPr>
        <w:fldChar w:fldCharType="separate"/>
      </w:r>
      <w:ins w:id="90" w:author="Aleksandrs Zeļikovičs" w:date="2014-10-29T16:37:00Z">
        <w:r>
          <w:rPr>
            <w:noProof/>
            <w:webHidden/>
          </w:rPr>
          <w:t>10</w:t>
        </w:r>
        <w:r>
          <w:rPr>
            <w:noProof/>
            <w:webHidden/>
          </w:rPr>
          <w:fldChar w:fldCharType="end"/>
        </w:r>
        <w:r w:rsidRPr="00376C22">
          <w:rPr>
            <w:rStyle w:val="Hyperlink"/>
            <w:noProof/>
          </w:rPr>
          <w:fldChar w:fldCharType="end"/>
        </w:r>
      </w:ins>
    </w:p>
    <w:p w14:paraId="3D1FED6C" w14:textId="77777777" w:rsidR="00E95266" w:rsidRDefault="00E95266">
      <w:pPr>
        <w:pStyle w:val="TOC1"/>
        <w:rPr>
          <w:ins w:id="91" w:author="Aleksandrs Zeļikovičs" w:date="2014-10-29T16:37:00Z"/>
          <w:rFonts w:asciiTheme="minorHAnsi" w:eastAsiaTheme="minorEastAsia" w:hAnsiTheme="minorHAnsi"/>
          <w:b w:val="0"/>
          <w:caps w:val="0"/>
          <w:noProof/>
          <w:lang w:eastAsia="lv-LV"/>
        </w:rPr>
      </w:pPr>
      <w:ins w:id="9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ahoma"/>
            <w:noProof/>
            <w:u w:color="000000"/>
          </w:rPr>
          <w:t>2.</w:t>
        </w:r>
        <w:r>
          <w:rPr>
            <w:rFonts w:asciiTheme="minorHAnsi" w:eastAsiaTheme="minorEastAsia" w:hAnsiTheme="minorHAnsi"/>
            <w:b w:val="0"/>
            <w:caps w:val="0"/>
            <w:noProof/>
            <w:lang w:eastAsia="lv-LV"/>
          </w:rPr>
          <w:tab/>
        </w:r>
        <w:r w:rsidRPr="00376C22">
          <w:rPr>
            <w:rStyle w:val="Hyperlink"/>
            <w:noProof/>
          </w:rPr>
          <w:t>WCF projekta izveidošana</w:t>
        </w:r>
        <w:r>
          <w:rPr>
            <w:noProof/>
            <w:webHidden/>
          </w:rPr>
          <w:tab/>
        </w:r>
        <w:r>
          <w:rPr>
            <w:noProof/>
            <w:webHidden/>
          </w:rPr>
          <w:fldChar w:fldCharType="begin"/>
        </w:r>
        <w:r>
          <w:rPr>
            <w:noProof/>
            <w:webHidden/>
          </w:rPr>
          <w:instrText xml:space="preserve"> PAGEREF _Toc402363997 \h </w:instrText>
        </w:r>
        <w:r>
          <w:rPr>
            <w:noProof/>
            <w:webHidden/>
          </w:rPr>
        </w:r>
      </w:ins>
      <w:r>
        <w:rPr>
          <w:noProof/>
          <w:webHidden/>
        </w:rPr>
        <w:fldChar w:fldCharType="separate"/>
      </w:r>
      <w:ins w:id="93" w:author="Aleksandrs Zeļikovičs" w:date="2014-10-29T16:37:00Z">
        <w:r>
          <w:rPr>
            <w:noProof/>
            <w:webHidden/>
          </w:rPr>
          <w:t>11</w:t>
        </w:r>
        <w:r>
          <w:rPr>
            <w:noProof/>
            <w:webHidden/>
          </w:rPr>
          <w:fldChar w:fldCharType="end"/>
        </w:r>
        <w:r w:rsidRPr="00376C22">
          <w:rPr>
            <w:rStyle w:val="Hyperlink"/>
            <w:noProof/>
          </w:rPr>
          <w:fldChar w:fldCharType="end"/>
        </w:r>
      </w:ins>
    </w:p>
    <w:p w14:paraId="0CE4241A" w14:textId="77777777" w:rsidR="00E95266" w:rsidRDefault="00E95266">
      <w:pPr>
        <w:pStyle w:val="TOC2"/>
        <w:rPr>
          <w:ins w:id="94" w:author="Aleksandrs Zeļikovičs" w:date="2014-10-29T16:37:00Z"/>
          <w:rFonts w:asciiTheme="minorHAnsi" w:eastAsiaTheme="minorEastAsia" w:hAnsiTheme="minorHAnsi"/>
          <w:b w:val="0"/>
          <w:noProof/>
          <w:lang w:eastAsia="lv-LV"/>
        </w:rPr>
      </w:pPr>
      <w:ins w:id="9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2.1.</w:t>
        </w:r>
        <w:r>
          <w:rPr>
            <w:rFonts w:asciiTheme="minorHAnsi" w:eastAsiaTheme="minorEastAsia" w:hAnsiTheme="minorHAnsi"/>
            <w:b w:val="0"/>
            <w:noProof/>
            <w:lang w:eastAsia="lv-LV"/>
          </w:rPr>
          <w:tab/>
        </w:r>
        <w:r w:rsidRPr="00376C22">
          <w:rPr>
            <w:rStyle w:val="Hyperlink"/>
            <w:noProof/>
          </w:rPr>
          <w:t>WCF servisa konsoles izveidošana</w:t>
        </w:r>
        <w:r>
          <w:rPr>
            <w:noProof/>
            <w:webHidden/>
          </w:rPr>
          <w:tab/>
        </w:r>
        <w:r>
          <w:rPr>
            <w:noProof/>
            <w:webHidden/>
          </w:rPr>
          <w:fldChar w:fldCharType="begin"/>
        </w:r>
        <w:r>
          <w:rPr>
            <w:noProof/>
            <w:webHidden/>
          </w:rPr>
          <w:instrText xml:space="preserve"> PAGEREF _Toc402363998 \h </w:instrText>
        </w:r>
        <w:r>
          <w:rPr>
            <w:noProof/>
            <w:webHidden/>
          </w:rPr>
        </w:r>
      </w:ins>
      <w:r>
        <w:rPr>
          <w:noProof/>
          <w:webHidden/>
        </w:rPr>
        <w:fldChar w:fldCharType="separate"/>
      </w:r>
      <w:ins w:id="96" w:author="Aleksandrs Zeļikovičs" w:date="2014-10-29T16:37:00Z">
        <w:r>
          <w:rPr>
            <w:noProof/>
            <w:webHidden/>
          </w:rPr>
          <w:t>11</w:t>
        </w:r>
        <w:r>
          <w:rPr>
            <w:noProof/>
            <w:webHidden/>
          </w:rPr>
          <w:fldChar w:fldCharType="end"/>
        </w:r>
        <w:r w:rsidRPr="00376C22">
          <w:rPr>
            <w:rStyle w:val="Hyperlink"/>
            <w:noProof/>
          </w:rPr>
          <w:fldChar w:fldCharType="end"/>
        </w:r>
      </w:ins>
    </w:p>
    <w:p w14:paraId="2749A116" w14:textId="77777777" w:rsidR="00E95266" w:rsidRDefault="00E95266">
      <w:pPr>
        <w:pStyle w:val="TOC2"/>
        <w:rPr>
          <w:ins w:id="97" w:author="Aleksandrs Zeļikovičs" w:date="2014-10-29T16:37:00Z"/>
          <w:rFonts w:asciiTheme="minorHAnsi" w:eastAsiaTheme="minorEastAsia" w:hAnsiTheme="minorHAnsi"/>
          <w:b w:val="0"/>
          <w:noProof/>
          <w:lang w:eastAsia="lv-LV"/>
        </w:rPr>
      </w:pPr>
      <w:ins w:id="9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"_Toc402363999"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2.2.</w:t>
        </w:r>
        <w:r>
          <w:rPr>
            <w:rFonts w:asciiTheme="minorHAnsi" w:eastAsiaTheme="minorEastAsia" w:hAnsiTheme="minorHAnsi"/>
            <w:b w:val="0"/>
            <w:noProof/>
            <w:lang w:eastAsia="lv-LV"/>
          </w:rPr>
          <w:tab/>
        </w:r>
        <w:r w:rsidRPr="00376C22">
          <w:rPr>
            <w:rStyle w:val="Hyperlink"/>
            <w:noProof/>
          </w:rPr>
          <w:t>Interfeisa pievienošana</w:t>
        </w:r>
        <w:r>
          <w:rPr>
            <w:noProof/>
            <w:webHidden/>
          </w:rPr>
          <w:tab/>
        </w:r>
        <w:r>
          <w:rPr>
            <w:noProof/>
            <w:webHidden/>
          </w:rPr>
          <w:fldChar w:fldCharType="begin"/>
        </w:r>
        <w:r>
          <w:rPr>
            <w:noProof/>
            <w:webHidden/>
          </w:rPr>
          <w:instrText xml:space="preserve"> PAGEREF _Toc402363999 \h </w:instrText>
        </w:r>
        <w:r>
          <w:rPr>
            <w:noProof/>
            <w:webHidden/>
          </w:rPr>
        </w:r>
      </w:ins>
      <w:r>
        <w:rPr>
          <w:noProof/>
          <w:webHidden/>
        </w:rPr>
        <w:fldChar w:fldCharType="separate"/>
      </w:r>
      <w:ins w:id="99" w:author="Aleksandrs Zeļikovičs" w:date="2014-10-29T16:37:00Z">
        <w:r>
          <w:rPr>
            <w:noProof/>
            <w:webHidden/>
          </w:rPr>
          <w:t>11</w:t>
        </w:r>
        <w:r>
          <w:rPr>
            <w:noProof/>
            <w:webHidden/>
          </w:rPr>
          <w:fldChar w:fldCharType="end"/>
        </w:r>
        <w:r w:rsidRPr="00376C22">
          <w:rPr>
            <w:rStyle w:val="Hyperlink"/>
            <w:noProof/>
          </w:rPr>
          <w:fldChar w:fldCharType="end"/>
        </w:r>
      </w:ins>
    </w:p>
    <w:p w14:paraId="4EB57FD7" w14:textId="77777777" w:rsidR="00E95266" w:rsidRDefault="00E95266">
      <w:pPr>
        <w:pStyle w:val="TOC2"/>
        <w:rPr>
          <w:ins w:id="100" w:author="Aleksandrs Zeļikovičs" w:date="2014-10-29T16:37:00Z"/>
          <w:rFonts w:asciiTheme="minorHAnsi" w:eastAsiaTheme="minorEastAsia" w:hAnsiTheme="minorHAnsi"/>
          <w:b w:val="0"/>
          <w:noProof/>
          <w:lang w:eastAsia="lv-LV"/>
        </w:rPr>
      </w:pPr>
      <w:ins w:id="10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2.3.</w:t>
        </w:r>
        <w:r>
          <w:rPr>
            <w:rFonts w:asciiTheme="minorHAnsi" w:eastAsiaTheme="minorEastAsia" w:hAnsiTheme="minorHAnsi"/>
            <w:b w:val="0"/>
            <w:noProof/>
            <w:lang w:eastAsia="lv-LV"/>
          </w:rPr>
          <w:tab/>
        </w:r>
        <w:r w:rsidRPr="00376C22">
          <w:rPr>
            <w:rStyle w:val="Hyperlink"/>
            <w:noProof/>
          </w:rPr>
          <w:t>Klienta lietojuma izveidošana</w:t>
        </w:r>
        <w:r>
          <w:rPr>
            <w:noProof/>
            <w:webHidden/>
          </w:rPr>
          <w:tab/>
        </w:r>
        <w:r>
          <w:rPr>
            <w:noProof/>
            <w:webHidden/>
          </w:rPr>
          <w:fldChar w:fldCharType="begin"/>
        </w:r>
        <w:r>
          <w:rPr>
            <w:noProof/>
            <w:webHidden/>
          </w:rPr>
          <w:instrText xml:space="preserve"> PAGEREF _Toc402364000 \h </w:instrText>
        </w:r>
        <w:r>
          <w:rPr>
            <w:noProof/>
            <w:webHidden/>
          </w:rPr>
        </w:r>
      </w:ins>
      <w:r>
        <w:rPr>
          <w:noProof/>
          <w:webHidden/>
        </w:rPr>
        <w:fldChar w:fldCharType="separate"/>
      </w:r>
      <w:ins w:id="102" w:author="Aleksandrs Zeļikovičs" w:date="2014-10-29T16:37:00Z">
        <w:r>
          <w:rPr>
            <w:noProof/>
            <w:webHidden/>
          </w:rPr>
          <w:t>14</w:t>
        </w:r>
        <w:r>
          <w:rPr>
            <w:noProof/>
            <w:webHidden/>
          </w:rPr>
          <w:fldChar w:fldCharType="end"/>
        </w:r>
        <w:r w:rsidRPr="00376C22">
          <w:rPr>
            <w:rStyle w:val="Hyperlink"/>
            <w:noProof/>
          </w:rPr>
          <w:fldChar w:fldCharType="end"/>
        </w:r>
      </w:ins>
    </w:p>
    <w:p w14:paraId="23F63373" w14:textId="77777777" w:rsidR="00E95266" w:rsidRDefault="00E95266">
      <w:pPr>
        <w:pStyle w:val="TOC2"/>
        <w:rPr>
          <w:ins w:id="103" w:author="Aleksandrs Zeļikovičs" w:date="2014-10-29T16:37:00Z"/>
          <w:rFonts w:asciiTheme="minorHAnsi" w:eastAsiaTheme="minorEastAsia" w:hAnsiTheme="minorHAnsi"/>
          <w:b w:val="0"/>
          <w:noProof/>
          <w:lang w:eastAsia="lv-LV"/>
        </w:rPr>
      </w:pPr>
      <w:ins w:id="10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2.4.</w:t>
        </w:r>
        <w:r>
          <w:rPr>
            <w:rFonts w:asciiTheme="minorHAnsi" w:eastAsiaTheme="minorEastAsia" w:hAnsiTheme="minorHAnsi"/>
            <w:b w:val="0"/>
            <w:noProof/>
            <w:lang w:eastAsia="lv-LV"/>
          </w:rPr>
          <w:tab/>
        </w:r>
        <w:r w:rsidRPr="00376C22">
          <w:rPr>
            <w:rStyle w:val="Hyperlink"/>
            <w:noProof/>
          </w:rPr>
          <w:t>Ģenerētu payload shēmu klases pievienošana</w:t>
        </w:r>
        <w:r>
          <w:rPr>
            <w:noProof/>
            <w:webHidden/>
          </w:rPr>
          <w:tab/>
        </w:r>
        <w:r>
          <w:rPr>
            <w:noProof/>
            <w:webHidden/>
          </w:rPr>
          <w:fldChar w:fldCharType="begin"/>
        </w:r>
        <w:r>
          <w:rPr>
            <w:noProof/>
            <w:webHidden/>
          </w:rPr>
          <w:instrText xml:space="preserve"> PAGEREF _Toc402364001 \h </w:instrText>
        </w:r>
        <w:r>
          <w:rPr>
            <w:noProof/>
            <w:webHidden/>
          </w:rPr>
        </w:r>
      </w:ins>
      <w:r>
        <w:rPr>
          <w:noProof/>
          <w:webHidden/>
        </w:rPr>
        <w:fldChar w:fldCharType="separate"/>
      </w:r>
      <w:ins w:id="105" w:author="Aleksandrs Zeļikovičs" w:date="2014-10-29T16:37:00Z">
        <w:r>
          <w:rPr>
            <w:noProof/>
            <w:webHidden/>
          </w:rPr>
          <w:t>16</w:t>
        </w:r>
        <w:r>
          <w:rPr>
            <w:noProof/>
            <w:webHidden/>
          </w:rPr>
          <w:fldChar w:fldCharType="end"/>
        </w:r>
        <w:r w:rsidRPr="00376C22">
          <w:rPr>
            <w:rStyle w:val="Hyperlink"/>
            <w:noProof/>
          </w:rPr>
          <w:fldChar w:fldCharType="end"/>
        </w:r>
      </w:ins>
    </w:p>
    <w:p w14:paraId="37207C2C" w14:textId="77777777" w:rsidR="00E95266" w:rsidRDefault="00E95266">
      <w:pPr>
        <w:pStyle w:val="TOC3"/>
        <w:rPr>
          <w:ins w:id="106" w:author="Aleksandrs Zeļikovičs" w:date="2014-10-29T16:37:00Z"/>
          <w:rFonts w:asciiTheme="minorHAnsi" w:eastAsiaTheme="minorEastAsia" w:hAnsiTheme="minorHAnsi"/>
          <w:noProof/>
          <w:lang w:eastAsia="lv-LV"/>
        </w:rPr>
      </w:pPr>
      <w:ins w:id="10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2.4.1.</w:t>
        </w:r>
        <w:r>
          <w:rPr>
            <w:rFonts w:asciiTheme="minorHAnsi" w:eastAsiaTheme="minorEastAsia" w:hAnsiTheme="minorHAnsi"/>
            <w:noProof/>
            <w:lang w:eastAsia="lv-LV"/>
          </w:rPr>
          <w:tab/>
        </w:r>
        <w:r w:rsidRPr="00376C22">
          <w:rPr>
            <w:rStyle w:val="Hyperlink"/>
            <w:noProof/>
          </w:rPr>
          <w:t>Payload shēmas pievienošana, kas izveidota ar LinqToXSD</w:t>
        </w:r>
        <w:r>
          <w:rPr>
            <w:noProof/>
            <w:webHidden/>
          </w:rPr>
          <w:tab/>
        </w:r>
        <w:r>
          <w:rPr>
            <w:noProof/>
            <w:webHidden/>
          </w:rPr>
          <w:fldChar w:fldCharType="begin"/>
        </w:r>
        <w:r>
          <w:rPr>
            <w:noProof/>
            <w:webHidden/>
          </w:rPr>
          <w:instrText xml:space="preserve"> PAGEREF _Toc402364002 \h </w:instrText>
        </w:r>
        <w:r>
          <w:rPr>
            <w:noProof/>
            <w:webHidden/>
          </w:rPr>
        </w:r>
      </w:ins>
      <w:r>
        <w:rPr>
          <w:noProof/>
          <w:webHidden/>
        </w:rPr>
        <w:fldChar w:fldCharType="separate"/>
      </w:r>
      <w:ins w:id="108" w:author="Aleksandrs Zeļikovičs" w:date="2014-10-29T16:37:00Z">
        <w:r>
          <w:rPr>
            <w:noProof/>
            <w:webHidden/>
          </w:rPr>
          <w:t>16</w:t>
        </w:r>
        <w:r>
          <w:rPr>
            <w:noProof/>
            <w:webHidden/>
          </w:rPr>
          <w:fldChar w:fldCharType="end"/>
        </w:r>
        <w:r w:rsidRPr="00376C22">
          <w:rPr>
            <w:rStyle w:val="Hyperlink"/>
            <w:noProof/>
          </w:rPr>
          <w:fldChar w:fldCharType="end"/>
        </w:r>
      </w:ins>
    </w:p>
    <w:p w14:paraId="74488311" w14:textId="77777777" w:rsidR="00E95266" w:rsidRDefault="00E95266">
      <w:pPr>
        <w:pStyle w:val="TOC4"/>
        <w:rPr>
          <w:ins w:id="109" w:author="Aleksandrs Zeļikovičs" w:date="2014-10-29T16:37:00Z"/>
          <w:rFonts w:asciiTheme="minorHAnsi" w:eastAsiaTheme="minorEastAsia" w:hAnsiTheme="minorHAnsi"/>
          <w:i w:val="0"/>
          <w:noProof/>
          <w:sz w:val="22"/>
          <w:lang w:eastAsia="lv-LV"/>
        </w:rPr>
      </w:pPr>
      <w:ins w:id="11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2.4.1.1.</w:t>
        </w:r>
        <w:r>
          <w:rPr>
            <w:rFonts w:asciiTheme="minorHAnsi" w:eastAsiaTheme="minorEastAsia" w:hAnsiTheme="minorHAnsi"/>
            <w:i w:val="0"/>
            <w:noProof/>
            <w:sz w:val="22"/>
            <w:lang w:eastAsia="lv-LV"/>
          </w:rPr>
          <w:tab/>
        </w:r>
        <w:r w:rsidRPr="00376C22">
          <w:rPr>
            <w:rStyle w:val="Hyperlink"/>
            <w:noProof/>
          </w:rPr>
          <w:t>Objektā no shēmas izveidošanas procedūra</w:t>
        </w:r>
        <w:r>
          <w:rPr>
            <w:noProof/>
            <w:webHidden/>
          </w:rPr>
          <w:tab/>
        </w:r>
        <w:r>
          <w:rPr>
            <w:noProof/>
            <w:webHidden/>
          </w:rPr>
          <w:fldChar w:fldCharType="begin"/>
        </w:r>
        <w:r>
          <w:rPr>
            <w:noProof/>
            <w:webHidden/>
          </w:rPr>
          <w:instrText xml:space="preserve"> PAGEREF _Toc402364003 \h </w:instrText>
        </w:r>
        <w:r>
          <w:rPr>
            <w:noProof/>
            <w:webHidden/>
          </w:rPr>
        </w:r>
      </w:ins>
      <w:r>
        <w:rPr>
          <w:noProof/>
          <w:webHidden/>
        </w:rPr>
        <w:fldChar w:fldCharType="separate"/>
      </w:r>
      <w:ins w:id="111" w:author="Aleksandrs Zeļikovičs" w:date="2014-10-29T16:37:00Z">
        <w:r>
          <w:rPr>
            <w:noProof/>
            <w:webHidden/>
          </w:rPr>
          <w:t>17</w:t>
        </w:r>
        <w:r>
          <w:rPr>
            <w:noProof/>
            <w:webHidden/>
          </w:rPr>
          <w:fldChar w:fldCharType="end"/>
        </w:r>
        <w:r w:rsidRPr="00376C22">
          <w:rPr>
            <w:rStyle w:val="Hyperlink"/>
            <w:noProof/>
          </w:rPr>
          <w:fldChar w:fldCharType="end"/>
        </w:r>
      </w:ins>
    </w:p>
    <w:p w14:paraId="1CD91046" w14:textId="77777777" w:rsidR="00E95266" w:rsidRDefault="00E95266">
      <w:pPr>
        <w:pStyle w:val="TOC2"/>
        <w:rPr>
          <w:ins w:id="112" w:author="Aleksandrs Zeļikovičs" w:date="2014-10-29T16:37:00Z"/>
          <w:rFonts w:asciiTheme="minorHAnsi" w:eastAsiaTheme="minorEastAsia" w:hAnsiTheme="minorHAnsi"/>
          <w:b w:val="0"/>
          <w:noProof/>
          <w:lang w:eastAsia="lv-LV"/>
        </w:rPr>
      </w:pPr>
      <w:ins w:id="11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2.5.</w:t>
        </w:r>
        <w:r>
          <w:rPr>
            <w:rFonts w:asciiTheme="minorHAnsi" w:eastAsiaTheme="minorEastAsia" w:hAnsiTheme="minorHAnsi"/>
            <w:b w:val="0"/>
            <w:noProof/>
            <w:lang w:eastAsia="lv-LV"/>
          </w:rPr>
          <w:tab/>
        </w:r>
        <w:r w:rsidRPr="00376C22">
          <w:rPr>
            <w:rStyle w:val="Hyperlink"/>
            <w:noProof/>
          </w:rPr>
          <w:t>Interfeisa piemēri</w:t>
        </w:r>
        <w:r>
          <w:rPr>
            <w:noProof/>
            <w:webHidden/>
          </w:rPr>
          <w:tab/>
        </w:r>
        <w:r>
          <w:rPr>
            <w:noProof/>
            <w:webHidden/>
          </w:rPr>
          <w:fldChar w:fldCharType="begin"/>
        </w:r>
        <w:r>
          <w:rPr>
            <w:noProof/>
            <w:webHidden/>
          </w:rPr>
          <w:instrText xml:space="preserve"> PAGEREF _Toc402364004 \h </w:instrText>
        </w:r>
        <w:r>
          <w:rPr>
            <w:noProof/>
            <w:webHidden/>
          </w:rPr>
        </w:r>
      </w:ins>
      <w:r>
        <w:rPr>
          <w:noProof/>
          <w:webHidden/>
        </w:rPr>
        <w:fldChar w:fldCharType="separate"/>
      </w:r>
      <w:ins w:id="114" w:author="Aleksandrs Zeļikovičs" w:date="2014-10-29T16:37:00Z">
        <w:r>
          <w:rPr>
            <w:noProof/>
            <w:webHidden/>
          </w:rPr>
          <w:t>19</w:t>
        </w:r>
        <w:r>
          <w:rPr>
            <w:noProof/>
            <w:webHidden/>
          </w:rPr>
          <w:fldChar w:fldCharType="end"/>
        </w:r>
        <w:r w:rsidRPr="00376C22">
          <w:rPr>
            <w:rStyle w:val="Hyperlink"/>
            <w:noProof/>
          </w:rPr>
          <w:fldChar w:fldCharType="end"/>
        </w:r>
      </w:ins>
    </w:p>
    <w:p w14:paraId="4E5212E3" w14:textId="77777777" w:rsidR="00E95266" w:rsidRDefault="00E95266">
      <w:pPr>
        <w:pStyle w:val="TOC3"/>
        <w:rPr>
          <w:ins w:id="115" w:author="Aleksandrs Zeļikovičs" w:date="2014-10-29T16:37:00Z"/>
          <w:rFonts w:asciiTheme="minorHAnsi" w:eastAsiaTheme="minorEastAsia" w:hAnsiTheme="minorHAnsi"/>
          <w:noProof/>
          <w:lang w:eastAsia="lv-LV"/>
        </w:rPr>
      </w:pPr>
      <w:ins w:id="11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2.5.1.</w:t>
        </w:r>
        <w:r>
          <w:rPr>
            <w:rFonts w:asciiTheme="minorHAnsi" w:eastAsiaTheme="minorEastAsia" w:hAnsiTheme="minorHAnsi"/>
            <w:noProof/>
            <w:lang w:eastAsia="lv-LV"/>
          </w:rPr>
          <w:tab/>
        </w:r>
        <w:r w:rsidRPr="00376C22">
          <w:rPr>
            <w:rStyle w:val="Hyperlink"/>
            <w:noProof/>
          </w:rPr>
          <w:t>Interfeiss LinqToXsd serializacija</w:t>
        </w:r>
        <w:r>
          <w:rPr>
            <w:noProof/>
            <w:webHidden/>
          </w:rPr>
          <w:tab/>
        </w:r>
        <w:r>
          <w:rPr>
            <w:noProof/>
            <w:webHidden/>
          </w:rPr>
          <w:fldChar w:fldCharType="begin"/>
        </w:r>
        <w:r>
          <w:rPr>
            <w:noProof/>
            <w:webHidden/>
          </w:rPr>
          <w:instrText xml:space="preserve"> PAGEREF _Toc402364005 \h </w:instrText>
        </w:r>
        <w:r>
          <w:rPr>
            <w:noProof/>
            <w:webHidden/>
          </w:rPr>
        </w:r>
      </w:ins>
      <w:r>
        <w:rPr>
          <w:noProof/>
          <w:webHidden/>
        </w:rPr>
        <w:fldChar w:fldCharType="separate"/>
      </w:r>
      <w:ins w:id="117" w:author="Aleksandrs Zeļikovičs" w:date="2014-10-29T16:37:00Z">
        <w:r>
          <w:rPr>
            <w:noProof/>
            <w:webHidden/>
          </w:rPr>
          <w:t>19</w:t>
        </w:r>
        <w:r>
          <w:rPr>
            <w:noProof/>
            <w:webHidden/>
          </w:rPr>
          <w:fldChar w:fldCharType="end"/>
        </w:r>
        <w:r w:rsidRPr="00376C22">
          <w:rPr>
            <w:rStyle w:val="Hyperlink"/>
            <w:noProof/>
          </w:rPr>
          <w:fldChar w:fldCharType="end"/>
        </w:r>
      </w:ins>
    </w:p>
    <w:p w14:paraId="3DAB76EA" w14:textId="77777777" w:rsidR="00E95266" w:rsidRDefault="00E95266">
      <w:pPr>
        <w:pStyle w:val="TOC3"/>
        <w:rPr>
          <w:ins w:id="118" w:author="Aleksandrs Zeļikovičs" w:date="2014-10-29T16:37:00Z"/>
          <w:rFonts w:asciiTheme="minorHAnsi" w:eastAsiaTheme="minorEastAsia" w:hAnsiTheme="minorHAnsi"/>
          <w:noProof/>
          <w:lang w:eastAsia="lv-LV"/>
        </w:rPr>
      </w:pPr>
      <w:ins w:id="11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2.5.2.</w:t>
        </w:r>
        <w:r>
          <w:rPr>
            <w:rFonts w:asciiTheme="minorHAnsi" w:eastAsiaTheme="minorEastAsia" w:hAnsiTheme="minorHAnsi"/>
            <w:noProof/>
            <w:lang w:eastAsia="lv-LV"/>
          </w:rPr>
          <w:tab/>
        </w:r>
        <w:r w:rsidRPr="00376C22">
          <w:rPr>
            <w:rStyle w:val="Hyperlink"/>
            <w:noProof/>
          </w:rPr>
          <w:t>Payload shēmas pievienošana, kas izveidoti ar XSD.EXE</w:t>
        </w:r>
        <w:r>
          <w:rPr>
            <w:noProof/>
            <w:webHidden/>
          </w:rPr>
          <w:tab/>
        </w:r>
        <w:r>
          <w:rPr>
            <w:noProof/>
            <w:webHidden/>
          </w:rPr>
          <w:fldChar w:fldCharType="begin"/>
        </w:r>
        <w:r>
          <w:rPr>
            <w:noProof/>
            <w:webHidden/>
          </w:rPr>
          <w:instrText xml:space="preserve"> PAGEREF _Toc402364006 \h </w:instrText>
        </w:r>
        <w:r>
          <w:rPr>
            <w:noProof/>
            <w:webHidden/>
          </w:rPr>
        </w:r>
      </w:ins>
      <w:r>
        <w:rPr>
          <w:noProof/>
          <w:webHidden/>
        </w:rPr>
        <w:fldChar w:fldCharType="separate"/>
      </w:r>
      <w:ins w:id="120" w:author="Aleksandrs Zeļikovičs" w:date="2014-10-29T16:37:00Z">
        <w:r>
          <w:rPr>
            <w:noProof/>
            <w:webHidden/>
          </w:rPr>
          <w:t>19</w:t>
        </w:r>
        <w:r>
          <w:rPr>
            <w:noProof/>
            <w:webHidden/>
          </w:rPr>
          <w:fldChar w:fldCharType="end"/>
        </w:r>
        <w:r w:rsidRPr="00376C22">
          <w:rPr>
            <w:rStyle w:val="Hyperlink"/>
            <w:noProof/>
          </w:rPr>
          <w:fldChar w:fldCharType="end"/>
        </w:r>
      </w:ins>
    </w:p>
    <w:p w14:paraId="75FDD0C9" w14:textId="77777777" w:rsidR="00E95266" w:rsidRDefault="00E95266">
      <w:pPr>
        <w:pStyle w:val="TOC3"/>
        <w:rPr>
          <w:ins w:id="121" w:author="Aleksandrs Zeļikovičs" w:date="2014-10-29T16:37:00Z"/>
          <w:rFonts w:asciiTheme="minorHAnsi" w:eastAsiaTheme="minorEastAsia" w:hAnsiTheme="minorHAnsi"/>
          <w:noProof/>
          <w:lang w:eastAsia="lv-LV"/>
        </w:rPr>
      </w:pPr>
      <w:ins w:id="12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2.5.3.</w:t>
        </w:r>
        <w:r>
          <w:rPr>
            <w:rFonts w:asciiTheme="minorHAnsi" w:eastAsiaTheme="minorEastAsia" w:hAnsiTheme="minorHAnsi"/>
            <w:noProof/>
            <w:lang w:eastAsia="lv-LV"/>
          </w:rPr>
          <w:tab/>
        </w:r>
        <w:r w:rsidRPr="00376C22">
          <w:rPr>
            <w:rStyle w:val="Hyperlink"/>
            <w:noProof/>
          </w:rPr>
          <w:t>Interfeisa ar ACK apstiprināšanu izveidošana</w:t>
        </w:r>
        <w:r>
          <w:rPr>
            <w:noProof/>
            <w:webHidden/>
          </w:rPr>
          <w:tab/>
        </w:r>
        <w:r>
          <w:rPr>
            <w:noProof/>
            <w:webHidden/>
          </w:rPr>
          <w:fldChar w:fldCharType="begin"/>
        </w:r>
        <w:r>
          <w:rPr>
            <w:noProof/>
            <w:webHidden/>
          </w:rPr>
          <w:instrText xml:space="preserve"> PAGEREF _Toc402364007 \h </w:instrText>
        </w:r>
        <w:r>
          <w:rPr>
            <w:noProof/>
            <w:webHidden/>
          </w:rPr>
        </w:r>
      </w:ins>
      <w:r>
        <w:rPr>
          <w:noProof/>
          <w:webHidden/>
        </w:rPr>
        <w:fldChar w:fldCharType="separate"/>
      </w:r>
      <w:ins w:id="123" w:author="Aleksandrs Zeļikovičs" w:date="2014-10-29T16:37:00Z">
        <w:r>
          <w:rPr>
            <w:noProof/>
            <w:webHidden/>
          </w:rPr>
          <w:t>20</w:t>
        </w:r>
        <w:r>
          <w:rPr>
            <w:noProof/>
            <w:webHidden/>
          </w:rPr>
          <w:fldChar w:fldCharType="end"/>
        </w:r>
        <w:r w:rsidRPr="00376C22">
          <w:rPr>
            <w:rStyle w:val="Hyperlink"/>
            <w:noProof/>
          </w:rPr>
          <w:fldChar w:fldCharType="end"/>
        </w:r>
      </w:ins>
    </w:p>
    <w:p w14:paraId="253FB0CC" w14:textId="77777777" w:rsidR="00E95266" w:rsidRDefault="00E95266">
      <w:pPr>
        <w:pStyle w:val="TOC2"/>
        <w:rPr>
          <w:ins w:id="124" w:author="Aleksandrs Zeļikovičs" w:date="2014-10-29T16:37:00Z"/>
          <w:rFonts w:asciiTheme="minorHAnsi" w:eastAsiaTheme="minorEastAsia" w:hAnsiTheme="minorHAnsi"/>
          <w:b w:val="0"/>
          <w:noProof/>
          <w:lang w:eastAsia="lv-LV"/>
        </w:rPr>
      </w:pPr>
      <w:ins w:id="12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2.6.</w:t>
        </w:r>
        <w:r>
          <w:rPr>
            <w:rFonts w:asciiTheme="minorHAnsi" w:eastAsiaTheme="minorEastAsia" w:hAnsiTheme="minorHAnsi"/>
            <w:b w:val="0"/>
            <w:noProof/>
            <w:lang w:eastAsia="lv-LV"/>
          </w:rPr>
          <w:tab/>
        </w:r>
        <w:r w:rsidRPr="00376C22">
          <w:rPr>
            <w:rStyle w:val="Hyperlink"/>
            <w:noProof/>
          </w:rPr>
          <w:t>WSDL izveide</w:t>
        </w:r>
        <w:r>
          <w:rPr>
            <w:noProof/>
            <w:webHidden/>
          </w:rPr>
          <w:tab/>
        </w:r>
        <w:r>
          <w:rPr>
            <w:noProof/>
            <w:webHidden/>
          </w:rPr>
          <w:fldChar w:fldCharType="begin"/>
        </w:r>
        <w:r>
          <w:rPr>
            <w:noProof/>
            <w:webHidden/>
          </w:rPr>
          <w:instrText xml:space="preserve"> PAGEREF _Toc402364008 \h </w:instrText>
        </w:r>
        <w:r>
          <w:rPr>
            <w:noProof/>
            <w:webHidden/>
          </w:rPr>
        </w:r>
      </w:ins>
      <w:r>
        <w:rPr>
          <w:noProof/>
          <w:webHidden/>
        </w:rPr>
        <w:fldChar w:fldCharType="separate"/>
      </w:r>
      <w:ins w:id="126" w:author="Aleksandrs Zeļikovičs" w:date="2014-10-29T16:37:00Z">
        <w:r>
          <w:rPr>
            <w:noProof/>
            <w:webHidden/>
          </w:rPr>
          <w:t>20</w:t>
        </w:r>
        <w:r>
          <w:rPr>
            <w:noProof/>
            <w:webHidden/>
          </w:rPr>
          <w:fldChar w:fldCharType="end"/>
        </w:r>
        <w:r w:rsidRPr="00376C22">
          <w:rPr>
            <w:rStyle w:val="Hyperlink"/>
            <w:noProof/>
          </w:rPr>
          <w:fldChar w:fldCharType="end"/>
        </w:r>
      </w:ins>
    </w:p>
    <w:p w14:paraId="176E4CAA" w14:textId="77777777" w:rsidR="00E95266" w:rsidRDefault="00E95266">
      <w:pPr>
        <w:pStyle w:val="TOC3"/>
        <w:rPr>
          <w:ins w:id="127" w:author="Aleksandrs Zeļikovičs" w:date="2014-10-29T16:37:00Z"/>
          <w:rFonts w:asciiTheme="minorHAnsi" w:eastAsiaTheme="minorEastAsia" w:hAnsiTheme="minorHAnsi"/>
          <w:noProof/>
          <w:lang w:eastAsia="lv-LV"/>
        </w:rPr>
      </w:pPr>
      <w:ins w:id="12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"_Toc402364009"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2.6.1.</w:t>
        </w:r>
        <w:r>
          <w:rPr>
            <w:rFonts w:asciiTheme="minorHAnsi" w:eastAsiaTheme="minorEastAsia" w:hAnsiTheme="minorHAnsi"/>
            <w:noProof/>
            <w:lang w:eastAsia="lv-LV"/>
          </w:rPr>
          <w:tab/>
        </w:r>
        <w:r w:rsidRPr="00376C22">
          <w:rPr>
            <w:rStyle w:val="Hyperlink"/>
            <w:noProof/>
          </w:rPr>
          <w:t>WSDL izveidošana ar bibliotēkas palīdzību</w:t>
        </w:r>
        <w:r>
          <w:rPr>
            <w:noProof/>
            <w:webHidden/>
          </w:rPr>
          <w:tab/>
        </w:r>
        <w:r>
          <w:rPr>
            <w:noProof/>
            <w:webHidden/>
          </w:rPr>
          <w:fldChar w:fldCharType="begin"/>
        </w:r>
        <w:r>
          <w:rPr>
            <w:noProof/>
            <w:webHidden/>
          </w:rPr>
          <w:instrText xml:space="preserve"> PAGEREF _Toc402364009 \h </w:instrText>
        </w:r>
        <w:r>
          <w:rPr>
            <w:noProof/>
            <w:webHidden/>
          </w:rPr>
        </w:r>
      </w:ins>
      <w:r>
        <w:rPr>
          <w:noProof/>
          <w:webHidden/>
        </w:rPr>
        <w:fldChar w:fldCharType="separate"/>
      </w:r>
      <w:ins w:id="129" w:author="Aleksandrs Zeļikovičs" w:date="2014-10-29T16:37:00Z">
        <w:r>
          <w:rPr>
            <w:noProof/>
            <w:webHidden/>
          </w:rPr>
          <w:t>20</w:t>
        </w:r>
        <w:r>
          <w:rPr>
            <w:noProof/>
            <w:webHidden/>
          </w:rPr>
          <w:fldChar w:fldCharType="end"/>
        </w:r>
        <w:r w:rsidRPr="00376C22">
          <w:rPr>
            <w:rStyle w:val="Hyperlink"/>
            <w:noProof/>
          </w:rPr>
          <w:fldChar w:fldCharType="end"/>
        </w:r>
      </w:ins>
    </w:p>
    <w:p w14:paraId="7D7FE554" w14:textId="77777777" w:rsidR="00E95266" w:rsidRDefault="00E95266">
      <w:pPr>
        <w:pStyle w:val="TOC3"/>
        <w:rPr>
          <w:ins w:id="130" w:author="Aleksandrs Zeļikovičs" w:date="2014-10-29T16:37:00Z"/>
          <w:rFonts w:asciiTheme="minorHAnsi" w:eastAsiaTheme="minorEastAsia" w:hAnsiTheme="minorHAnsi"/>
          <w:noProof/>
          <w:lang w:eastAsia="lv-LV"/>
        </w:rPr>
      </w:pPr>
      <w:ins w:id="13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2.6.2.</w:t>
        </w:r>
        <w:r>
          <w:rPr>
            <w:rFonts w:asciiTheme="minorHAnsi" w:eastAsiaTheme="minorEastAsia" w:hAnsiTheme="minorHAnsi"/>
            <w:noProof/>
            <w:lang w:eastAsia="lv-LV"/>
          </w:rPr>
          <w:tab/>
        </w:r>
        <w:r w:rsidRPr="00376C22">
          <w:rPr>
            <w:rStyle w:val="Hyperlink"/>
            <w:noProof/>
          </w:rPr>
          <w:t>WSDL izveidošana manuāli</w:t>
        </w:r>
        <w:r>
          <w:rPr>
            <w:noProof/>
            <w:webHidden/>
          </w:rPr>
          <w:tab/>
        </w:r>
        <w:r>
          <w:rPr>
            <w:noProof/>
            <w:webHidden/>
          </w:rPr>
          <w:fldChar w:fldCharType="begin"/>
        </w:r>
        <w:r>
          <w:rPr>
            <w:noProof/>
            <w:webHidden/>
          </w:rPr>
          <w:instrText xml:space="preserve"> PAGEREF _Toc402364010 \h </w:instrText>
        </w:r>
        <w:r>
          <w:rPr>
            <w:noProof/>
            <w:webHidden/>
          </w:rPr>
        </w:r>
      </w:ins>
      <w:r>
        <w:rPr>
          <w:noProof/>
          <w:webHidden/>
        </w:rPr>
        <w:fldChar w:fldCharType="separate"/>
      </w:r>
      <w:ins w:id="132" w:author="Aleksandrs Zeļikovičs" w:date="2014-10-29T16:37:00Z">
        <w:r>
          <w:rPr>
            <w:noProof/>
            <w:webHidden/>
          </w:rPr>
          <w:t>22</w:t>
        </w:r>
        <w:r>
          <w:rPr>
            <w:noProof/>
            <w:webHidden/>
          </w:rPr>
          <w:fldChar w:fldCharType="end"/>
        </w:r>
        <w:r w:rsidRPr="00376C22">
          <w:rPr>
            <w:rStyle w:val="Hyperlink"/>
            <w:noProof/>
          </w:rPr>
          <w:fldChar w:fldCharType="end"/>
        </w:r>
      </w:ins>
    </w:p>
    <w:p w14:paraId="2E8DC3F9" w14:textId="77777777" w:rsidR="00E95266" w:rsidRDefault="00E95266">
      <w:pPr>
        <w:pStyle w:val="TOC2"/>
        <w:rPr>
          <w:ins w:id="133" w:author="Aleksandrs Zeļikovičs" w:date="2014-10-29T16:37:00Z"/>
          <w:rFonts w:asciiTheme="minorHAnsi" w:eastAsiaTheme="minorEastAsia" w:hAnsiTheme="minorHAnsi"/>
          <w:b w:val="0"/>
          <w:noProof/>
          <w:lang w:eastAsia="lv-LV"/>
        </w:rPr>
      </w:pPr>
      <w:ins w:id="13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w:t>
        </w:r>
        <w:r>
          <w:rPr>
            <w:rFonts w:asciiTheme="minorHAnsi" w:eastAsiaTheme="minorEastAsia" w:hAnsiTheme="minorHAnsi"/>
            <w:b w:val="0"/>
            <w:noProof/>
            <w:lang w:eastAsia="lv-LV"/>
          </w:rPr>
          <w:tab/>
        </w:r>
        <w:r w:rsidRPr="00376C22">
          <w:rPr>
            <w:rStyle w:val="Hyperlink"/>
            <w:noProof/>
          </w:rPr>
          <w:t>Piemēri</w:t>
        </w:r>
        <w:r>
          <w:rPr>
            <w:noProof/>
            <w:webHidden/>
          </w:rPr>
          <w:tab/>
        </w:r>
        <w:r>
          <w:rPr>
            <w:noProof/>
            <w:webHidden/>
          </w:rPr>
          <w:fldChar w:fldCharType="begin"/>
        </w:r>
        <w:r>
          <w:rPr>
            <w:noProof/>
            <w:webHidden/>
          </w:rPr>
          <w:instrText xml:space="preserve"> PAGEREF _Toc402364011 \h </w:instrText>
        </w:r>
        <w:r>
          <w:rPr>
            <w:noProof/>
            <w:webHidden/>
          </w:rPr>
        </w:r>
      </w:ins>
      <w:r>
        <w:rPr>
          <w:noProof/>
          <w:webHidden/>
        </w:rPr>
        <w:fldChar w:fldCharType="separate"/>
      </w:r>
      <w:ins w:id="135" w:author="Aleksandrs Zeļikovičs" w:date="2014-10-29T16:37:00Z">
        <w:r>
          <w:rPr>
            <w:noProof/>
            <w:webHidden/>
          </w:rPr>
          <w:t>24</w:t>
        </w:r>
        <w:r>
          <w:rPr>
            <w:noProof/>
            <w:webHidden/>
          </w:rPr>
          <w:fldChar w:fldCharType="end"/>
        </w:r>
        <w:r w:rsidRPr="00376C22">
          <w:rPr>
            <w:rStyle w:val="Hyperlink"/>
            <w:noProof/>
          </w:rPr>
          <w:fldChar w:fldCharType="end"/>
        </w:r>
      </w:ins>
    </w:p>
    <w:p w14:paraId="0FA3F60F" w14:textId="77777777" w:rsidR="00E95266" w:rsidRDefault="00E95266">
      <w:pPr>
        <w:pStyle w:val="TOC3"/>
        <w:rPr>
          <w:ins w:id="136" w:author="Aleksandrs Zeļikovičs" w:date="2014-10-29T16:37:00Z"/>
          <w:rFonts w:asciiTheme="minorHAnsi" w:eastAsiaTheme="minorEastAsia" w:hAnsiTheme="minorHAnsi"/>
          <w:noProof/>
          <w:lang w:eastAsia="lv-LV"/>
        </w:rPr>
      </w:pPr>
      <w:ins w:id="13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w:t>
        </w:r>
        <w:r>
          <w:rPr>
            <w:rFonts w:asciiTheme="minorHAnsi" w:eastAsiaTheme="minorEastAsia" w:hAnsiTheme="minorHAnsi"/>
            <w:noProof/>
            <w:lang w:eastAsia="lv-LV"/>
          </w:rPr>
          <w:tab/>
        </w:r>
        <w:r w:rsidRPr="00376C22">
          <w:rPr>
            <w:rStyle w:val="Hyperlink"/>
            <w:noProof/>
          </w:rPr>
          <w:t>Pieprasījuma izpildes statusa izveidošana</w:t>
        </w:r>
        <w:r>
          <w:rPr>
            <w:noProof/>
            <w:webHidden/>
          </w:rPr>
          <w:tab/>
        </w:r>
        <w:r>
          <w:rPr>
            <w:noProof/>
            <w:webHidden/>
          </w:rPr>
          <w:fldChar w:fldCharType="begin"/>
        </w:r>
        <w:r>
          <w:rPr>
            <w:noProof/>
            <w:webHidden/>
          </w:rPr>
          <w:instrText xml:space="preserve"> PAGEREF _Toc402364012 \h </w:instrText>
        </w:r>
        <w:r>
          <w:rPr>
            <w:noProof/>
            <w:webHidden/>
          </w:rPr>
        </w:r>
      </w:ins>
      <w:r>
        <w:rPr>
          <w:noProof/>
          <w:webHidden/>
        </w:rPr>
        <w:fldChar w:fldCharType="separate"/>
      </w:r>
      <w:ins w:id="138" w:author="Aleksandrs Zeļikovičs" w:date="2014-10-29T16:37:00Z">
        <w:r>
          <w:rPr>
            <w:noProof/>
            <w:webHidden/>
          </w:rPr>
          <w:t>24</w:t>
        </w:r>
        <w:r>
          <w:rPr>
            <w:noProof/>
            <w:webHidden/>
          </w:rPr>
          <w:fldChar w:fldCharType="end"/>
        </w:r>
        <w:r w:rsidRPr="00376C22">
          <w:rPr>
            <w:rStyle w:val="Hyperlink"/>
            <w:noProof/>
          </w:rPr>
          <w:fldChar w:fldCharType="end"/>
        </w:r>
      </w:ins>
    </w:p>
    <w:p w14:paraId="202365AF" w14:textId="77777777" w:rsidR="00E95266" w:rsidRDefault="00E95266">
      <w:pPr>
        <w:pStyle w:val="TOC3"/>
        <w:rPr>
          <w:ins w:id="139" w:author="Aleksandrs Zeļikovičs" w:date="2014-10-29T16:37:00Z"/>
          <w:rFonts w:asciiTheme="minorHAnsi" w:eastAsiaTheme="minorEastAsia" w:hAnsiTheme="minorHAnsi"/>
          <w:noProof/>
          <w:lang w:eastAsia="lv-LV"/>
        </w:rPr>
      </w:pPr>
      <w:ins w:id="14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2.7.2.</w:t>
        </w:r>
        <w:r>
          <w:rPr>
            <w:rFonts w:asciiTheme="minorHAnsi" w:eastAsiaTheme="minorEastAsia" w:hAnsiTheme="minorHAnsi"/>
            <w:noProof/>
            <w:lang w:eastAsia="lv-LV"/>
          </w:rPr>
          <w:tab/>
        </w:r>
        <w:r w:rsidRPr="00376C22">
          <w:rPr>
            <w:rStyle w:val="Hyperlink"/>
            <w:noProof/>
          </w:rPr>
          <w:t>Kļūdu veidošana</w:t>
        </w:r>
        <w:r>
          <w:rPr>
            <w:noProof/>
            <w:webHidden/>
          </w:rPr>
          <w:tab/>
        </w:r>
        <w:r>
          <w:rPr>
            <w:noProof/>
            <w:webHidden/>
          </w:rPr>
          <w:fldChar w:fldCharType="begin"/>
        </w:r>
        <w:r>
          <w:rPr>
            <w:noProof/>
            <w:webHidden/>
          </w:rPr>
          <w:instrText xml:space="preserve"> PAGEREF _Toc402364013 \h </w:instrText>
        </w:r>
        <w:r>
          <w:rPr>
            <w:noProof/>
            <w:webHidden/>
          </w:rPr>
        </w:r>
      </w:ins>
      <w:r>
        <w:rPr>
          <w:noProof/>
          <w:webHidden/>
        </w:rPr>
        <w:fldChar w:fldCharType="separate"/>
      </w:r>
      <w:ins w:id="141" w:author="Aleksandrs Zeļikovičs" w:date="2014-10-29T16:37:00Z">
        <w:r>
          <w:rPr>
            <w:noProof/>
            <w:webHidden/>
          </w:rPr>
          <w:t>24</w:t>
        </w:r>
        <w:r>
          <w:rPr>
            <w:noProof/>
            <w:webHidden/>
          </w:rPr>
          <w:fldChar w:fldCharType="end"/>
        </w:r>
        <w:r w:rsidRPr="00376C22">
          <w:rPr>
            <w:rStyle w:val="Hyperlink"/>
            <w:noProof/>
          </w:rPr>
          <w:fldChar w:fldCharType="end"/>
        </w:r>
      </w:ins>
    </w:p>
    <w:p w14:paraId="0900A1F3" w14:textId="77777777" w:rsidR="00E95266" w:rsidRDefault="00E95266">
      <w:pPr>
        <w:pStyle w:val="TOC3"/>
        <w:rPr>
          <w:ins w:id="142" w:author="Aleksandrs Zeļikovičs" w:date="2014-10-29T16:37:00Z"/>
          <w:rFonts w:asciiTheme="minorHAnsi" w:eastAsiaTheme="minorEastAsia" w:hAnsiTheme="minorHAnsi"/>
          <w:noProof/>
          <w:lang w:eastAsia="lv-LV"/>
        </w:rPr>
      </w:pPr>
      <w:ins w:id="14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2.7.3.</w:t>
        </w:r>
        <w:r>
          <w:rPr>
            <w:rFonts w:asciiTheme="minorHAnsi" w:eastAsiaTheme="minorEastAsia" w:hAnsiTheme="minorHAnsi"/>
            <w:noProof/>
            <w:lang w:eastAsia="lv-LV"/>
          </w:rPr>
          <w:tab/>
        </w:r>
        <w:r w:rsidRPr="00376C22">
          <w:rPr>
            <w:rStyle w:val="Hyperlink"/>
            <w:noProof/>
          </w:rPr>
          <w:t>Brīdinājumu pievienošana</w:t>
        </w:r>
        <w:r>
          <w:rPr>
            <w:noProof/>
            <w:webHidden/>
          </w:rPr>
          <w:tab/>
        </w:r>
        <w:r>
          <w:rPr>
            <w:noProof/>
            <w:webHidden/>
          </w:rPr>
          <w:fldChar w:fldCharType="begin"/>
        </w:r>
        <w:r>
          <w:rPr>
            <w:noProof/>
            <w:webHidden/>
          </w:rPr>
          <w:instrText xml:space="preserve"> PAGEREF _Toc402364014 \h </w:instrText>
        </w:r>
        <w:r>
          <w:rPr>
            <w:noProof/>
            <w:webHidden/>
          </w:rPr>
        </w:r>
      </w:ins>
      <w:r>
        <w:rPr>
          <w:noProof/>
          <w:webHidden/>
        </w:rPr>
        <w:fldChar w:fldCharType="separate"/>
      </w:r>
      <w:ins w:id="144" w:author="Aleksandrs Zeļikovičs" w:date="2014-10-29T16:37:00Z">
        <w:r>
          <w:rPr>
            <w:noProof/>
            <w:webHidden/>
          </w:rPr>
          <w:t>24</w:t>
        </w:r>
        <w:r>
          <w:rPr>
            <w:noProof/>
            <w:webHidden/>
          </w:rPr>
          <w:fldChar w:fldCharType="end"/>
        </w:r>
        <w:r w:rsidRPr="00376C22">
          <w:rPr>
            <w:rStyle w:val="Hyperlink"/>
            <w:noProof/>
          </w:rPr>
          <w:fldChar w:fldCharType="end"/>
        </w:r>
      </w:ins>
    </w:p>
    <w:p w14:paraId="7851A3AB" w14:textId="77777777" w:rsidR="00E95266" w:rsidRDefault="00E95266">
      <w:pPr>
        <w:pStyle w:val="TOC3"/>
        <w:rPr>
          <w:ins w:id="145" w:author="Aleksandrs Zeļikovičs" w:date="2014-10-29T16:37:00Z"/>
          <w:rFonts w:asciiTheme="minorHAnsi" w:eastAsiaTheme="minorEastAsia" w:hAnsiTheme="minorHAnsi"/>
          <w:noProof/>
          <w:lang w:eastAsia="lv-LV"/>
        </w:rPr>
      </w:pPr>
      <w:ins w:id="14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2.7.4.</w:t>
        </w:r>
        <w:r>
          <w:rPr>
            <w:rFonts w:asciiTheme="minorHAnsi" w:eastAsiaTheme="minorEastAsia" w:hAnsiTheme="minorHAnsi"/>
            <w:noProof/>
            <w:lang w:eastAsia="lv-LV"/>
          </w:rPr>
          <w:tab/>
        </w:r>
        <w:r w:rsidRPr="00376C22">
          <w:rPr>
            <w:rStyle w:val="Hyperlink"/>
            <w:noProof/>
          </w:rPr>
          <w:t>HL7CustomSubjectSerializer: piemērs ar LinqToXsd</w:t>
        </w:r>
        <w:r>
          <w:rPr>
            <w:noProof/>
            <w:webHidden/>
          </w:rPr>
          <w:tab/>
        </w:r>
        <w:r>
          <w:rPr>
            <w:noProof/>
            <w:webHidden/>
          </w:rPr>
          <w:fldChar w:fldCharType="begin"/>
        </w:r>
        <w:r>
          <w:rPr>
            <w:noProof/>
            <w:webHidden/>
          </w:rPr>
          <w:instrText xml:space="preserve"> PAGEREF _Toc402364015 \h </w:instrText>
        </w:r>
        <w:r>
          <w:rPr>
            <w:noProof/>
            <w:webHidden/>
          </w:rPr>
        </w:r>
      </w:ins>
      <w:r>
        <w:rPr>
          <w:noProof/>
          <w:webHidden/>
        </w:rPr>
        <w:fldChar w:fldCharType="separate"/>
      </w:r>
      <w:ins w:id="147" w:author="Aleksandrs Zeļikovičs" w:date="2014-10-29T16:37:00Z">
        <w:r>
          <w:rPr>
            <w:noProof/>
            <w:webHidden/>
          </w:rPr>
          <w:t>25</w:t>
        </w:r>
        <w:r>
          <w:rPr>
            <w:noProof/>
            <w:webHidden/>
          </w:rPr>
          <w:fldChar w:fldCharType="end"/>
        </w:r>
        <w:r w:rsidRPr="00376C22">
          <w:rPr>
            <w:rStyle w:val="Hyperlink"/>
            <w:noProof/>
          </w:rPr>
          <w:fldChar w:fldCharType="end"/>
        </w:r>
      </w:ins>
    </w:p>
    <w:p w14:paraId="6F00C065" w14:textId="77777777" w:rsidR="00E95266" w:rsidRDefault="00E95266">
      <w:pPr>
        <w:pStyle w:val="TOC4"/>
        <w:rPr>
          <w:ins w:id="148" w:author="Aleksandrs Zeļikovičs" w:date="2014-10-29T16:37:00Z"/>
          <w:rFonts w:asciiTheme="minorHAnsi" w:eastAsiaTheme="minorEastAsia" w:hAnsiTheme="minorHAnsi"/>
          <w:i w:val="0"/>
          <w:noProof/>
          <w:sz w:val="22"/>
          <w:lang w:eastAsia="lv-LV"/>
        </w:rPr>
      </w:pPr>
      <w:ins w:id="14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2.7.4.1.</w:t>
        </w:r>
        <w:r>
          <w:rPr>
            <w:rFonts w:asciiTheme="minorHAnsi" w:eastAsiaTheme="minorEastAsia" w:hAnsiTheme="minorHAnsi"/>
            <w:i w:val="0"/>
            <w:noProof/>
            <w:sz w:val="22"/>
            <w:lang w:eastAsia="lv-LV"/>
          </w:rPr>
          <w:tab/>
        </w:r>
        <w:r w:rsidRPr="00376C22">
          <w:rPr>
            <w:rStyle w:val="Hyperlink"/>
            <w:noProof/>
          </w:rPr>
          <w:t>Servisa izveidošana</w:t>
        </w:r>
        <w:r>
          <w:rPr>
            <w:noProof/>
            <w:webHidden/>
          </w:rPr>
          <w:tab/>
        </w:r>
        <w:r>
          <w:rPr>
            <w:noProof/>
            <w:webHidden/>
          </w:rPr>
          <w:fldChar w:fldCharType="begin"/>
        </w:r>
        <w:r>
          <w:rPr>
            <w:noProof/>
            <w:webHidden/>
          </w:rPr>
          <w:instrText xml:space="preserve"> PAGEREF _Toc402364016 \h </w:instrText>
        </w:r>
        <w:r>
          <w:rPr>
            <w:noProof/>
            <w:webHidden/>
          </w:rPr>
        </w:r>
      </w:ins>
      <w:r>
        <w:rPr>
          <w:noProof/>
          <w:webHidden/>
        </w:rPr>
        <w:fldChar w:fldCharType="separate"/>
      </w:r>
      <w:ins w:id="150" w:author="Aleksandrs Zeļikovičs" w:date="2014-10-29T16:37:00Z">
        <w:r>
          <w:rPr>
            <w:noProof/>
            <w:webHidden/>
          </w:rPr>
          <w:t>26</w:t>
        </w:r>
        <w:r>
          <w:rPr>
            <w:noProof/>
            <w:webHidden/>
          </w:rPr>
          <w:fldChar w:fldCharType="end"/>
        </w:r>
        <w:r w:rsidRPr="00376C22">
          <w:rPr>
            <w:rStyle w:val="Hyperlink"/>
            <w:noProof/>
          </w:rPr>
          <w:fldChar w:fldCharType="end"/>
        </w:r>
      </w:ins>
    </w:p>
    <w:p w14:paraId="0AE1C47A" w14:textId="77777777" w:rsidR="00E95266" w:rsidRDefault="00E95266">
      <w:pPr>
        <w:pStyle w:val="TOC4"/>
        <w:rPr>
          <w:ins w:id="151" w:author="Aleksandrs Zeļikovičs" w:date="2014-10-29T16:37:00Z"/>
          <w:rFonts w:asciiTheme="minorHAnsi" w:eastAsiaTheme="minorEastAsia" w:hAnsiTheme="minorHAnsi"/>
          <w:i w:val="0"/>
          <w:noProof/>
          <w:sz w:val="22"/>
          <w:lang w:eastAsia="lv-LV"/>
        </w:rPr>
      </w:pPr>
      <w:ins w:id="15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2.7.4.2.</w:t>
        </w:r>
        <w:r>
          <w:rPr>
            <w:rFonts w:asciiTheme="minorHAnsi" w:eastAsiaTheme="minorEastAsia" w:hAnsiTheme="minorHAnsi"/>
            <w:i w:val="0"/>
            <w:noProof/>
            <w:sz w:val="22"/>
            <w:lang w:eastAsia="lv-LV"/>
          </w:rPr>
          <w:tab/>
        </w:r>
        <w:r w:rsidRPr="00376C22">
          <w:rPr>
            <w:rStyle w:val="Hyperlink"/>
            <w:noProof/>
          </w:rPr>
          <w:t>Klienta izveidošana</w:t>
        </w:r>
        <w:r>
          <w:rPr>
            <w:noProof/>
            <w:webHidden/>
          </w:rPr>
          <w:tab/>
        </w:r>
        <w:r>
          <w:rPr>
            <w:noProof/>
            <w:webHidden/>
          </w:rPr>
          <w:fldChar w:fldCharType="begin"/>
        </w:r>
        <w:r>
          <w:rPr>
            <w:noProof/>
            <w:webHidden/>
          </w:rPr>
          <w:instrText xml:space="preserve"> PAGEREF _Toc402364017 \h </w:instrText>
        </w:r>
        <w:r>
          <w:rPr>
            <w:noProof/>
            <w:webHidden/>
          </w:rPr>
        </w:r>
      </w:ins>
      <w:r>
        <w:rPr>
          <w:noProof/>
          <w:webHidden/>
        </w:rPr>
        <w:fldChar w:fldCharType="separate"/>
      </w:r>
      <w:ins w:id="153" w:author="Aleksandrs Zeļikovičs" w:date="2014-10-29T16:37:00Z">
        <w:r>
          <w:rPr>
            <w:noProof/>
            <w:webHidden/>
          </w:rPr>
          <w:t>27</w:t>
        </w:r>
        <w:r>
          <w:rPr>
            <w:noProof/>
            <w:webHidden/>
          </w:rPr>
          <w:fldChar w:fldCharType="end"/>
        </w:r>
        <w:r w:rsidRPr="00376C22">
          <w:rPr>
            <w:rStyle w:val="Hyperlink"/>
            <w:noProof/>
          </w:rPr>
          <w:fldChar w:fldCharType="end"/>
        </w:r>
      </w:ins>
    </w:p>
    <w:p w14:paraId="123B3173" w14:textId="77777777" w:rsidR="00E95266" w:rsidRDefault="00E95266">
      <w:pPr>
        <w:pStyle w:val="TOC4"/>
        <w:rPr>
          <w:ins w:id="154" w:author="Aleksandrs Zeļikovičs" w:date="2014-10-29T16:37:00Z"/>
          <w:rFonts w:asciiTheme="minorHAnsi" w:eastAsiaTheme="minorEastAsia" w:hAnsiTheme="minorHAnsi"/>
          <w:i w:val="0"/>
          <w:noProof/>
          <w:sz w:val="22"/>
          <w:lang w:eastAsia="lv-LV"/>
        </w:rPr>
      </w:pPr>
      <w:ins w:id="15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2.7.4.3.</w:t>
        </w:r>
        <w:r>
          <w:rPr>
            <w:rFonts w:asciiTheme="minorHAnsi" w:eastAsiaTheme="minorEastAsia" w:hAnsiTheme="minorHAnsi"/>
            <w:i w:val="0"/>
            <w:noProof/>
            <w:sz w:val="22"/>
            <w:lang w:eastAsia="lv-LV"/>
          </w:rPr>
          <w:tab/>
        </w:r>
        <w:r w:rsidRPr="00376C22">
          <w:rPr>
            <w:rStyle w:val="Hyperlink"/>
            <w:noProof/>
          </w:rPr>
          <w:t>Shēmas izveidošana</w:t>
        </w:r>
        <w:r>
          <w:rPr>
            <w:noProof/>
            <w:webHidden/>
          </w:rPr>
          <w:tab/>
        </w:r>
        <w:r>
          <w:rPr>
            <w:noProof/>
            <w:webHidden/>
          </w:rPr>
          <w:fldChar w:fldCharType="begin"/>
        </w:r>
        <w:r>
          <w:rPr>
            <w:noProof/>
            <w:webHidden/>
          </w:rPr>
          <w:instrText xml:space="preserve"> PAGEREF _Toc402364018 \h </w:instrText>
        </w:r>
        <w:r>
          <w:rPr>
            <w:noProof/>
            <w:webHidden/>
          </w:rPr>
        </w:r>
      </w:ins>
      <w:r>
        <w:rPr>
          <w:noProof/>
          <w:webHidden/>
        </w:rPr>
        <w:fldChar w:fldCharType="separate"/>
      </w:r>
      <w:ins w:id="156" w:author="Aleksandrs Zeļikovičs" w:date="2014-10-29T16:37:00Z">
        <w:r>
          <w:rPr>
            <w:noProof/>
            <w:webHidden/>
          </w:rPr>
          <w:t>27</w:t>
        </w:r>
        <w:r>
          <w:rPr>
            <w:noProof/>
            <w:webHidden/>
          </w:rPr>
          <w:fldChar w:fldCharType="end"/>
        </w:r>
        <w:r w:rsidRPr="00376C22">
          <w:rPr>
            <w:rStyle w:val="Hyperlink"/>
            <w:noProof/>
          </w:rPr>
          <w:fldChar w:fldCharType="end"/>
        </w:r>
      </w:ins>
    </w:p>
    <w:p w14:paraId="03E4B3F1" w14:textId="77777777" w:rsidR="00E95266" w:rsidRDefault="00E95266">
      <w:pPr>
        <w:pStyle w:val="TOC3"/>
        <w:rPr>
          <w:ins w:id="157" w:author="Aleksandrs Zeļikovičs" w:date="2014-10-29T16:37:00Z"/>
          <w:rFonts w:asciiTheme="minorHAnsi" w:eastAsiaTheme="minorEastAsia" w:hAnsiTheme="minorHAnsi"/>
          <w:noProof/>
          <w:lang w:eastAsia="lv-LV"/>
        </w:rPr>
      </w:pPr>
      <w:ins w:id="15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"_Toc402364019"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2.7.5.</w:t>
        </w:r>
        <w:r>
          <w:rPr>
            <w:rFonts w:asciiTheme="minorHAnsi" w:eastAsiaTheme="minorEastAsia" w:hAnsiTheme="minorHAnsi"/>
            <w:noProof/>
            <w:lang w:eastAsia="lv-LV"/>
          </w:rPr>
          <w:tab/>
        </w:r>
        <w:r w:rsidRPr="00376C22">
          <w:rPr>
            <w:rStyle w:val="Hyperlink"/>
            <w:noProof/>
          </w:rPr>
          <w:t>HL7Formatter: piemērs ar XSD, balstoties uz IVIS shēmām</w:t>
        </w:r>
        <w:r>
          <w:rPr>
            <w:noProof/>
            <w:webHidden/>
          </w:rPr>
          <w:tab/>
        </w:r>
        <w:r>
          <w:rPr>
            <w:noProof/>
            <w:webHidden/>
          </w:rPr>
          <w:fldChar w:fldCharType="begin"/>
        </w:r>
        <w:r>
          <w:rPr>
            <w:noProof/>
            <w:webHidden/>
          </w:rPr>
          <w:instrText xml:space="preserve"> PAGEREF _Toc402364019 \h </w:instrText>
        </w:r>
        <w:r>
          <w:rPr>
            <w:noProof/>
            <w:webHidden/>
          </w:rPr>
        </w:r>
      </w:ins>
      <w:r>
        <w:rPr>
          <w:noProof/>
          <w:webHidden/>
        </w:rPr>
        <w:fldChar w:fldCharType="separate"/>
      </w:r>
      <w:ins w:id="159" w:author="Aleksandrs Zeļikovičs" w:date="2014-10-29T16:37:00Z">
        <w:r>
          <w:rPr>
            <w:noProof/>
            <w:webHidden/>
          </w:rPr>
          <w:t>28</w:t>
        </w:r>
        <w:r>
          <w:rPr>
            <w:noProof/>
            <w:webHidden/>
          </w:rPr>
          <w:fldChar w:fldCharType="end"/>
        </w:r>
        <w:r w:rsidRPr="00376C22">
          <w:rPr>
            <w:rStyle w:val="Hyperlink"/>
            <w:noProof/>
          </w:rPr>
          <w:fldChar w:fldCharType="end"/>
        </w:r>
      </w:ins>
    </w:p>
    <w:p w14:paraId="77D7C9A3" w14:textId="77777777" w:rsidR="00E95266" w:rsidRDefault="00E95266">
      <w:pPr>
        <w:pStyle w:val="TOC3"/>
        <w:rPr>
          <w:ins w:id="160" w:author="Aleksandrs Zeļikovičs" w:date="2014-10-29T16:37:00Z"/>
          <w:rFonts w:asciiTheme="minorHAnsi" w:eastAsiaTheme="minorEastAsia" w:hAnsiTheme="minorHAnsi"/>
          <w:noProof/>
          <w:lang w:eastAsia="lv-LV"/>
        </w:rPr>
      </w:pPr>
      <w:ins w:id="16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2.7.6.</w:t>
        </w:r>
        <w:r>
          <w:rPr>
            <w:rFonts w:asciiTheme="minorHAnsi" w:eastAsiaTheme="minorEastAsia" w:hAnsiTheme="minorHAnsi"/>
            <w:noProof/>
            <w:lang w:eastAsia="lv-LV"/>
          </w:rPr>
          <w:tab/>
        </w:r>
        <w:r w:rsidRPr="00376C22">
          <w:rPr>
            <w:rStyle w:val="Hyperlink"/>
            <w:noProof/>
          </w:rPr>
          <w:t>HL7Serializer: Piemērs ar pilna ziņojuma aizpildīšanu</w:t>
        </w:r>
        <w:r>
          <w:rPr>
            <w:noProof/>
            <w:webHidden/>
          </w:rPr>
          <w:tab/>
        </w:r>
        <w:r>
          <w:rPr>
            <w:noProof/>
            <w:webHidden/>
          </w:rPr>
          <w:fldChar w:fldCharType="begin"/>
        </w:r>
        <w:r>
          <w:rPr>
            <w:noProof/>
            <w:webHidden/>
          </w:rPr>
          <w:instrText xml:space="preserve"> PAGEREF _Toc402364020 \h </w:instrText>
        </w:r>
        <w:r>
          <w:rPr>
            <w:noProof/>
            <w:webHidden/>
          </w:rPr>
        </w:r>
      </w:ins>
      <w:r>
        <w:rPr>
          <w:noProof/>
          <w:webHidden/>
        </w:rPr>
        <w:fldChar w:fldCharType="separate"/>
      </w:r>
      <w:ins w:id="162" w:author="Aleksandrs Zeļikovičs" w:date="2014-10-29T16:37:00Z">
        <w:r>
          <w:rPr>
            <w:noProof/>
            <w:webHidden/>
          </w:rPr>
          <w:t>31</w:t>
        </w:r>
        <w:r>
          <w:rPr>
            <w:noProof/>
            <w:webHidden/>
          </w:rPr>
          <w:fldChar w:fldCharType="end"/>
        </w:r>
        <w:r w:rsidRPr="00376C22">
          <w:rPr>
            <w:rStyle w:val="Hyperlink"/>
            <w:noProof/>
          </w:rPr>
          <w:fldChar w:fldCharType="end"/>
        </w:r>
      </w:ins>
    </w:p>
    <w:p w14:paraId="2C5F6F0C" w14:textId="77777777" w:rsidR="00E95266" w:rsidRDefault="00E95266">
      <w:pPr>
        <w:pStyle w:val="TOC3"/>
        <w:rPr>
          <w:ins w:id="163" w:author="Aleksandrs Zeļikovičs" w:date="2014-10-29T16:37:00Z"/>
          <w:rFonts w:asciiTheme="minorHAnsi" w:eastAsiaTheme="minorEastAsia" w:hAnsiTheme="minorHAnsi"/>
          <w:noProof/>
          <w:lang w:eastAsia="lv-LV"/>
        </w:rPr>
      </w:pPr>
      <w:ins w:id="16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2.7.7.</w:t>
        </w:r>
        <w:r>
          <w:rPr>
            <w:rFonts w:asciiTheme="minorHAnsi" w:eastAsiaTheme="minorEastAsia" w:hAnsiTheme="minorHAnsi"/>
            <w:noProof/>
            <w:lang w:eastAsia="lv-LV"/>
          </w:rPr>
          <w:tab/>
        </w:r>
        <w:r w:rsidRPr="00376C22">
          <w:rPr>
            <w:rStyle w:val="Hyperlink"/>
            <w:noProof/>
          </w:rPr>
          <w:t>HL7Formatter Ack: piemērs ar ACK apstiprināšanu</w:t>
        </w:r>
        <w:r>
          <w:rPr>
            <w:noProof/>
            <w:webHidden/>
          </w:rPr>
          <w:tab/>
        </w:r>
        <w:r>
          <w:rPr>
            <w:noProof/>
            <w:webHidden/>
          </w:rPr>
          <w:fldChar w:fldCharType="begin"/>
        </w:r>
        <w:r>
          <w:rPr>
            <w:noProof/>
            <w:webHidden/>
          </w:rPr>
          <w:instrText xml:space="preserve"> PAGEREF _Toc402364021 \h </w:instrText>
        </w:r>
        <w:r>
          <w:rPr>
            <w:noProof/>
            <w:webHidden/>
          </w:rPr>
        </w:r>
      </w:ins>
      <w:r>
        <w:rPr>
          <w:noProof/>
          <w:webHidden/>
        </w:rPr>
        <w:fldChar w:fldCharType="separate"/>
      </w:r>
      <w:ins w:id="165" w:author="Aleksandrs Zeļikovičs" w:date="2014-10-29T16:37:00Z">
        <w:r>
          <w:rPr>
            <w:noProof/>
            <w:webHidden/>
          </w:rPr>
          <w:t>35</w:t>
        </w:r>
        <w:r>
          <w:rPr>
            <w:noProof/>
            <w:webHidden/>
          </w:rPr>
          <w:fldChar w:fldCharType="end"/>
        </w:r>
        <w:r w:rsidRPr="00376C22">
          <w:rPr>
            <w:rStyle w:val="Hyperlink"/>
            <w:noProof/>
          </w:rPr>
          <w:fldChar w:fldCharType="end"/>
        </w:r>
      </w:ins>
    </w:p>
    <w:p w14:paraId="6433EA83" w14:textId="77777777" w:rsidR="00E95266" w:rsidRDefault="00E95266">
      <w:pPr>
        <w:pStyle w:val="TOC3"/>
        <w:rPr>
          <w:ins w:id="166" w:author="Aleksandrs Zeļikovičs" w:date="2014-10-29T16:37:00Z"/>
          <w:rFonts w:asciiTheme="minorHAnsi" w:eastAsiaTheme="minorEastAsia" w:hAnsiTheme="minorHAnsi"/>
          <w:noProof/>
          <w:lang w:eastAsia="lv-LV"/>
        </w:rPr>
      </w:pPr>
      <w:ins w:id="16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2.7.8.</w:t>
        </w:r>
        <w:r>
          <w:rPr>
            <w:rFonts w:asciiTheme="minorHAnsi" w:eastAsiaTheme="minorEastAsia" w:hAnsiTheme="minorHAnsi"/>
            <w:noProof/>
            <w:lang w:eastAsia="lv-LV"/>
          </w:rPr>
          <w:tab/>
        </w:r>
        <w:r w:rsidRPr="00376C22">
          <w:rPr>
            <w:rStyle w:val="Hyperlink"/>
            <w:noProof/>
          </w:rPr>
          <w:t>HL7QueryCustomSubjectSerializer: Vaicājumi un vaicājumu atbildes ziņojumi veidošana</w:t>
        </w:r>
        <w:r>
          <w:rPr>
            <w:noProof/>
            <w:webHidden/>
          </w:rPr>
          <w:tab/>
        </w:r>
        <w:r>
          <w:rPr>
            <w:noProof/>
            <w:webHidden/>
          </w:rPr>
          <w:fldChar w:fldCharType="begin"/>
        </w:r>
        <w:r>
          <w:rPr>
            <w:noProof/>
            <w:webHidden/>
          </w:rPr>
          <w:instrText xml:space="preserve"> PAGEREF _Toc402364022 \h </w:instrText>
        </w:r>
        <w:r>
          <w:rPr>
            <w:noProof/>
            <w:webHidden/>
          </w:rPr>
        </w:r>
      </w:ins>
      <w:r>
        <w:rPr>
          <w:noProof/>
          <w:webHidden/>
        </w:rPr>
        <w:fldChar w:fldCharType="separate"/>
      </w:r>
      <w:ins w:id="168" w:author="Aleksandrs Zeļikovičs" w:date="2014-10-29T16:37:00Z">
        <w:r>
          <w:rPr>
            <w:noProof/>
            <w:webHidden/>
          </w:rPr>
          <w:t>36</w:t>
        </w:r>
        <w:r>
          <w:rPr>
            <w:noProof/>
            <w:webHidden/>
          </w:rPr>
          <w:fldChar w:fldCharType="end"/>
        </w:r>
        <w:r w:rsidRPr="00376C22">
          <w:rPr>
            <w:rStyle w:val="Hyperlink"/>
            <w:noProof/>
          </w:rPr>
          <w:fldChar w:fldCharType="end"/>
        </w:r>
      </w:ins>
    </w:p>
    <w:p w14:paraId="36B8848C" w14:textId="77777777" w:rsidR="00E95266" w:rsidRDefault="00E95266">
      <w:pPr>
        <w:pStyle w:val="TOC3"/>
        <w:rPr>
          <w:ins w:id="169" w:author="Aleksandrs Zeļikovičs" w:date="2014-10-29T16:37:00Z"/>
          <w:rFonts w:asciiTheme="minorHAnsi" w:eastAsiaTheme="minorEastAsia" w:hAnsiTheme="minorHAnsi"/>
          <w:noProof/>
          <w:lang w:eastAsia="lv-LV"/>
        </w:rPr>
      </w:pPr>
      <w:ins w:id="17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2.7.9.</w:t>
        </w:r>
        <w:r>
          <w:rPr>
            <w:rFonts w:asciiTheme="minorHAnsi" w:eastAsiaTheme="minorEastAsia" w:hAnsiTheme="minorHAnsi"/>
            <w:noProof/>
            <w:lang w:eastAsia="lv-LV"/>
          </w:rPr>
          <w:tab/>
        </w:r>
        <w:r w:rsidRPr="00376C22">
          <w:rPr>
            <w:rStyle w:val="Hyperlink"/>
            <w:noProof/>
          </w:rPr>
          <w:t>SenderVouches: Security izmantošana</w:t>
        </w:r>
        <w:r>
          <w:rPr>
            <w:noProof/>
            <w:webHidden/>
          </w:rPr>
          <w:tab/>
        </w:r>
        <w:r>
          <w:rPr>
            <w:noProof/>
            <w:webHidden/>
          </w:rPr>
          <w:fldChar w:fldCharType="begin"/>
        </w:r>
        <w:r>
          <w:rPr>
            <w:noProof/>
            <w:webHidden/>
          </w:rPr>
          <w:instrText xml:space="preserve"> PAGEREF _Toc402364023 \h </w:instrText>
        </w:r>
        <w:r>
          <w:rPr>
            <w:noProof/>
            <w:webHidden/>
          </w:rPr>
        </w:r>
      </w:ins>
      <w:r>
        <w:rPr>
          <w:noProof/>
          <w:webHidden/>
        </w:rPr>
        <w:fldChar w:fldCharType="separate"/>
      </w:r>
      <w:ins w:id="171" w:author="Aleksandrs Zeļikovičs" w:date="2014-10-29T16:37:00Z">
        <w:r>
          <w:rPr>
            <w:noProof/>
            <w:webHidden/>
          </w:rPr>
          <w:t>37</w:t>
        </w:r>
        <w:r>
          <w:rPr>
            <w:noProof/>
            <w:webHidden/>
          </w:rPr>
          <w:fldChar w:fldCharType="end"/>
        </w:r>
        <w:r w:rsidRPr="00376C22">
          <w:rPr>
            <w:rStyle w:val="Hyperlink"/>
            <w:noProof/>
          </w:rPr>
          <w:fldChar w:fldCharType="end"/>
        </w:r>
      </w:ins>
    </w:p>
    <w:p w14:paraId="5FC1CA58" w14:textId="77777777" w:rsidR="00E95266" w:rsidRDefault="00E95266">
      <w:pPr>
        <w:pStyle w:val="TOC3"/>
        <w:rPr>
          <w:ins w:id="172" w:author="Aleksandrs Zeļikovičs" w:date="2014-10-29T16:37:00Z"/>
          <w:rFonts w:asciiTheme="minorHAnsi" w:eastAsiaTheme="minorEastAsia" w:hAnsiTheme="minorHAnsi"/>
          <w:noProof/>
          <w:lang w:eastAsia="lv-LV"/>
        </w:rPr>
      </w:pPr>
      <w:ins w:id="17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2.7.10.</w:t>
        </w:r>
        <w:r>
          <w:rPr>
            <w:rFonts w:asciiTheme="minorHAnsi" w:eastAsiaTheme="minorEastAsia" w:hAnsiTheme="minorHAnsi"/>
            <w:noProof/>
            <w:lang w:eastAsia="lv-LV"/>
          </w:rPr>
          <w:tab/>
        </w:r>
        <w:r w:rsidRPr="00376C22">
          <w:rPr>
            <w:rStyle w:val="Hyperlink"/>
            <w:noProof/>
          </w:rPr>
          <w:t>HL7AsyncResponseNotification: Asinhroni servisi</w:t>
        </w:r>
        <w:r>
          <w:rPr>
            <w:noProof/>
            <w:webHidden/>
          </w:rPr>
          <w:tab/>
        </w:r>
        <w:r>
          <w:rPr>
            <w:noProof/>
            <w:webHidden/>
          </w:rPr>
          <w:fldChar w:fldCharType="begin"/>
        </w:r>
        <w:r>
          <w:rPr>
            <w:noProof/>
            <w:webHidden/>
          </w:rPr>
          <w:instrText xml:space="preserve"> PAGEREF _Toc402364024 \h </w:instrText>
        </w:r>
        <w:r>
          <w:rPr>
            <w:noProof/>
            <w:webHidden/>
          </w:rPr>
        </w:r>
      </w:ins>
      <w:r>
        <w:rPr>
          <w:noProof/>
          <w:webHidden/>
        </w:rPr>
        <w:fldChar w:fldCharType="separate"/>
      </w:r>
      <w:ins w:id="174" w:author="Aleksandrs Zeļikovičs" w:date="2014-10-29T16:37:00Z">
        <w:r>
          <w:rPr>
            <w:noProof/>
            <w:webHidden/>
          </w:rPr>
          <w:t>40</w:t>
        </w:r>
        <w:r>
          <w:rPr>
            <w:noProof/>
            <w:webHidden/>
          </w:rPr>
          <w:fldChar w:fldCharType="end"/>
        </w:r>
        <w:r w:rsidRPr="00376C22">
          <w:rPr>
            <w:rStyle w:val="Hyperlink"/>
            <w:noProof/>
          </w:rPr>
          <w:fldChar w:fldCharType="end"/>
        </w:r>
      </w:ins>
    </w:p>
    <w:p w14:paraId="287C89DB" w14:textId="77777777" w:rsidR="00E95266" w:rsidRDefault="00E95266">
      <w:pPr>
        <w:pStyle w:val="TOC4"/>
        <w:rPr>
          <w:ins w:id="175" w:author="Aleksandrs Zeļikovičs" w:date="2014-10-29T16:37:00Z"/>
          <w:rFonts w:asciiTheme="minorHAnsi" w:eastAsiaTheme="minorEastAsia" w:hAnsiTheme="minorHAnsi"/>
          <w:i w:val="0"/>
          <w:noProof/>
          <w:sz w:val="22"/>
          <w:lang w:eastAsia="lv-LV"/>
        </w:rPr>
      </w:pPr>
      <w:ins w:id="17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2.7.10.1.</w:t>
        </w:r>
        <w:r>
          <w:rPr>
            <w:rFonts w:asciiTheme="minorHAnsi" w:eastAsiaTheme="minorEastAsia" w:hAnsiTheme="minorHAnsi"/>
            <w:i w:val="0"/>
            <w:noProof/>
            <w:sz w:val="22"/>
            <w:lang w:eastAsia="lv-LV"/>
          </w:rPr>
          <w:tab/>
        </w:r>
        <w:r w:rsidRPr="00376C22">
          <w:rPr>
            <w:rStyle w:val="Hyperlink"/>
            <w:noProof/>
          </w:rPr>
          <w:t>Klienta izveidošana ar ReplyTo</w:t>
        </w:r>
        <w:r>
          <w:rPr>
            <w:noProof/>
            <w:webHidden/>
          </w:rPr>
          <w:tab/>
        </w:r>
        <w:r>
          <w:rPr>
            <w:noProof/>
            <w:webHidden/>
          </w:rPr>
          <w:fldChar w:fldCharType="begin"/>
        </w:r>
        <w:r>
          <w:rPr>
            <w:noProof/>
            <w:webHidden/>
          </w:rPr>
          <w:instrText xml:space="preserve"> PAGEREF _Toc402364025 \h </w:instrText>
        </w:r>
        <w:r>
          <w:rPr>
            <w:noProof/>
            <w:webHidden/>
          </w:rPr>
        </w:r>
      </w:ins>
      <w:r>
        <w:rPr>
          <w:noProof/>
          <w:webHidden/>
        </w:rPr>
        <w:fldChar w:fldCharType="separate"/>
      </w:r>
      <w:ins w:id="177" w:author="Aleksandrs Zeļikovičs" w:date="2014-10-29T16:37:00Z">
        <w:r>
          <w:rPr>
            <w:noProof/>
            <w:webHidden/>
          </w:rPr>
          <w:t>40</w:t>
        </w:r>
        <w:r>
          <w:rPr>
            <w:noProof/>
            <w:webHidden/>
          </w:rPr>
          <w:fldChar w:fldCharType="end"/>
        </w:r>
        <w:r w:rsidRPr="00376C22">
          <w:rPr>
            <w:rStyle w:val="Hyperlink"/>
            <w:noProof/>
          </w:rPr>
          <w:fldChar w:fldCharType="end"/>
        </w:r>
      </w:ins>
    </w:p>
    <w:p w14:paraId="4CC16203" w14:textId="77777777" w:rsidR="00E95266" w:rsidRDefault="00E95266">
      <w:pPr>
        <w:pStyle w:val="TOC4"/>
        <w:rPr>
          <w:ins w:id="178" w:author="Aleksandrs Zeļikovičs" w:date="2014-10-29T16:37:00Z"/>
          <w:rFonts w:asciiTheme="minorHAnsi" w:eastAsiaTheme="minorEastAsia" w:hAnsiTheme="minorHAnsi"/>
          <w:i w:val="0"/>
          <w:noProof/>
          <w:sz w:val="22"/>
          <w:lang w:eastAsia="lv-LV"/>
        </w:rPr>
      </w:pPr>
      <w:ins w:id="17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2.7.10.2.</w:t>
        </w:r>
        <w:r>
          <w:rPr>
            <w:rFonts w:asciiTheme="minorHAnsi" w:eastAsiaTheme="minorEastAsia" w:hAnsiTheme="minorHAnsi"/>
            <w:i w:val="0"/>
            <w:noProof/>
            <w:sz w:val="22"/>
            <w:lang w:eastAsia="lv-LV"/>
          </w:rPr>
          <w:tab/>
        </w:r>
        <w:r w:rsidRPr="00376C22">
          <w:rPr>
            <w:rStyle w:val="Hyperlink"/>
            <w:noProof/>
          </w:rPr>
          <w:t>Interfeisa izveidošana</w:t>
        </w:r>
        <w:r>
          <w:rPr>
            <w:noProof/>
            <w:webHidden/>
          </w:rPr>
          <w:tab/>
        </w:r>
        <w:r>
          <w:rPr>
            <w:noProof/>
            <w:webHidden/>
          </w:rPr>
          <w:fldChar w:fldCharType="begin"/>
        </w:r>
        <w:r>
          <w:rPr>
            <w:noProof/>
            <w:webHidden/>
          </w:rPr>
          <w:instrText xml:space="preserve"> PAGEREF _Toc402364026 \h </w:instrText>
        </w:r>
        <w:r>
          <w:rPr>
            <w:noProof/>
            <w:webHidden/>
          </w:rPr>
        </w:r>
      </w:ins>
      <w:r>
        <w:rPr>
          <w:noProof/>
          <w:webHidden/>
        </w:rPr>
        <w:fldChar w:fldCharType="separate"/>
      </w:r>
      <w:ins w:id="180" w:author="Aleksandrs Zeļikovičs" w:date="2014-10-29T16:37:00Z">
        <w:r>
          <w:rPr>
            <w:noProof/>
            <w:webHidden/>
          </w:rPr>
          <w:t>41</w:t>
        </w:r>
        <w:r>
          <w:rPr>
            <w:noProof/>
            <w:webHidden/>
          </w:rPr>
          <w:fldChar w:fldCharType="end"/>
        </w:r>
        <w:r w:rsidRPr="00376C22">
          <w:rPr>
            <w:rStyle w:val="Hyperlink"/>
            <w:noProof/>
          </w:rPr>
          <w:fldChar w:fldCharType="end"/>
        </w:r>
      </w:ins>
    </w:p>
    <w:p w14:paraId="31D9E38F" w14:textId="77777777" w:rsidR="00E95266" w:rsidRDefault="00E95266">
      <w:pPr>
        <w:pStyle w:val="TOC3"/>
        <w:rPr>
          <w:ins w:id="181" w:author="Aleksandrs Zeļikovičs" w:date="2014-10-29T16:37:00Z"/>
          <w:rFonts w:asciiTheme="minorHAnsi" w:eastAsiaTheme="minorEastAsia" w:hAnsiTheme="minorHAnsi"/>
          <w:noProof/>
          <w:lang w:eastAsia="lv-LV"/>
        </w:rPr>
      </w:pPr>
      <w:ins w:id="18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2.7.11.</w:t>
        </w:r>
        <w:r>
          <w:rPr>
            <w:rFonts w:asciiTheme="minorHAnsi" w:eastAsiaTheme="minorEastAsia" w:hAnsiTheme="minorHAnsi"/>
            <w:noProof/>
            <w:lang w:eastAsia="lv-LV"/>
          </w:rPr>
          <w:tab/>
        </w:r>
        <w:r w:rsidRPr="00376C22">
          <w:rPr>
            <w:rStyle w:val="Hyperlink"/>
            <w:noProof/>
          </w:rPr>
          <w:t>ClientOSBServiceSecure</w:t>
        </w:r>
        <w:r>
          <w:rPr>
            <w:noProof/>
            <w:webHidden/>
          </w:rPr>
          <w:tab/>
        </w:r>
        <w:r>
          <w:rPr>
            <w:noProof/>
            <w:webHidden/>
          </w:rPr>
          <w:fldChar w:fldCharType="begin"/>
        </w:r>
        <w:r>
          <w:rPr>
            <w:noProof/>
            <w:webHidden/>
          </w:rPr>
          <w:instrText xml:space="preserve"> PAGEREF _Toc402364027 \h </w:instrText>
        </w:r>
        <w:r>
          <w:rPr>
            <w:noProof/>
            <w:webHidden/>
          </w:rPr>
        </w:r>
      </w:ins>
      <w:r>
        <w:rPr>
          <w:noProof/>
          <w:webHidden/>
        </w:rPr>
        <w:fldChar w:fldCharType="separate"/>
      </w:r>
      <w:ins w:id="183" w:author="Aleksandrs Zeļikovičs" w:date="2014-10-29T16:37:00Z">
        <w:r>
          <w:rPr>
            <w:noProof/>
            <w:webHidden/>
          </w:rPr>
          <w:t>41</w:t>
        </w:r>
        <w:r>
          <w:rPr>
            <w:noProof/>
            <w:webHidden/>
          </w:rPr>
          <w:fldChar w:fldCharType="end"/>
        </w:r>
        <w:r w:rsidRPr="00376C22">
          <w:rPr>
            <w:rStyle w:val="Hyperlink"/>
            <w:noProof/>
          </w:rPr>
          <w:fldChar w:fldCharType="end"/>
        </w:r>
      </w:ins>
    </w:p>
    <w:p w14:paraId="0EFBAFF5" w14:textId="77777777" w:rsidR="00E95266" w:rsidRDefault="00E95266">
      <w:pPr>
        <w:pStyle w:val="TOC4"/>
        <w:rPr>
          <w:ins w:id="184" w:author="Aleksandrs Zeļikovičs" w:date="2014-10-29T16:37:00Z"/>
          <w:rFonts w:asciiTheme="minorHAnsi" w:eastAsiaTheme="minorEastAsia" w:hAnsiTheme="minorHAnsi"/>
          <w:i w:val="0"/>
          <w:noProof/>
          <w:sz w:val="22"/>
          <w:lang w:eastAsia="lv-LV"/>
        </w:rPr>
      </w:pPr>
      <w:ins w:id="18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2.7.11.1.</w:t>
        </w:r>
        <w:r>
          <w:rPr>
            <w:rFonts w:asciiTheme="minorHAnsi" w:eastAsiaTheme="minorEastAsia" w:hAnsiTheme="minorHAnsi"/>
            <w:i w:val="0"/>
            <w:noProof/>
            <w:sz w:val="22"/>
            <w:lang w:eastAsia="lv-LV"/>
          </w:rPr>
          <w:tab/>
        </w:r>
        <w:r w:rsidRPr="00376C22">
          <w:rPr>
            <w:rStyle w:val="Hyperlink"/>
            <w:noProof/>
          </w:rPr>
          <w:t>Izsaukšana izmantojot autentifikāciju ar sertifikātu (OsbClentCert)</w:t>
        </w:r>
        <w:r>
          <w:rPr>
            <w:noProof/>
            <w:webHidden/>
          </w:rPr>
          <w:tab/>
        </w:r>
        <w:r>
          <w:rPr>
            <w:noProof/>
            <w:webHidden/>
          </w:rPr>
          <w:fldChar w:fldCharType="begin"/>
        </w:r>
        <w:r>
          <w:rPr>
            <w:noProof/>
            <w:webHidden/>
          </w:rPr>
          <w:instrText xml:space="preserve"> PAGEREF _Toc402364028 \h </w:instrText>
        </w:r>
        <w:r>
          <w:rPr>
            <w:noProof/>
            <w:webHidden/>
          </w:rPr>
        </w:r>
      </w:ins>
      <w:r>
        <w:rPr>
          <w:noProof/>
          <w:webHidden/>
        </w:rPr>
        <w:fldChar w:fldCharType="separate"/>
      </w:r>
      <w:ins w:id="186" w:author="Aleksandrs Zeļikovičs" w:date="2014-10-29T16:37:00Z">
        <w:r>
          <w:rPr>
            <w:noProof/>
            <w:webHidden/>
          </w:rPr>
          <w:t>43</w:t>
        </w:r>
        <w:r>
          <w:rPr>
            <w:noProof/>
            <w:webHidden/>
          </w:rPr>
          <w:fldChar w:fldCharType="end"/>
        </w:r>
        <w:r w:rsidRPr="00376C22">
          <w:rPr>
            <w:rStyle w:val="Hyperlink"/>
            <w:noProof/>
          </w:rPr>
          <w:fldChar w:fldCharType="end"/>
        </w:r>
      </w:ins>
    </w:p>
    <w:p w14:paraId="6899F6A9" w14:textId="77777777" w:rsidR="00E95266" w:rsidRDefault="00E95266">
      <w:pPr>
        <w:pStyle w:val="TOC4"/>
        <w:rPr>
          <w:ins w:id="187" w:author="Aleksandrs Zeļikovičs" w:date="2014-10-29T16:37:00Z"/>
          <w:rFonts w:asciiTheme="minorHAnsi" w:eastAsiaTheme="minorEastAsia" w:hAnsiTheme="minorHAnsi"/>
          <w:i w:val="0"/>
          <w:noProof/>
          <w:sz w:val="22"/>
          <w:lang w:eastAsia="lv-LV"/>
        </w:rPr>
      </w:pPr>
      <w:ins w:id="18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"_Toc402364029"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2.7.11.2.</w:t>
        </w:r>
        <w:r>
          <w:rPr>
            <w:rFonts w:asciiTheme="minorHAnsi" w:eastAsiaTheme="minorEastAsia" w:hAnsiTheme="minorHAnsi"/>
            <w:i w:val="0"/>
            <w:noProof/>
            <w:sz w:val="22"/>
            <w:lang w:eastAsia="lv-LV"/>
          </w:rPr>
          <w:tab/>
        </w:r>
        <w:r w:rsidRPr="00376C22">
          <w:rPr>
            <w:rStyle w:val="Hyperlink"/>
            <w:noProof/>
          </w:rPr>
          <w:t>Izsaukšana izmantojot autentifikāciju ar lietotāja vārdu (OsbClentUser)</w:t>
        </w:r>
        <w:r>
          <w:rPr>
            <w:noProof/>
            <w:webHidden/>
          </w:rPr>
          <w:tab/>
        </w:r>
        <w:r>
          <w:rPr>
            <w:noProof/>
            <w:webHidden/>
          </w:rPr>
          <w:fldChar w:fldCharType="begin"/>
        </w:r>
        <w:r>
          <w:rPr>
            <w:noProof/>
            <w:webHidden/>
          </w:rPr>
          <w:instrText xml:space="preserve"> PAGEREF _Toc402364029 \h </w:instrText>
        </w:r>
        <w:r>
          <w:rPr>
            <w:noProof/>
            <w:webHidden/>
          </w:rPr>
        </w:r>
      </w:ins>
      <w:r>
        <w:rPr>
          <w:noProof/>
          <w:webHidden/>
        </w:rPr>
        <w:fldChar w:fldCharType="separate"/>
      </w:r>
      <w:ins w:id="189" w:author="Aleksandrs Zeļikovičs" w:date="2014-10-29T16:37:00Z">
        <w:r>
          <w:rPr>
            <w:noProof/>
            <w:webHidden/>
          </w:rPr>
          <w:t>47</w:t>
        </w:r>
        <w:r>
          <w:rPr>
            <w:noProof/>
            <w:webHidden/>
          </w:rPr>
          <w:fldChar w:fldCharType="end"/>
        </w:r>
        <w:r w:rsidRPr="00376C22">
          <w:rPr>
            <w:rStyle w:val="Hyperlink"/>
            <w:noProof/>
          </w:rPr>
          <w:fldChar w:fldCharType="end"/>
        </w:r>
      </w:ins>
    </w:p>
    <w:p w14:paraId="7598951F" w14:textId="77777777" w:rsidR="00E95266" w:rsidRDefault="00E95266">
      <w:pPr>
        <w:pStyle w:val="TOC3"/>
        <w:rPr>
          <w:ins w:id="190" w:author="Aleksandrs Zeļikovičs" w:date="2014-10-29T16:37:00Z"/>
          <w:rFonts w:asciiTheme="minorHAnsi" w:eastAsiaTheme="minorEastAsia" w:hAnsiTheme="minorHAnsi"/>
          <w:noProof/>
          <w:lang w:eastAsia="lv-LV"/>
        </w:rPr>
      </w:pPr>
      <w:ins w:id="19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2.7.12.</w:t>
        </w:r>
        <w:r>
          <w:rPr>
            <w:rFonts w:asciiTheme="minorHAnsi" w:eastAsiaTheme="minorEastAsia" w:hAnsiTheme="minorHAnsi"/>
            <w:noProof/>
            <w:lang w:eastAsia="lv-LV"/>
          </w:rPr>
          <w:tab/>
        </w:r>
        <w:r w:rsidRPr="00376C22">
          <w:rPr>
            <w:rStyle w:val="Hyperlink"/>
            <w:noProof/>
          </w:rPr>
          <w:t>HL7QueryContinuationSerializer Vaicājumu turpināšanas un vaicājumu atbildes ziņojumi veidošana</w:t>
        </w:r>
        <w:r>
          <w:rPr>
            <w:noProof/>
            <w:webHidden/>
          </w:rPr>
          <w:tab/>
        </w:r>
        <w:r>
          <w:rPr>
            <w:noProof/>
            <w:webHidden/>
          </w:rPr>
          <w:fldChar w:fldCharType="begin"/>
        </w:r>
        <w:r>
          <w:rPr>
            <w:noProof/>
            <w:webHidden/>
          </w:rPr>
          <w:instrText xml:space="preserve"> PAGEREF _Toc402364030 \h </w:instrText>
        </w:r>
        <w:r>
          <w:rPr>
            <w:noProof/>
            <w:webHidden/>
          </w:rPr>
        </w:r>
      </w:ins>
      <w:r>
        <w:rPr>
          <w:noProof/>
          <w:webHidden/>
        </w:rPr>
        <w:fldChar w:fldCharType="separate"/>
      </w:r>
      <w:ins w:id="192" w:author="Aleksandrs Zeļikovičs" w:date="2014-10-29T16:37:00Z">
        <w:r>
          <w:rPr>
            <w:noProof/>
            <w:webHidden/>
          </w:rPr>
          <w:t>49</w:t>
        </w:r>
        <w:r>
          <w:rPr>
            <w:noProof/>
            <w:webHidden/>
          </w:rPr>
          <w:fldChar w:fldCharType="end"/>
        </w:r>
        <w:r w:rsidRPr="00376C22">
          <w:rPr>
            <w:rStyle w:val="Hyperlink"/>
            <w:noProof/>
          </w:rPr>
          <w:fldChar w:fldCharType="end"/>
        </w:r>
      </w:ins>
    </w:p>
    <w:p w14:paraId="799DBD65" w14:textId="77777777" w:rsidR="00E95266" w:rsidRDefault="00E95266">
      <w:pPr>
        <w:pStyle w:val="TOC3"/>
        <w:rPr>
          <w:ins w:id="193" w:author="Aleksandrs Zeļikovičs" w:date="2014-10-29T16:37:00Z"/>
          <w:rFonts w:asciiTheme="minorHAnsi" w:eastAsiaTheme="minorEastAsia" w:hAnsiTheme="minorHAnsi"/>
          <w:noProof/>
          <w:lang w:eastAsia="lv-LV"/>
        </w:rPr>
      </w:pPr>
      <w:ins w:id="19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2.7.13.</w:t>
        </w:r>
        <w:r>
          <w:rPr>
            <w:rFonts w:asciiTheme="minorHAnsi" w:eastAsiaTheme="minorEastAsia" w:hAnsiTheme="minorHAnsi"/>
            <w:noProof/>
            <w:lang w:eastAsia="lv-LV"/>
          </w:rPr>
          <w:tab/>
        </w:r>
        <w:r w:rsidRPr="00376C22">
          <w:rPr>
            <w:rStyle w:val="Hyperlink"/>
            <w:noProof/>
          </w:rPr>
          <w:t>AsyncInteraction</w:t>
        </w:r>
        <w:r>
          <w:rPr>
            <w:noProof/>
            <w:webHidden/>
          </w:rPr>
          <w:tab/>
        </w:r>
        <w:r>
          <w:rPr>
            <w:noProof/>
            <w:webHidden/>
          </w:rPr>
          <w:fldChar w:fldCharType="begin"/>
        </w:r>
        <w:r>
          <w:rPr>
            <w:noProof/>
            <w:webHidden/>
          </w:rPr>
          <w:instrText xml:space="preserve"> PAGEREF _Toc402364031 \h </w:instrText>
        </w:r>
        <w:r>
          <w:rPr>
            <w:noProof/>
            <w:webHidden/>
          </w:rPr>
        </w:r>
      </w:ins>
      <w:r>
        <w:rPr>
          <w:noProof/>
          <w:webHidden/>
        </w:rPr>
        <w:fldChar w:fldCharType="separate"/>
      </w:r>
      <w:ins w:id="195" w:author="Aleksandrs Zeļikovičs" w:date="2014-10-29T16:37:00Z">
        <w:r>
          <w:rPr>
            <w:noProof/>
            <w:webHidden/>
          </w:rPr>
          <w:t>51</w:t>
        </w:r>
        <w:r>
          <w:rPr>
            <w:noProof/>
            <w:webHidden/>
          </w:rPr>
          <w:fldChar w:fldCharType="end"/>
        </w:r>
        <w:r w:rsidRPr="00376C22">
          <w:rPr>
            <w:rStyle w:val="Hyperlink"/>
            <w:noProof/>
          </w:rPr>
          <w:fldChar w:fldCharType="end"/>
        </w:r>
      </w:ins>
    </w:p>
    <w:p w14:paraId="3377C4B4" w14:textId="77777777" w:rsidR="00E95266" w:rsidRDefault="00E95266">
      <w:pPr>
        <w:pStyle w:val="TOC4"/>
        <w:rPr>
          <w:ins w:id="196" w:author="Aleksandrs Zeļikovičs" w:date="2014-10-29T16:37:00Z"/>
          <w:rFonts w:asciiTheme="minorHAnsi" w:eastAsiaTheme="minorEastAsia" w:hAnsiTheme="minorHAnsi"/>
          <w:i w:val="0"/>
          <w:noProof/>
          <w:sz w:val="22"/>
          <w:lang w:eastAsia="lv-LV"/>
        </w:rPr>
      </w:pPr>
      <w:ins w:id="19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2.7.13.1.</w:t>
        </w:r>
        <w:r>
          <w:rPr>
            <w:rFonts w:asciiTheme="minorHAnsi" w:eastAsiaTheme="minorEastAsia" w:hAnsiTheme="minorHAnsi"/>
            <w:i w:val="0"/>
            <w:noProof/>
            <w:sz w:val="22"/>
            <w:lang w:eastAsia="lv-LV"/>
          </w:rPr>
          <w:tab/>
        </w:r>
        <w:r w:rsidRPr="00376C22">
          <w:rPr>
            <w:rStyle w:val="Hyperlink"/>
            <w:noProof/>
          </w:rPr>
          <w:t>Klienta un servisa interfeisa piemērs</w:t>
        </w:r>
        <w:r>
          <w:rPr>
            <w:noProof/>
            <w:webHidden/>
          </w:rPr>
          <w:tab/>
        </w:r>
        <w:r>
          <w:rPr>
            <w:noProof/>
            <w:webHidden/>
          </w:rPr>
          <w:fldChar w:fldCharType="begin"/>
        </w:r>
        <w:r>
          <w:rPr>
            <w:noProof/>
            <w:webHidden/>
          </w:rPr>
          <w:instrText xml:space="preserve"> PAGEREF _Toc402364032 \h </w:instrText>
        </w:r>
        <w:r>
          <w:rPr>
            <w:noProof/>
            <w:webHidden/>
          </w:rPr>
        </w:r>
      </w:ins>
      <w:r>
        <w:rPr>
          <w:noProof/>
          <w:webHidden/>
        </w:rPr>
        <w:fldChar w:fldCharType="separate"/>
      </w:r>
      <w:ins w:id="198" w:author="Aleksandrs Zeļikovičs" w:date="2014-10-29T16:37:00Z">
        <w:r>
          <w:rPr>
            <w:noProof/>
            <w:webHidden/>
          </w:rPr>
          <w:t>52</w:t>
        </w:r>
        <w:r>
          <w:rPr>
            <w:noProof/>
            <w:webHidden/>
          </w:rPr>
          <w:fldChar w:fldCharType="end"/>
        </w:r>
        <w:r w:rsidRPr="00376C22">
          <w:rPr>
            <w:rStyle w:val="Hyperlink"/>
            <w:noProof/>
          </w:rPr>
          <w:fldChar w:fldCharType="end"/>
        </w:r>
      </w:ins>
    </w:p>
    <w:p w14:paraId="14C1EE5B" w14:textId="77777777" w:rsidR="00E95266" w:rsidRDefault="00E95266">
      <w:pPr>
        <w:pStyle w:val="TOC4"/>
        <w:rPr>
          <w:ins w:id="199" w:author="Aleksandrs Zeļikovičs" w:date="2014-10-29T16:37:00Z"/>
          <w:rFonts w:asciiTheme="minorHAnsi" w:eastAsiaTheme="minorEastAsia" w:hAnsiTheme="minorHAnsi"/>
          <w:i w:val="0"/>
          <w:noProof/>
          <w:sz w:val="22"/>
          <w:lang w:eastAsia="lv-LV"/>
        </w:rPr>
      </w:pPr>
      <w:ins w:id="20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2.7.13.2.</w:t>
        </w:r>
        <w:r>
          <w:rPr>
            <w:rFonts w:asciiTheme="minorHAnsi" w:eastAsiaTheme="minorEastAsia" w:hAnsiTheme="minorHAnsi"/>
            <w:i w:val="0"/>
            <w:noProof/>
            <w:sz w:val="22"/>
            <w:lang w:eastAsia="lv-LV"/>
          </w:rPr>
          <w:tab/>
        </w:r>
        <w:r w:rsidRPr="00376C22">
          <w:rPr>
            <w:rStyle w:val="Hyperlink"/>
            <w:noProof/>
          </w:rPr>
          <w:t>Klienta realizācijas piemērs</w:t>
        </w:r>
        <w:r>
          <w:rPr>
            <w:noProof/>
            <w:webHidden/>
          </w:rPr>
          <w:tab/>
        </w:r>
        <w:r>
          <w:rPr>
            <w:noProof/>
            <w:webHidden/>
          </w:rPr>
          <w:fldChar w:fldCharType="begin"/>
        </w:r>
        <w:r>
          <w:rPr>
            <w:noProof/>
            <w:webHidden/>
          </w:rPr>
          <w:instrText xml:space="preserve"> PAGEREF _Toc402364033 \h </w:instrText>
        </w:r>
        <w:r>
          <w:rPr>
            <w:noProof/>
            <w:webHidden/>
          </w:rPr>
        </w:r>
      </w:ins>
      <w:r>
        <w:rPr>
          <w:noProof/>
          <w:webHidden/>
        </w:rPr>
        <w:fldChar w:fldCharType="separate"/>
      </w:r>
      <w:ins w:id="201" w:author="Aleksandrs Zeļikovičs" w:date="2014-10-29T16:37:00Z">
        <w:r>
          <w:rPr>
            <w:noProof/>
            <w:webHidden/>
          </w:rPr>
          <w:t>52</w:t>
        </w:r>
        <w:r>
          <w:rPr>
            <w:noProof/>
            <w:webHidden/>
          </w:rPr>
          <w:fldChar w:fldCharType="end"/>
        </w:r>
        <w:r w:rsidRPr="00376C22">
          <w:rPr>
            <w:rStyle w:val="Hyperlink"/>
            <w:noProof/>
          </w:rPr>
          <w:fldChar w:fldCharType="end"/>
        </w:r>
      </w:ins>
    </w:p>
    <w:p w14:paraId="6EE1DF0A" w14:textId="77777777" w:rsidR="00E95266" w:rsidRDefault="00E95266">
      <w:pPr>
        <w:pStyle w:val="TOC4"/>
        <w:rPr>
          <w:ins w:id="202" w:author="Aleksandrs Zeļikovičs" w:date="2014-10-29T16:37:00Z"/>
          <w:rFonts w:asciiTheme="minorHAnsi" w:eastAsiaTheme="minorEastAsia" w:hAnsiTheme="minorHAnsi"/>
          <w:i w:val="0"/>
          <w:noProof/>
          <w:sz w:val="22"/>
          <w:lang w:eastAsia="lv-LV"/>
        </w:rPr>
      </w:pPr>
      <w:ins w:id="20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2.7.13.3.</w:t>
        </w:r>
        <w:r>
          <w:rPr>
            <w:rFonts w:asciiTheme="minorHAnsi" w:eastAsiaTheme="minorEastAsia" w:hAnsiTheme="minorHAnsi"/>
            <w:i w:val="0"/>
            <w:noProof/>
            <w:sz w:val="22"/>
            <w:lang w:eastAsia="lv-LV"/>
          </w:rPr>
          <w:tab/>
        </w:r>
        <w:r w:rsidRPr="00376C22">
          <w:rPr>
            <w:rStyle w:val="Hyperlink"/>
            <w:noProof/>
          </w:rPr>
          <w:t>Servisa realizācijas piemērs</w:t>
        </w:r>
        <w:r>
          <w:rPr>
            <w:noProof/>
            <w:webHidden/>
          </w:rPr>
          <w:tab/>
        </w:r>
        <w:r>
          <w:rPr>
            <w:noProof/>
            <w:webHidden/>
          </w:rPr>
          <w:fldChar w:fldCharType="begin"/>
        </w:r>
        <w:r>
          <w:rPr>
            <w:noProof/>
            <w:webHidden/>
          </w:rPr>
          <w:instrText xml:space="preserve"> PAGEREF _Toc402364034 \h </w:instrText>
        </w:r>
        <w:r>
          <w:rPr>
            <w:noProof/>
            <w:webHidden/>
          </w:rPr>
        </w:r>
      </w:ins>
      <w:r>
        <w:rPr>
          <w:noProof/>
          <w:webHidden/>
        </w:rPr>
        <w:fldChar w:fldCharType="separate"/>
      </w:r>
      <w:ins w:id="204" w:author="Aleksandrs Zeļikovičs" w:date="2014-10-29T16:37:00Z">
        <w:r>
          <w:rPr>
            <w:noProof/>
            <w:webHidden/>
          </w:rPr>
          <w:t>54</w:t>
        </w:r>
        <w:r>
          <w:rPr>
            <w:noProof/>
            <w:webHidden/>
          </w:rPr>
          <w:fldChar w:fldCharType="end"/>
        </w:r>
        <w:r w:rsidRPr="00376C22">
          <w:rPr>
            <w:rStyle w:val="Hyperlink"/>
            <w:noProof/>
          </w:rPr>
          <w:fldChar w:fldCharType="end"/>
        </w:r>
      </w:ins>
    </w:p>
    <w:p w14:paraId="6A36757F" w14:textId="77777777" w:rsidR="00E95266" w:rsidRDefault="00E95266">
      <w:pPr>
        <w:pStyle w:val="TOC4"/>
        <w:rPr>
          <w:ins w:id="205" w:author="Aleksandrs Zeļikovičs" w:date="2014-10-29T16:37:00Z"/>
          <w:rFonts w:asciiTheme="minorHAnsi" w:eastAsiaTheme="minorEastAsia" w:hAnsiTheme="minorHAnsi"/>
          <w:i w:val="0"/>
          <w:noProof/>
          <w:sz w:val="22"/>
          <w:lang w:eastAsia="lv-LV"/>
        </w:rPr>
      </w:pPr>
      <w:ins w:id="20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2.7.13.4.</w:t>
        </w:r>
        <w:r>
          <w:rPr>
            <w:rFonts w:asciiTheme="minorHAnsi" w:eastAsiaTheme="minorEastAsia" w:hAnsiTheme="minorHAnsi"/>
            <w:i w:val="0"/>
            <w:noProof/>
            <w:sz w:val="22"/>
            <w:lang w:eastAsia="lv-LV"/>
          </w:rPr>
          <w:tab/>
        </w:r>
        <w:r w:rsidRPr="00376C22">
          <w:rPr>
            <w:rStyle w:val="Hyperlink"/>
            <w:noProof/>
          </w:rPr>
          <w:t>SaveResponse interfeisa realizācijas piemērs:</w:t>
        </w:r>
        <w:r>
          <w:rPr>
            <w:noProof/>
            <w:webHidden/>
          </w:rPr>
          <w:tab/>
        </w:r>
        <w:r>
          <w:rPr>
            <w:noProof/>
            <w:webHidden/>
          </w:rPr>
          <w:fldChar w:fldCharType="begin"/>
        </w:r>
        <w:r>
          <w:rPr>
            <w:noProof/>
            <w:webHidden/>
          </w:rPr>
          <w:instrText xml:space="preserve"> PAGEREF _Toc402364035 \h </w:instrText>
        </w:r>
        <w:r>
          <w:rPr>
            <w:noProof/>
            <w:webHidden/>
          </w:rPr>
        </w:r>
      </w:ins>
      <w:r>
        <w:rPr>
          <w:noProof/>
          <w:webHidden/>
        </w:rPr>
        <w:fldChar w:fldCharType="separate"/>
      </w:r>
      <w:ins w:id="207" w:author="Aleksandrs Zeļikovičs" w:date="2014-10-29T16:37:00Z">
        <w:r>
          <w:rPr>
            <w:noProof/>
            <w:webHidden/>
          </w:rPr>
          <w:t>54</w:t>
        </w:r>
        <w:r>
          <w:rPr>
            <w:noProof/>
            <w:webHidden/>
          </w:rPr>
          <w:fldChar w:fldCharType="end"/>
        </w:r>
        <w:r w:rsidRPr="00376C22">
          <w:rPr>
            <w:rStyle w:val="Hyperlink"/>
            <w:noProof/>
          </w:rPr>
          <w:fldChar w:fldCharType="end"/>
        </w:r>
      </w:ins>
    </w:p>
    <w:p w14:paraId="46467482" w14:textId="77777777" w:rsidR="00E95266" w:rsidRDefault="00E95266">
      <w:pPr>
        <w:pStyle w:val="TOC4"/>
        <w:rPr>
          <w:ins w:id="208" w:author="Aleksandrs Zeļikovičs" w:date="2014-10-29T16:37:00Z"/>
          <w:rFonts w:asciiTheme="minorHAnsi" w:eastAsiaTheme="minorEastAsia" w:hAnsiTheme="minorHAnsi"/>
          <w:i w:val="0"/>
          <w:noProof/>
          <w:sz w:val="22"/>
          <w:lang w:eastAsia="lv-LV"/>
        </w:rPr>
      </w:pPr>
      <w:ins w:id="20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2.7.13.5.</w:t>
        </w:r>
        <w:r>
          <w:rPr>
            <w:rFonts w:asciiTheme="minorHAnsi" w:eastAsiaTheme="minorEastAsia" w:hAnsiTheme="minorHAnsi"/>
            <w:i w:val="0"/>
            <w:noProof/>
            <w:sz w:val="22"/>
            <w:lang w:eastAsia="lv-LV"/>
          </w:rPr>
          <w:tab/>
        </w:r>
        <w:r w:rsidRPr="00376C22">
          <w:rPr>
            <w:rStyle w:val="Hyperlink"/>
            <w:noProof/>
          </w:rPr>
          <w:t>SaveResponse servisa konfigurācija</w:t>
        </w:r>
        <w:r>
          <w:rPr>
            <w:noProof/>
            <w:webHidden/>
          </w:rPr>
          <w:tab/>
        </w:r>
        <w:r>
          <w:rPr>
            <w:noProof/>
            <w:webHidden/>
          </w:rPr>
          <w:fldChar w:fldCharType="begin"/>
        </w:r>
        <w:r>
          <w:rPr>
            <w:noProof/>
            <w:webHidden/>
          </w:rPr>
          <w:instrText xml:space="preserve"> PAGEREF _Toc402364036 \h </w:instrText>
        </w:r>
        <w:r>
          <w:rPr>
            <w:noProof/>
            <w:webHidden/>
          </w:rPr>
        </w:r>
      </w:ins>
      <w:r>
        <w:rPr>
          <w:noProof/>
          <w:webHidden/>
        </w:rPr>
        <w:fldChar w:fldCharType="separate"/>
      </w:r>
      <w:ins w:id="210" w:author="Aleksandrs Zeļikovičs" w:date="2014-10-29T16:37:00Z">
        <w:r>
          <w:rPr>
            <w:noProof/>
            <w:webHidden/>
          </w:rPr>
          <w:t>55</w:t>
        </w:r>
        <w:r>
          <w:rPr>
            <w:noProof/>
            <w:webHidden/>
          </w:rPr>
          <w:fldChar w:fldCharType="end"/>
        </w:r>
        <w:r w:rsidRPr="00376C22">
          <w:rPr>
            <w:rStyle w:val="Hyperlink"/>
            <w:noProof/>
          </w:rPr>
          <w:fldChar w:fldCharType="end"/>
        </w:r>
      </w:ins>
    </w:p>
    <w:p w14:paraId="17F0843C" w14:textId="77777777" w:rsidR="00E95266" w:rsidRDefault="00E95266">
      <w:pPr>
        <w:pStyle w:val="TOC4"/>
        <w:rPr>
          <w:ins w:id="211" w:author="Aleksandrs Zeļikovičs" w:date="2014-10-29T16:37:00Z"/>
          <w:rFonts w:asciiTheme="minorHAnsi" w:eastAsiaTheme="minorEastAsia" w:hAnsiTheme="minorHAnsi"/>
          <w:i w:val="0"/>
          <w:noProof/>
          <w:sz w:val="22"/>
          <w:lang w:eastAsia="lv-LV"/>
        </w:rPr>
      </w:pPr>
      <w:ins w:id="21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2.7.13.6.</w:t>
        </w:r>
        <w:r>
          <w:rPr>
            <w:rFonts w:asciiTheme="minorHAnsi" w:eastAsiaTheme="minorEastAsia" w:hAnsiTheme="minorHAnsi"/>
            <w:i w:val="0"/>
            <w:noProof/>
            <w:sz w:val="22"/>
            <w:lang w:eastAsia="lv-LV"/>
          </w:rPr>
          <w:tab/>
        </w:r>
        <w:r w:rsidRPr="00376C22">
          <w:rPr>
            <w:rStyle w:val="Hyperlink"/>
            <w:noProof/>
          </w:rPr>
          <w:t>Pool metodes interfeisa piemērs</w:t>
        </w:r>
        <w:r>
          <w:rPr>
            <w:noProof/>
            <w:webHidden/>
          </w:rPr>
          <w:tab/>
        </w:r>
        <w:r>
          <w:rPr>
            <w:noProof/>
            <w:webHidden/>
          </w:rPr>
          <w:fldChar w:fldCharType="begin"/>
        </w:r>
        <w:r>
          <w:rPr>
            <w:noProof/>
            <w:webHidden/>
          </w:rPr>
          <w:instrText xml:space="preserve"> PAGEREF _Toc402364037 \h </w:instrText>
        </w:r>
        <w:r>
          <w:rPr>
            <w:noProof/>
            <w:webHidden/>
          </w:rPr>
        </w:r>
      </w:ins>
      <w:r>
        <w:rPr>
          <w:noProof/>
          <w:webHidden/>
        </w:rPr>
        <w:fldChar w:fldCharType="separate"/>
      </w:r>
      <w:ins w:id="213" w:author="Aleksandrs Zeļikovičs" w:date="2014-10-29T16:37:00Z">
        <w:r>
          <w:rPr>
            <w:noProof/>
            <w:webHidden/>
          </w:rPr>
          <w:t>56</w:t>
        </w:r>
        <w:r>
          <w:rPr>
            <w:noProof/>
            <w:webHidden/>
          </w:rPr>
          <w:fldChar w:fldCharType="end"/>
        </w:r>
        <w:r w:rsidRPr="00376C22">
          <w:rPr>
            <w:rStyle w:val="Hyperlink"/>
            <w:noProof/>
          </w:rPr>
          <w:fldChar w:fldCharType="end"/>
        </w:r>
      </w:ins>
    </w:p>
    <w:p w14:paraId="010D9F95" w14:textId="77777777" w:rsidR="00E95266" w:rsidRDefault="00E95266">
      <w:pPr>
        <w:pStyle w:val="TOC3"/>
        <w:rPr>
          <w:ins w:id="214" w:author="Aleksandrs Zeļikovičs" w:date="2014-10-29T16:37:00Z"/>
          <w:rFonts w:asciiTheme="minorHAnsi" w:eastAsiaTheme="minorEastAsia" w:hAnsiTheme="minorHAnsi"/>
          <w:noProof/>
          <w:lang w:eastAsia="lv-LV"/>
        </w:rPr>
      </w:pPr>
      <w:ins w:id="21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2.7.14.</w:t>
        </w:r>
        <w:r>
          <w:rPr>
            <w:rFonts w:asciiTheme="minorHAnsi" w:eastAsiaTheme="minorEastAsia" w:hAnsiTheme="minorHAnsi"/>
            <w:noProof/>
            <w:lang w:eastAsia="lv-LV"/>
          </w:rPr>
          <w:tab/>
        </w:r>
        <w:r w:rsidRPr="00376C22">
          <w:rPr>
            <w:rStyle w:val="Hyperlink"/>
            <w:noProof/>
          </w:rPr>
          <w:t>AsyncInteractionContinuation</w:t>
        </w:r>
        <w:r>
          <w:rPr>
            <w:noProof/>
            <w:webHidden/>
          </w:rPr>
          <w:tab/>
        </w:r>
        <w:r>
          <w:rPr>
            <w:noProof/>
            <w:webHidden/>
          </w:rPr>
          <w:fldChar w:fldCharType="begin"/>
        </w:r>
        <w:r>
          <w:rPr>
            <w:noProof/>
            <w:webHidden/>
          </w:rPr>
          <w:instrText xml:space="preserve"> PAGEREF _Toc402364038 \h </w:instrText>
        </w:r>
        <w:r>
          <w:rPr>
            <w:noProof/>
            <w:webHidden/>
          </w:rPr>
        </w:r>
      </w:ins>
      <w:r>
        <w:rPr>
          <w:noProof/>
          <w:webHidden/>
        </w:rPr>
        <w:fldChar w:fldCharType="separate"/>
      </w:r>
      <w:ins w:id="216" w:author="Aleksandrs Zeļikovičs" w:date="2014-10-29T16:37:00Z">
        <w:r>
          <w:rPr>
            <w:noProof/>
            <w:webHidden/>
          </w:rPr>
          <w:t>61</w:t>
        </w:r>
        <w:r>
          <w:rPr>
            <w:noProof/>
            <w:webHidden/>
          </w:rPr>
          <w:fldChar w:fldCharType="end"/>
        </w:r>
        <w:r w:rsidRPr="00376C22">
          <w:rPr>
            <w:rStyle w:val="Hyperlink"/>
            <w:noProof/>
          </w:rPr>
          <w:fldChar w:fldCharType="end"/>
        </w:r>
      </w:ins>
    </w:p>
    <w:p w14:paraId="02AFC9EF" w14:textId="77777777" w:rsidR="00E95266" w:rsidRDefault="00E95266">
      <w:pPr>
        <w:pStyle w:val="TOC4"/>
        <w:rPr>
          <w:ins w:id="217" w:author="Aleksandrs Zeļikovičs" w:date="2014-10-29T16:37:00Z"/>
          <w:rFonts w:asciiTheme="minorHAnsi" w:eastAsiaTheme="minorEastAsia" w:hAnsiTheme="minorHAnsi"/>
          <w:i w:val="0"/>
          <w:noProof/>
          <w:sz w:val="22"/>
          <w:lang w:eastAsia="lv-LV"/>
        </w:rPr>
      </w:pPr>
      <w:ins w:id="21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"_Toc402364039"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2.7.14.1.</w:t>
        </w:r>
        <w:r>
          <w:rPr>
            <w:rFonts w:asciiTheme="minorHAnsi" w:eastAsiaTheme="minorEastAsia" w:hAnsiTheme="minorHAnsi"/>
            <w:i w:val="0"/>
            <w:noProof/>
            <w:sz w:val="22"/>
            <w:lang w:eastAsia="lv-LV"/>
          </w:rPr>
          <w:tab/>
        </w:r>
        <w:r w:rsidRPr="00376C22">
          <w:rPr>
            <w:rStyle w:val="Hyperlink"/>
            <w:noProof/>
          </w:rPr>
          <w:t>Klienta un servisa interfeisa piemērs</w:t>
        </w:r>
        <w:r>
          <w:rPr>
            <w:noProof/>
            <w:webHidden/>
          </w:rPr>
          <w:tab/>
        </w:r>
        <w:r>
          <w:rPr>
            <w:noProof/>
            <w:webHidden/>
          </w:rPr>
          <w:fldChar w:fldCharType="begin"/>
        </w:r>
        <w:r>
          <w:rPr>
            <w:noProof/>
            <w:webHidden/>
          </w:rPr>
          <w:instrText xml:space="preserve"> PAGEREF _Toc402364039 \h </w:instrText>
        </w:r>
        <w:r>
          <w:rPr>
            <w:noProof/>
            <w:webHidden/>
          </w:rPr>
        </w:r>
      </w:ins>
      <w:r>
        <w:rPr>
          <w:noProof/>
          <w:webHidden/>
        </w:rPr>
        <w:fldChar w:fldCharType="separate"/>
      </w:r>
      <w:ins w:id="219" w:author="Aleksandrs Zeļikovičs" w:date="2014-10-29T16:37:00Z">
        <w:r>
          <w:rPr>
            <w:noProof/>
            <w:webHidden/>
          </w:rPr>
          <w:t>61</w:t>
        </w:r>
        <w:r>
          <w:rPr>
            <w:noProof/>
            <w:webHidden/>
          </w:rPr>
          <w:fldChar w:fldCharType="end"/>
        </w:r>
        <w:r w:rsidRPr="00376C22">
          <w:rPr>
            <w:rStyle w:val="Hyperlink"/>
            <w:noProof/>
          </w:rPr>
          <w:fldChar w:fldCharType="end"/>
        </w:r>
      </w:ins>
    </w:p>
    <w:p w14:paraId="2CE28F26" w14:textId="77777777" w:rsidR="00E95266" w:rsidRDefault="00E95266">
      <w:pPr>
        <w:pStyle w:val="TOC4"/>
        <w:rPr>
          <w:ins w:id="220" w:author="Aleksandrs Zeļikovičs" w:date="2014-10-29T16:37:00Z"/>
          <w:rFonts w:asciiTheme="minorHAnsi" w:eastAsiaTheme="minorEastAsia" w:hAnsiTheme="minorHAnsi"/>
          <w:i w:val="0"/>
          <w:noProof/>
          <w:sz w:val="22"/>
          <w:lang w:eastAsia="lv-LV"/>
        </w:rPr>
      </w:pPr>
      <w:ins w:id="22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2.7.14.2.</w:t>
        </w:r>
        <w:r>
          <w:rPr>
            <w:rFonts w:asciiTheme="minorHAnsi" w:eastAsiaTheme="minorEastAsia" w:hAnsiTheme="minorHAnsi"/>
            <w:i w:val="0"/>
            <w:noProof/>
            <w:sz w:val="22"/>
            <w:lang w:eastAsia="lv-LV"/>
          </w:rPr>
          <w:tab/>
        </w:r>
        <w:r w:rsidRPr="00376C22">
          <w:rPr>
            <w:rStyle w:val="Hyperlink"/>
            <w:noProof/>
          </w:rPr>
          <w:t>Klienta realizācijas piemērs</w:t>
        </w:r>
        <w:r>
          <w:rPr>
            <w:noProof/>
            <w:webHidden/>
          </w:rPr>
          <w:tab/>
        </w:r>
        <w:r>
          <w:rPr>
            <w:noProof/>
            <w:webHidden/>
          </w:rPr>
          <w:fldChar w:fldCharType="begin"/>
        </w:r>
        <w:r>
          <w:rPr>
            <w:noProof/>
            <w:webHidden/>
          </w:rPr>
          <w:instrText xml:space="preserve"> PAGEREF _Toc402364040 \h </w:instrText>
        </w:r>
        <w:r>
          <w:rPr>
            <w:noProof/>
            <w:webHidden/>
          </w:rPr>
        </w:r>
      </w:ins>
      <w:r>
        <w:rPr>
          <w:noProof/>
          <w:webHidden/>
        </w:rPr>
        <w:fldChar w:fldCharType="separate"/>
      </w:r>
      <w:ins w:id="222" w:author="Aleksandrs Zeļikovičs" w:date="2014-10-29T16:37:00Z">
        <w:r>
          <w:rPr>
            <w:noProof/>
            <w:webHidden/>
          </w:rPr>
          <w:t>62</w:t>
        </w:r>
        <w:r>
          <w:rPr>
            <w:noProof/>
            <w:webHidden/>
          </w:rPr>
          <w:fldChar w:fldCharType="end"/>
        </w:r>
        <w:r w:rsidRPr="00376C22">
          <w:rPr>
            <w:rStyle w:val="Hyperlink"/>
            <w:noProof/>
          </w:rPr>
          <w:fldChar w:fldCharType="end"/>
        </w:r>
      </w:ins>
    </w:p>
    <w:p w14:paraId="0A9A620F" w14:textId="77777777" w:rsidR="00E95266" w:rsidRDefault="00E95266">
      <w:pPr>
        <w:pStyle w:val="TOC4"/>
        <w:rPr>
          <w:ins w:id="223" w:author="Aleksandrs Zeļikovičs" w:date="2014-10-29T16:37:00Z"/>
          <w:rFonts w:asciiTheme="minorHAnsi" w:eastAsiaTheme="minorEastAsia" w:hAnsiTheme="minorHAnsi"/>
          <w:i w:val="0"/>
          <w:noProof/>
          <w:sz w:val="22"/>
          <w:lang w:eastAsia="lv-LV"/>
        </w:rPr>
      </w:pPr>
      <w:ins w:id="22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2.7.14.3.</w:t>
        </w:r>
        <w:r>
          <w:rPr>
            <w:rFonts w:asciiTheme="minorHAnsi" w:eastAsiaTheme="minorEastAsia" w:hAnsiTheme="minorHAnsi"/>
            <w:i w:val="0"/>
            <w:noProof/>
            <w:sz w:val="22"/>
            <w:lang w:eastAsia="lv-LV"/>
          </w:rPr>
          <w:tab/>
        </w:r>
        <w:r w:rsidRPr="00376C22">
          <w:rPr>
            <w:rStyle w:val="Hyperlink"/>
            <w:noProof/>
          </w:rPr>
          <w:t>Servisa realizācijas piemērs</w:t>
        </w:r>
        <w:r>
          <w:rPr>
            <w:noProof/>
            <w:webHidden/>
          </w:rPr>
          <w:tab/>
        </w:r>
        <w:r>
          <w:rPr>
            <w:noProof/>
            <w:webHidden/>
          </w:rPr>
          <w:fldChar w:fldCharType="begin"/>
        </w:r>
        <w:r>
          <w:rPr>
            <w:noProof/>
            <w:webHidden/>
          </w:rPr>
          <w:instrText xml:space="preserve"> PAGEREF _Toc402364041 \h </w:instrText>
        </w:r>
        <w:r>
          <w:rPr>
            <w:noProof/>
            <w:webHidden/>
          </w:rPr>
        </w:r>
      </w:ins>
      <w:r>
        <w:rPr>
          <w:noProof/>
          <w:webHidden/>
        </w:rPr>
        <w:fldChar w:fldCharType="separate"/>
      </w:r>
      <w:ins w:id="225" w:author="Aleksandrs Zeļikovičs" w:date="2014-10-29T16:37:00Z">
        <w:r>
          <w:rPr>
            <w:noProof/>
            <w:webHidden/>
          </w:rPr>
          <w:t>64</w:t>
        </w:r>
        <w:r>
          <w:rPr>
            <w:noProof/>
            <w:webHidden/>
          </w:rPr>
          <w:fldChar w:fldCharType="end"/>
        </w:r>
        <w:r w:rsidRPr="00376C22">
          <w:rPr>
            <w:rStyle w:val="Hyperlink"/>
            <w:noProof/>
          </w:rPr>
          <w:fldChar w:fldCharType="end"/>
        </w:r>
      </w:ins>
    </w:p>
    <w:p w14:paraId="5FB09BF2" w14:textId="77777777" w:rsidR="00E95266" w:rsidRDefault="00E95266">
      <w:pPr>
        <w:pStyle w:val="TOC3"/>
        <w:rPr>
          <w:ins w:id="226" w:author="Aleksandrs Zeļikovičs" w:date="2014-10-29T16:37:00Z"/>
          <w:rFonts w:asciiTheme="minorHAnsi" w:eastAsiaTheme="minorEastAsia" w:hAnsiTheme="minorHAnsi"/>
          <w:noProof/>
          <w:lang w:eastAsia="lv-LV"/>
        </w:rPr>
      </w:pPr>
      <w:ins w:id="22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2.7.15.</w:t>
        </w:r>
        <w:r>
          <w:rPr>
            <w:rFonts w:asciiTheme="minorHAnsi" w:eastAsiaTheme="minorEastAsia" w:hAnsiTheme="minorHAnsi"/>
            <w:noProof/>
            <w:lang w:eastAsia="lv-LV"/>
          </w:rPr>
          <w:tab/>
        </w:r>
        <w:r w:rsidRPr="00376C22">
          <w:rPr>
            <w:rStyle w:val="Hyperlink"/>
            <w:noProof/>
          </w:rPr>
          <w:t>RequestTest</w:t>
        </w:r>
        <w:r>
          <w:rPr>
            <w:noProof/>
            <w:webHidden/>
          </w:rPr>
          <w:tab/>
        </w:r>
        <w:r>
          <w:rPr>
            <w:noProof/>
            <w:webHidden/>
          </w:rPr>
          <w:fldChar w:fldCharType="begin"/>
        </w:r>
        <w:r>
          <w:rPr>
            <w:noProof/>
            <w:webHidden/>
          </w:rPr>
          <w:instrText xml:space="preserve"> PAGEREF _Toc402364042 \h </w:instrText>
        </w:r>
        <w:r>
          <w:rPr>
            <w:noProof/>
            <w:webHidden/>
          </w:rPr>
        </w:r>
      </w:ins>
      <w:r>
        <w:rPr>
          <w:noProof/>
          <w:webHidden/>
        </w:rPr>
        <w:fldChar w:fldCharType="separate"/>
      </w:r>
      <w:ins w:id="228" w:author="Aleksandrs Zeļikovičs" w:date="2014-10-29T16:37:00Z">
        <w:r>
          <w:rPr>
            <w:noProof/>
            <w:webHidden/>
          </w:rPr>
          <w:t>64</w:t>
        </w:r>
        <w:r>
          <w:rPr>
            <w:noProof/>
            <w:webHidden/>
          </w:rPr>
          <w:fldChar w:fldCharType="end"/>
        </w:r>
        <w:r w:rsidRPr="00376C22">
          <w:rPr>
            <w:rStyle w:val="Hyperlink"/>
            <w:noProof/>
          </w:rPr>
          <w:fldChar w:fldCharType="end"/>
        </w:r>
      </w:ins>
    </w:p>
    <w:p w14:paraId="155B87D8" w14:textId="77777777" w:rsidR="00E95266" w:rsidRDefault="00E95266">
      <w:pPr>
        <w:pStyle w:val="TOC4"/>
        <w:rPr>
          <w:ins w:id="229" w:author="Aleksandrs Zeļikovičs" w:date="2014-10-29T16:37:00Z"/>
          <w:rFonts w:asciiTheme="minorHAnsi" w:eastAsiaTheme="minorEastAsia" w:hAnsiTheme="minorHAnsi"/>
          <w:i w:val="0"/>
          <w:noProof/>
          <w:sz w:val="22"/>
          <w:lang w:eastAsia="lv-LV"/>
        </w:rPr>
      </w:pPr>
      <w:ins w:id="23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2.7.15.1.</w:t>
        </w:r>
        <w:r>
          <w:rPr>
            <w:rFonts w:asciiTheme="minorHAnsi" w:eastAsiaTheme="minorEastAsia" w:hAnsiTheme="minorHAnsi"/>
            <w:i w:val="0"/>
            <w:noProof/>
            <w:sz w:val="22"/>
            <w:lang w:eastAsia="lv-LV"/>
          </w:rPr>
          <w:tab/>
        </w:r>
        <w:r w:rsidRPr="00376C22">
          <w:rPr>
            <w:rStyle w:val="Hyperlink"/>
            <w:noProof/>
          </w:rPr>
          <w:t>E-veselības Integrācijas platformas HL7 servisu izsaukšana</w:t>
        </w:r>
        <w:r>
          <w:rPr>
            <w:noProof/>
            <w:webHidden/>
          </w:rPr>
          <w:tab/>
        </w:r>
        <w:r>
          <w:rPr>
            <w:noProof/>
            <w:webHidden/>
          </w:rPr>
          <w:fldChar w:fldCharType="begin"/>
        </w:r>
        <w:r>
          <w:rPr>
            <w:noProof/>
            <w:webHidden/>
          </w:rPr>
          <w:instrText xml:space="preserve"> PAGEREF _Toc402364043 \h </w:instrText>
        </w:r>
        <w:r>
          <w:rPr>
            <w:noProof/>
            <w:webHidden/>
          </w:rPr>
        </w:r>
      </w:ins>
      <w:r>
        <w:rPr>
          <w:noProof/>
          <w:webHidden/>
        </w:rPr>
        <w:fldChar w:fldCharType="separate"/>
      </w:r>
      <w:ins w:id="231" w:author="Aleksandrs Zeļikovičs" w:date="2014-10-29T16:37:00Z">
        <w:r>
          <w:rPr>
            <w:noProof/>
            <w:webHidden/>
          </w:rPr>
          <w:t>64</w:t>
        </w:r>
        <w:r>
          <w:rPr>
            <w:noProof/>
            <w:webHidden/>
          </w:rPr>
          <w:fldChar w:fldCharType="end"/>
        </w:r>
        <w:r w:rsidRPr="00376C22">
          <w:rPr>
            <w:rStyle w:val="Hyperlink"/>
            <w:noProof/>
          </w:rPr>
          <w:fldChar w:fldCharType="end"/>
        </w:r>
      </w:ins>
    </w:p>
    <w:p w14:paraId="73771B12" w14:textId="77777777" w:rsidR="00E95266" w:rsidRDefault="00E95266">
      <w:pPr>
        <w:pStyle w:val="TOC4"/>
        <w:rPr>
          <w:ins w:id="232" w:author="Aleksandrs Zeļikovičs" w:date="2014-10-29T16:37:00Z"/>
          <w:rFonts w:asciiTheme="minorHAnsi" w:eastAsiaTheme="minorEastAsia" w:hAnsiTheme="minorHAnsi"/>
          <w:i w:val="0"/>
          <w:noProof/>
          <w:sz w:val="22"/>
          <w:lang w:eastAsia="lv-LV"/>
        </w:rPr>
      </w:pPr>
      <w:ins w:id="23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2.7.15.2.</w:t>
        </w:r>
        <w:r>
          <w:rPr>
            <w:rFonts w:asciiTheme="minorHAnsi" w:eastAsiaTheme="minorEastAsia" w:hAnsiTheme="minorHAnsi"/>
            <w:i w:val="0"/>
            <w:noProof/>
            <w:sz w:val="22"/>
            <w:lang w:eastAsia="lv-LV"/>
          </w:rPr>
          <w:tab/>
        </w:r>
        <w:r w:rsidRPr="00376C22">
          <w:rPr>
            <w:rStyle w:val="Hyperlink"/>
            <w:noProof/>
          </w:rPr>
          <w:t>IVISRequest izveidošana</w:t>
        </w:r>
        <w:r>
          <w:rPr>
            <w:noProof/>
            <w:webHidden/>
          </w:rPr>
          <w:tab/>
        </w:r>
        <w:r>
          <w:rPr>
            <w:noProof/>
            <w:webHidden/>
          </w:rPr>
          <w:fldChar w:fldCharType="begin"/>
        </w:r>
        <w:r>
          <w:rPr>
            <w:noProof/>
            <w:webHidden/>
          </w:rPr>
          <w:instrText xml:space="preserve"> PAGEREF _Toc402364044 \h </w:instrText>
        </w:r>
        <w:r>
          <w:rPr>
            <w:noProof/>
            <w:webHidden/>
          </w:rPr>
        </w:r>
      </w:ins>
      <w:r>
        <w:rPr>
          <w:noProof/>
          <w:webHidden/>
        </w:rPr>
        <w:fldChar w:fldCharType="separate"/>
      </w:r>
      <w:ins w:id="234" w:author="Aleksandrs Zeļikovičs" w:date="2014-10-29T16:37:00Z">
        <w:r>
          <w:rPr>
            <w:noProof/>
            <w:webHidden/>
          </w:rPr>
          <w:t>66</w:t>
        </w:r>
        <w:r>
          <w:rPr>
            <w:noProof/>
            <w:webHidden/>
          </w:rPr>
          <w:fldChar w:fldCharType="end"/>
        </w:r>
        <w:r w:rsidRPr="00376C22">
          <w:rPr>
            <w:rStyle w:val="Hyperlink"/>
            <w:noProof/>
          </w:rPr>
          <w:fldChar w:fldCharType="end"/>
        </w:r>
      </w:ins>
    </w:p>
    <w:p w14:paraId="3B5664D2" w14:textId="77777777" w:rsidR="00E95266" w:rsidRDefault="00E95266">
      <w:pPr>
        <w:pStyle w:val="TOC4"/>
        <w:rPr>
          <w:ins w:id="235" w:author="Aleksandrs Zeļikovičs" w:date="2014-10-29T16:37:00Z"/>
          <w:rFonts w:asciiTheme="minorHAnsi" w:eastAsiaTheme="minorEastAsia" w:hAnsiTheme="minorHAnsi"/>
          <w:i w:val="0"/>
          <w:noProof/>
          <w:sz w:val="22"/>
          <w:lang w:eastAsia="lv-LV"/>
        </w:rPr>
      </w:pPr>
      <w:ins w:id="23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2.7.15.3.</w:t>
        </w:r>
        <w:r>
          <w:rPr>
            <w:rFonts w:asciiTheme="minorHAnsi" w:eastAsiaTheme="minorEastAsia" w:hAnsiTheme="minorHAnsi"/>
            <w:i w:val="0"/>
            <w:noProof/>
            <w:sz w:val="22"/>
            <w:lang w:eastAsia="lv-LV"/>
          </w:rPr>
          <w:tab/>
        </w:r>
        <w:r w:rsidRPr="00376C22">
          <w:rPr>
            <w:rStyle w:val="Hyperlink"/>
            <w:noProof/>
          </w:rPr>
          <w:t>HL7 ziņojuma izveidošana</w:t>
        </w:r>
        <w:r>
          <w:rPr>
            <w:noProof/>
            <w:webHidden/>
          </w:rPr>
          <w:tab/>
        </w:r>
        <w:r>
          <w:rPr>
            <w:noProof/>
            <w:webHidden/>
          </w:rPr>
          <w:fldChar w:fldCharType="begin"/>
        </w:r>
        <w:r>
          <w:rPr>
            <w:noProof/>
            <w:webHidden/>
          </w:rPr>
          <w:instrText xml:space="preserve"> PAGEREF _Toc402364045 \h </w:instrText>
        </w:r>
        <w:r>
          <w:rPr>
            <w:noProof/>
            <w:webHidden/>
          </w:rPr>
        </w:r>
      </w:ins>
      <w:r>
        <w:rPr>
          <w:noProof/>
          <w:webHidden/>
        </w:rPr>
        <w:fldChar w:fldCharType="separate"/>
      </w:r>
      <w:ins w:id="237" w:author="Aleksandrs Zeļikovičs" w:date="2014-10-29T16:37:00Z">
        <w:r>
          <w:rPr>
            <w:noProof/>
            <w:webHidden/>
          </w:rPr>
          <w:t>66</w:t>
        </w:r>
        <w:r>
          <w:rPr>
            <w:noProof/>
            <w:webHidden/>
          </w:rPr>
          <w:fldChar w:fldCharType="end"/>
        </w:r>
        <w:r w:rsidRPr="00376C22">
          <w:rPr>
            <w:rStyle w:val="Hyperlink"/>
            <w:noProof/>
          </w:rPr>
          <w:fldChar w:fldCharType="end"/>
        </w:r>
      </w:ins>
    </w:p>
    <w:p w14:paraId="7C6699B0" w14:textId="77777777" w:rsidR="00E95266" w:rsidRDefault="00E95266">
      <w:pPr>
        <w:pStyle w:val="TOC4"/>
        <w:rPr>
          <w:ins w:id="238" w:author="Aleksandrs Zeļikovičs" w:date="2014-10-29T16:37:00Z"/>
          <w:rFonts w:asciiTheme="minorHAnsi" w:eastAsiaTheme="minorEastAsia" w:hAnsiTheme="minorHAnsi"/>
          <w:i w:val="0"/>
          <w:noProof/>
          <w:sz w:val="22"/>
          <w:lang w:eastAsia="lv-LV"/>
        </w:rPr>
      </w:pPr>
      <w:ins w:id="239"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"_Toc402364046"</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2.7.15.4.</w:t>
        </w:r>
        <w:r>
          <w:rPr>
            <w:rFonts w:asciiTheme="minorHAnsi" w:eastAsiaTheme="minorEastAsia" w:hAnsiTheme="minorHAnsi"/>
            <w:i w:val="0"/>
            <w:noProof/>
            <w:sz w:val="22"/>
            <w:lang w:eastAsia="lv-LV"/>
          </w:rPr>
          <w:tab/>
        </w:r>
        <w:r w:rsidRPr="00376C22">
          <w:rPr>
            <w:rStyle w:val="Hyperlink"/>
            <w:noProof/>
          </w:rPr>
          <w:t>Piemēra konfigurācija</w:t>
        </w:r>
        <w:r>
          <w:rPr>
            <w:noProof/>
            <w:webHidden/>
          </w:rPr>
          <w:tab/>
        </w:r>
        <w:r>
          <w:rPr>
            <w:noProof/>
            <w:webHidden/>
          </w:rPr>
          <w:fldChar w:fldCharType="begin"/>
        </w:r>
        <w:r>
          <w:rPr>
            <w:noProof/>
            <w:webHidden/>
          </w:rPr>
          <w:instrText xml:space="preserve"> PAGEREF _Toc402364046 \h </w:instrText>
        </w:r>
        <w:r>
          <w:rPr>
            <w:noProof/>
            <w:webHidden/>
          </w:rPr>
        </w:r>
      </w:ins>
      <w:r>
        <w:rPr>
          <w:noProof/>
          <w:webHidden/>
        </w:rPr>
        <w:fldChar w:fldCharType="separate"/>
      </w:r>
      <w:ins w:id="240" w:author="Aleksandrs Zeļikovičs" w:date="2014-10-29T16:37:00Z">
        <w:r>
          <w:rPr>
            <w:noProof/>
            <w:webHidden/>
          </w:rPr>
          <w:t>67</w:t>
        </w:r>
        <w:r>
          <w:rPr>
            <w:noProof/>
            <w:webHidden/>
          </w:rPr>
          <w:fldChar w:fldCharType="end"/>
        </w:r>
        <w:r w:rsidRPr="00376C22">
          <w:rPr>
            <w:rStyle w:val="Hyperlink"/>
            <w:noProof/>
          </w:rPr>
          <w:fldChar w:fldCharType="end"/>
        </w:r>
      </w:ins>
    </w:p>
    <w:p w14:paraId="0722E722" w14:textId="77777777" w:rsidR="00E95266" w:rsidRDefault="00E95266">
      <w:pPr>
        <w:pStyle w:val="TOC2"/>
        <w:rPr>
          <w:ins w:id="241" w:author="Aleksandrs Zeļikovičs" w:date="2014-10-29T16:37:00Z"/>
          <w:rFonts w:asciiTheme="minorHAnsi" w:eastAsiaTheme="minorEastAsia" w:hAnsiTheme="minorHAnsi"/>
          <w:b w:val="0"/>
          <w:noProof/>
          <w:lang w:eastAsia="lv-LV"/>
        </w:rPr>
      </w:pPr>
      <w:ins w:id="242"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"_Toc402364047"</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2.8.</w:t>
        </w:r>
        <w:r>
          <w:rPr>
            <w:rFonts w:asciiTheme="minorHAnsi" w:eastAsiaTheme="minorEastAsia" w:hAnsiTheme="minorHAnsi"/>
            <w:b w:val="0"/>
            <w:noProof/>
            <w:lang w:eastAsia="lv-LV"/>
          </w:rPr>
          <w:tab/>
        </w:r>
        <w:r w:rsidRPr="00376C22">
          <w:rPr>
            <w:rStyle w:val="Hyperlink"/>
            <w:noProof/>
          </w:rPr>
          <w:t>Pāreja no 0.1. versijas uz 0.2 versiju</w:t>
        </w:r>
        <w:r>
          <w:rPr>
            <w:noProof/>
            <w:webHidden/>
          </w:rPr>
          <w:tab/>
        </w:r>
        <w:r>
          <w:rPr>
            <w:noProof/>
            <w:webHidden/>
          </w:rPr>
          <w:fldChar w:fldCharType="begin"/>
        </w:r>
        <w:r>
          <w:rPr>
            <w:noProof/>
            <w:webHidden/>
          </w:rPr>
          <w:instrText xml:space="preserve"> PAGEREF _Toc402364047 \h </w:instrText>
        </w:r>
        <w:r>
          <w:rPr>
            <w:noProof/>
            <w:webHidden/>
          </w:rPr>
        </w:r>
      </w:ins>
      <w:r>
        <w:rPr>
          <w:noProof/>
          <w:webHidden/>
        </w:rPr>
        <w:fldChar w:fldCharType="separate"/>
      </w:r>
      <w:ins w:id="243" w:author="Aleksandrs Zeļikovičs" w:date="2014-10-29T16:37:00Z">
        <w:r>
          <w:rPr>
            <w:noProof/>
            <w:webHidden/>
          </w:rPr>
          <w:t>68</w:t>
        </w:r>
        <w:r>
          <w:rPr>
            <w:noProof/>
            <w:webHidden/>
          </w:rPr>
          <w:fldChar w:fldCharType="end"/>
        </w:r>
        <w:r w:rsidRPr="00376C22">
          <w:rPr>
            <w:rStyle w:val="Hyperlink"/>
            <w:noProof/>
          </w:rPr>
          <w:fldChar w:fldCharType="end"/>
        </w:r>
      </w:ins>
    </w:p>
    <w:p w14:paraId="6109AFEF" w14:textId="77777777" w:rsidR="00E95266" w:rsidRDefault="00E95266">
      <w:pPr>
        <w:pStyle w:val="TOC3"/>
        <w:rPr>
          <w:ins w:id="244" w:author="Aleksandrs Zeļikovičs" w:date="2014-10-29T16:37:00Z"/>
          <w:rFonts w:asciiTheme="minorHAnsi" w:eastAsiaTheme="minorEastAsia" w:hAnsiTheme="minorHAnsi"/>
          <w:noProof/>
          <w:lang w:eastAsia="lv-LV"/>
        </w:rPr>
      </w:pPr>
      <w:ins w:id="245"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"_Toc402364048"</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2.8.1.</w:t>
        </w:r>
        <w:r>
          <w:rPr>
            <w:rFonts w:asciiTheme="minorHAnsi" w:eastAsiaTheme="minorEastAsia" w:hAnsiTheme="minorHAnsi"/>
            <w:noProof/>
            <w:lang w:eastAsia="lv-LV"/>
          </w:rPr>
          <w:tab/>
        </w:r>
        <w:r w:rsidRPr="00376C22">
          <w:rPr>
            <w:rStyle w:val="Hyperlink"/>
            <w:noProof/>
          </w:rPr>
          <w:t>Interfeisa izmaiņas</w:t>
        </w:r>
        <w:r>
          <w:rPr>
            <w:noProof/>
            <w:webHidden/>
          </w:rPr>
          <w:tab/>
        </w:r>
        <w:r>
          <w:rPr>
            <w:noProof/>
            <w:webHidden/>
          </w:rPr>
          <w:fldChar w:fldCharType="begin"/>
        </w:r>
        <w:r>
          <w:rPr>
            <w:noProof/>
            <w:webHidden/>
          </w:rPr>
          <w:instrText xml:space="preserve"> PAGEREF _Toc402364048 \h </w:instrText>
        </w:r>
        <w:r>
          <w:rPr>
            <w:noProof/>
            <w:webHidden/>
          </w:rPr>
        </w:r>
      </w:ins>
      <w:r>
        <w:rPr>
          <w:noProof/>
          <w:webHidden/>
        </w:rPr>
        <w:fldChar w:fldCharType="separate"/>
      </w:r>
      <w:ins w:id="246" w:author="Aleksandrs Zeļikovičs" w:date="2014-10-29T16:37:00Z">
        <w:r>
          <w:rPr>
            <w:noProof/>
            <w:webHidden/>
          </w:rPr>
          <w:t>68</w:t>
        </w:r>
        <w:r>
          <w:rPr>
            <w:noProof/>
            <w:webHidden/>
          </w:rPr>
          <w:fldChar w:fldCharType="end"/>
        </w:r>
        <w:r w:rsidRPr="00376C22">
          <w:rPr>
            <w:rStyle w:val="Hyperlink"/>
            <w:noProof/>
          </w:rPr>
          <w:fldChar w:fldCharType="end"/>
        </w:r>
      </w:ins>
    </w:p>
    <w:p w14:paraId="4BAF4096" w14:textId="77777777" w:rsidR="00E95266" w:rsidRDefault="00E95266">
      <w:pPr>
        <w:pStyle w:val="TOC4"/>
        <w:rPr>
          <w:ins w:id="247" w:author="Aleksandrs Zeļikovičs" w:date="2014-10-29T16:37:00Z"/>
          <w:rFonts w:asciiTheme="minorHAnsi" w:eastAsiaTheme="minorEastAsia" w:hAnsiTheme="minorHAnsi"/>
          <w:i w:val="0"/>
          <w:noProof/>
          <w:sz w:val="22"/>
          <w:lang w:eastAsia="lv-LV"/>
        </w:rPr>
      </w:pPr>
      <w:ins w:id="248"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"_Toc402364049"</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noProof/>
            <w14:scene3d>
              <w14:camera w14:prst="orthographicFront"/>
              <w14:lightRig w14:rig="threePt" w14:dir="t">
                <w14:rot w14:lat="0" w14:lon="0" w14:rev="0"/>
              </w14:lightRig>
            </w14:scene3d>
          </w:rPr>
          <w:t>2.8.1.1.</w:t>
        </w:r>
        <w:r>
          <w:rPr>
            <w:rFonts w:asciiTheme="minorHAnsi" w:eastAsiaTheme="minorEastAsia" w:hAnsiTheme="minorHAnsi"/>
            <w:i w:val="0"/>
            <w:noProof/>
            <w:sz w:val="22"/>
            <w:lang w:eastAsia="lv-LV"/>
          </w:rPr>
          <w:tab/>
        </w:r>
        <w:r w:rsidRPr="00376C22">
          <w:rPr>
            <w:rStyle w:val="Hyperlink"/>
            <w:noProof/>
          </w:rPr>
          <w:t>HL7 Versijas noradīšana</w:t>
        </w:r>
        <w:r>
          <w:rPr>
            <w:noProof/>
            <w:webHidden/>
          </w:rPr>
          <w:tab/>
        </w:r>
        <w:r>
          <w:rPr>
            <w:noProof/>
            <w:webHidden/>
          </w:rPr>
          <w:fldChar w:fldCharType="begin"/>
        </w:r>
        <w:r>
          <w:rPr>
            <w:noProof/>
            <w:webHidden/>
          </w:rPr>
          <w:instrText xml:space="preserve"> PAGEREF _Toc402364049 \h </w:instrText>
        </w:r>
        <w:r>
          <w:rPr>
            <w:noProof/>
            <w:webHidden/>
          </w:rPr>
        </w:r>
      </w:ins>
      <w:r>
        <w:rPr>
          <w:noProof/>
          <w:webHidden/>
        </w:rPr>
        <w:fldChar w:fldCharType="separate"/>
      </w:r>
      <w:ins w:id="249" w:author="Aleksandrs Zeļikovičs" w:date="2014-10-29T16:37:00Z">
        <w:r>
          <w:rPr>
            <w:noProof/>
            <w:webHidden/>
          </w:rPr>
          <w:t>68</w:t>
        </w:r>
        <w:r>
          <w:rPr>
            <w:noProof/>
            <w:webHidden/>
          </w:rPr>
          <w:fldChar w:fldCharType="end"/>
        </w:r>
        <w:r w:rsidRPr="00376C22">
          <w:rPr>
            <w:rStyle w:val="Hyperlink"/>
            <w:noProof/>
          </w:rPr>
          <w:fldChar w:fldCharType="end"/>
        </w:r>
      </w:ins>
    </w:p>
    <w:p w14:paraId="1D4D8F63" w14:textId="77777777" w:rsidR="00E95266" w:rsidRDefault="00E95266">
      <w:pPr>
        <w:pStyle w:val="TOC3"/>
        <w:rPr>
          <w:ins w:id="250" w:author="Aleksandrs Zeļikovičs" w:date="2014-10-29T16:37:00Z"/>
          <w:rFonts w:asciiTheme="minorHAnsi" w:eastAsiaTheme="minorEastAsia" w:hAnsiTheme="minorHAnsi"/>
          <w:noProof/>
          <w:lang w:eastAsia="lv-LV"/>
        </w:rPr>
      </w:pPr>
      <w:ins w:id="251"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"_Toc402364050"</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2.8.2.</w:t>
        </w:r>
        <w:r>
          <w:rPr>
            <w:rFonts w:asciiTheme="minorHAnsi" w:eastAsiaTheme="minorEastAsia" w:hAnsiTheme="minorHAnsi"/>
            <w:noProof/>
            <w:lang w:eastAsia="lv-LV"/>
          </w:rPr>
          <w:tab/>
        </w:r>
        <w:r w:rsidRPr="00376C22">
          <w:rPr>
            <w:rStyle w:val="Hyperlink"/>
            <w:noProof/>
          </w:rPr>
          <w:t>Konfigurācijas faila izmainīšana</w:t>
        </w:r>
        <w:r>
          <w:rPr>
            <w:noProof/>
            <w:webHidden/>
          </w:rPr>
          <w:tab/>
        </w:r>
        <w:r>
          <w:rPr>
            <w:noProof/>
            <w:webHidden/>
          </w:rPr>
          <w:fldChar w:fldCharType="begin"/>
        </w:r>
        <w:r>
          <w:rPr>
            <w:noProof/>
            <w:webHidden/>
          </w:rPr>
          <w:instrText xml:space="preserve"> PAGEREF _Toc402364050 \h </w:instrText>
        </w:r>
        <w:r>
          <w:rPr>
            <w:noProof/>
            <w:webHidden/>
          </w:rPr>
        </w:r>
      </w:ins>
      <w:r>
        <w:rPr>
          <w:noProof/>
          <w:webHidden/>
        </w:rPr>
        <w:fldChar w:fldCharType="separate"/>
      </w:r>
      <w:ins w:id="252" w:author="Aleksandrs Zeļikovičs" w:date="2014-10-29T16:37:00Z">
        <w:r>
          <w:rPr>
            <w:noProof/>
            <w:webHidden/>
          </w:rPr>
          <w:t>68</w:t>
        </w:r>
        <w:r>
          <w:rPr>
            <w:noProof/>
            <w:webHidden/>
          </w:rPr>
          <w:fldChar w:fldCharType="end"/>
        </w:r>
        <w:r w:rsidRPr="00376C22">
          <w:rPr>
            <w:rStyle w:val="Hyperlink"/>
            <w:noProof/>
          </w:rPr>
          <w:fldChar w:fldCharType="end"/>
        </w:r>
      </w:ins>
    </w:p>
    <w:p w14:paraId="43829B16" w14:textId="77777777" w:rsidR="00E95266" w:rsidRDefault="00E95266">
      <w:pPr>
        <w:pStyle w:val="TOC3"/>
        <w:rPr>
          <w:ins w:id="253" w:author="Aleksandrs Zeļikovičs" w:date="2014-10-29T16:37:00Z"/>
          <w:rFonts w:asciiTheme="minorHAnsi" w:eastAsiaTheme="minorEastAsia" w:hAnsiTheme="minorHAnsi"/>
          <w:noProof/>
          <w:lang w:eastAsia="lv-LV"/>
        </w:rPr>
      </w:pPr>
      <w:ins w:id="254"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"_Toc402364051"</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2.8.3.</w:t>
        </w:r>
        <w:r>
          <w:rPr>
            <w:rFonts w:asciiTheme="minorHAnsi" w:eastAsiaTheme="minorEastAsia" w:hAnsiTheme="minorHAnsi"/>
            <w:noProof/>
            <w:lang w:eastAsia="lv-LV"/>
          </w:rPr>
          <w:tab/>
        </w:r>
        <w:r w:rsidRPr="00376C22">
          <w:rPr>
            <w:rStyle w:val="Hyperlink"/>
            <w:noProof/>
          </w:rPr>
          <w:t>Servisa konfigurācija</w:t>
        </w:r>
        <w:r>
          <w:rPr>
            <w:noProof/>
            <w:webHidden/>
          </w:rPr>
          <w:tab/>
        </w:r>
        <w:r>
          <w:rPr>
            <w:noProof/>
            <w:webHidden/>
          </w:rPr>
          <w:fldChar w:fldCharType="begin"/>
        </w:r>
        <w:r>
          <w:rPr>
            <w:noProof/>
            <w:webHidden/>
          </w:rPr>
          <w:instrText xml:space="preserve"> PAGEREF _Toc402364051 \h </w:instrText>
        </w:r>
        <w:r>
          <w:rPr>
            <w:noProof/>
            <w:webHidden/>
          </w:rPr>
        </w:r>
      </w:ins>
      <w:r>
        <w:rPr>
          <w:noProof/>
          <w:webHidden/>
        </w:rPr>
        <w:fldChar w:fldCharType="separate"/>
      </w:r>
      <w:ins w:id="255" w:author="Aleksandrs Zeļikovičs" w:date="2014-10-29T16:37:00Z">
        <w:r>
          <w:rPr>
            <w:noProof/>
            <w:webHidden/>
          </w:rPr>
          <w:t>69</w:t>
        </w:r>
        <w:r>
          <w:rPr>
            <w:noProof/>
            <w:webHidden/>
          </w:rPr>
          <w:fldChar w:fldCharType="end"/>
        </w:r>
        <w:r w:rsidRPr="00376C22">
          <w:rPr>
            <w:rStyle w:val="Hyperlink"/>
            <w:noProof/>
          </w:rPr>
          <w:fldChar w:fldCharType="end"/>
        </w:r>
      </w:ins>
    </w:p>
    <w:p w14:paraId="048477D5" w14:textId="77777777" w:rsidR="00E95266" w:rsidRDefault="00E95266">
      <w:pPr>
        <w:pStyle w:val="TOC2"/>
        <w:rPr>
          <w:ins w:id="256" w:author="Aleksandrs Zeļikovičs" w:date="2014-10-29T16:37:00Z"/>
          <w:rFonts w:asciiTheme="minorHAnsi" w:eastAsiaTheme="minorEastAsia" w:hAnsiTheme="minorHAnsi"/>
          <w:b w:val="0"/>
          <w:noProof/>
          <w:lang w:eastAsia="lv-LV"/>
        </w:rPr>
      </w:pPr>
      <w:ins w:id="257"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"_Toc402364052"</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2.9.</w:t>
        </w:r>
        <w:r>
          <w:rPr>
            <w:rFonts w:asciiTheme="minorHAnsi" w:eastAsiaTheme="minorEastAsia" w:hAnsiTheme="minorHAnsi"/>
            <w:b w:val="0"/>
            <w:noProof/>
            <w:lang w:eastAsia="lv-LV"/>
          </w:rPr>
          <w:tab/>
        </w:r>
        <w:r w:rsidRPr="00376C22">
          <w:rPr>
            <w:rStyle w:val="Hyperlink"/>
            <w:noProof/>
          </w:rPr>
          <w:t>HL7 bibliotēkas kontekstu atslēgas</w:t>
        </w:r>
        <w:r>
          <w:rPr>
            <w:noProof/>
            <w:webHidden/>
          </w:rPr>
          <w:tab/>
        </w:r>
        <w:r>
          <w:rPr>
            <w:noProof/>
            <w:webHidden/>
          </w:rPr>
          <w:fldChar w:fldCharType="begin"/>
        </w:r>
        <w:r>
          <w:rPr>
            <w:noProof/>
            <w:webHidden/>
          </w:rPr>
          <w:instrText xml:space="preserve"> PAGEREF _Toc402364052 \h </w:instrText>
        </w:r>
        <w:r>
          <w:rPr>
            <w:noProof/>
            <w:webHidden/>
          </w:rPr>
        </w:r>
      </w:ins>
      <w:r>
        <w:rPr>
          <w:noProof/>
          <w:webHidden/>
        </w:rPr>
        <w:fldChar w:fldCharType="separate"/>
      </w:r>
      <w:ins w:id="258" w:author="Aleksandrs Zeļikovičs" w:date="2014-10-29T16:37:00Z">
        <w:r>
          <w:rPr>
            <w:noProof/>
            <w:webHidden/>
          </w:rPr>
          <w:t>69</w:t>
        </w:r>
        <w:r>
          <w:rPr>
            <w:noProof/>
            <w:webHidden/>
          </w:rPr>
          <w:fldChar w:fldCharType="end"/>
        </w:r>
        <w:r w:rsidRPr="00376C22">
          <w:rPr>
            <w:rStyle w:val="Hyperlink"/>
            <w:noProof/>
          </w:rPr>
          <w:fldChar w:fldCharType="end"/>
        </w:r>
      </w:ins>
    </w:p>
    <w:p w14:paraId="68F5DBE0" w14:textId="77777777" w:rsidR="00E95266" w:rsidRDefault="00E95266">
      <w:pPr>
        <w:pStyle w:val="TOC3"/>
        <w:rPr>
          <w:ins w:id="259" w:author="Aleksandrs Zeļikovičs" w:date="2014-10-29T16:37:00Z"/>
          <w:rFonts w:asciiTheme="minorHAnsi" w:eastAsiaTheme="minorEastAsia" w:hAnsiTheme="minorHAnsi"/>
          <w:noProof/>
          <w:lang w:eastAsia="lv-LV"/>
        </w:rPr>
      </w:pPr>
      <w:ins w:id="260"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"_Toc402364053"</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2.9.1.</w:t>
        </w:r>
        <w:r>
          <w:rPr>
            <w:rFonts w:asciiTheme="minorHAnsi" w:eastAsiaTheme="minorEastAsia" w:hAnsiTheme="minorHAnsi"/>
            <w:noProof/>
            <w:lang w:eastAsia="lv-LV"/>
          </w:rPr>
          <w:tab/>
        </w:r>
        <w:r w:rsidRPr="00376C22">
          <w:rPr>
            <w:rStyle w:val="Hyperlink"/>
            <w:noProof/>
          </w:rPr>
          <w:t>Visi Operācijas konteksta atslēgas</w:t>
        </w:r>
        <w:r>
          <w:rPr>
            <w:noProof/>
            <w:webHidden/>
          </w:rPr>
          <w:tab/>
        </w:r>
        <w:r>
          <w:rPr>
            <w:noProof/>
            <w:webHidden/>
          </w:rPr>
          <w:fldChar w:fldCharType="begin"/>
        </w:r>
        <w:r>
          <w:rPr>
            <w:noProof/>
            <w:webHidden/>
          </w:rPr>
          <w:instrText xml:space="preserve"> PAGEREF _Toc402364053 \h </w:instrText>
        </w:r>
        <w:r>
          <w:rPr>
            <w:noProof/>
            <w:webHidden/>
          </w:rPr>
        </w:r>
      </w:ins>
      <w:r>
        <w:rPr>
          <w:noProof/>
          <w:webHidden/>
        </w:rPr>
        <w:fldChar w:fldCharType="separate"/>
      </w:r>
      <w:ins w:id="261" w:author="Aleksandrs Zeļikovičs" w:date="2014-10-29T16:37:00Z">
        <w:r>
          <w:rPr>
            <w:noProof/>
            <w:webHidden/>
          </w:rPr>
          <w:t>69</w:t>
        </w:r>
        <w:r>
          <w:rPr>
            <w:noProof/>
            <w:webHidden/>
          </w:rPr>
          <w:fldChar w:fldCharType="end"/>
        </w:r>
        <w:r w:rsidRPr="00376C22">
          <w:rPr>
            <w:rStyle w:val="Hyperlink"/>
            <w:noProof/>
          </w:rPr>
          <w:fldChar w:fldCharType="end"/>
        </w:r>
      </w:ins>
    </w:p>
    <w:p w14:paraId="3B0114BD" w14:textId="77777777" w:rsidR="00E95266" w:rsidRDefault="00E95266">
      <w:pPr>
        <w:pStyle w:val="TOC3"/>
        <w:rPr>
          <w:ins w:id="262" w:author="Aleksandrs Zeļikovičs" w:date="2014-10-29T16:37:00Z"/>
          <w:rFonts w:asciiTheme="minorHAnsi" w:eastAsiaTheme="minorEastAsia" w:hAnsiTheme="minorHAnsi"/>
          <w:noProof/>
          <w:lang w:eastAsia="lv-LV"/>
        </w:rPr>
      </w:pPr>
      <w:ins w:id="263"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"_Toc402364054"</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2.9.2.</w:t>
        </w:r>
        <w:r>
          <w:rPr>
            <w:rFonts w:asciiTheme="minorHAnsi" w:eastAsiaTheme="minorEastAsia" w:hAnsiTheme="minorHAnsi"/>
            <w:noProof/>
            <w:lang w:eastAsia="lv-LV"/>
          </w:rPr>
          <w:tab/>
        </w:r>
        <w:r w:rsidRPr="00376C22">
          <w:rPr>
            <w:rStyle w:val="Hyperlink"/>
            <w:noProof/>
          </w:rPr>
          <w:t>Visi HL7Operation kontrakta atribūti</w:t>
        </w:r>
        <w:r>
          <w:rPr>
            <w:noProof/>
            <w:webHidden/>
          </w:rPr>
          <w:tab/>
        </w:r>
        <w:r>
          <w:rPr>
            <w:noProof/>
            <w:webHidden/>
          </w:rPr>
          <w:fldChar w:fldCharType="begin"/>
        </w:r>
        <w:r>
          <w:rPr>
            <w:noProof/>
            <w:webHidden/>
          </w:rPr>
          <w:instrText xml:space="preserve"> PAGEREF _Toc402364054 \h </w:instrText>
        </w:r>
        <w:r>
          <w:rPr>
            <w:noProof/>
            <w:webHidden/>
          </w:rPr>
        </w:r>
      </w:ins>
      <w:r>
        <w:rPr>
          <w:noProof/>
          <w:webHidden/>
        </w:rPr>
        <w:fldChar w:fldCharType="separate"/>
      </w:r>
      <w:ins w:id="264" w:author="Aleksandrs Zeļikovičs" w:date="2014-10-29T16:37:00Z">
        <w:r>
          <w:rPr>
            <w:noProof/>
            <w:webHidden/>
          </w:rPr>
          <w:t>70</w:t>
        </w:r>
        <w:r>
          <w:rPr>
            <w:noProof/>
            <w:webHidden/>
          </w:rPr>
          <w:fldChar w:fldCharType="end"/>
        </w:r>
        <w:r w:rsidRPr="00376C22">
          <w:rPr>
            <w:rStyle w:val="Hyperlink"/>
            <w:noProof/>
          </w:rPr>
          <w:fldChar w:fldCharType="end"/>
        </w:r>
      </w:ins>
    </w:p>
    <w:p w14:paraId="338573DF" w14:textId="77777777" w:rsidR="00E95266" w:rsidRDefault="00E95266">
      <w:pPr>
        <w:pStyle w:val="TOC3"/>
        <w:rPr>
          <w:ins w:id="265" w:author="Aleksandrs Zeļikovičs" w:date="2014-10-29T16:37:00Z"/>
          <w:rFonts w:asciiTheme="minorHAnsi" w:eastAsiaTheme="minorEastAsia" w:hAnsiTheme="minorHAnsi"/>
          <w:noProof/>
          <w:lang w:eastAsia="lv-LV"/>
        </w:rPr>
      </w:pPr>
      <w:ins w:id="266" w:author="Aleksandrs Zeļikovičs" w:date="2014-10-29T16:37:00Z">
        <w:r w:rsidRPr="00376C22">
          <w:rPr>
            <w:rStyle w:val="Hyperlink"/>
            <w:noProof/>
          </w:rPr>
          <w:fldChar w:fldCharType="begin"/>
        </w:r>
        <w:r w:rsidRPr="00376C22">
          <w:rPr>
            <w:rStyle w:val="Hyperlink"/>
            <w:noProof/>
          </w:rPr>
          <w:instrText xml:space="preserve"> </w:instrText>
        </w:r>
        <w:r>
          <w:rPr>
            <w:noProof/>
          </w:rPr>
          <w:instrText>HYPERLINK \l "_Toc402364055"</w:instrText>
        </w:r>
        <w:r w:rsidRPr="00376C22">
          <w:rPr>
            <w:rStyle w:val="Hyperlink"/>
            <w:noProof/>
          </w:rPr>
          <w:instrText xml:space="preserve"> </w:instrText>
        </w:r>
        <w:r w:rsidRPr="00376C22">
          <w:rPr>
            <w:rStyle w:val="Hyperlink"/>
            <w:noProof/>
          </w:rPr>
        </w:r>
        <w:r w:rsidRPr="00376C22">
          <w:rPr>
            <w:rStyle w:val="Hyperlink"/>
            <w:noProof/>
          </w:rPr>
          <w:fldChar w:fldCharType="separate"/>
        </w:r>
        <w:r w:rsidRPr="00376C22">
          <w:rPr>
            <w:rStyle w:val="Hyperlink"/>
            <w:rFonts w:cs="Times New Roman"/>
            <w:noProof/>
          </w:rPr>
          <w:t>2.9.3.</w:t>
        </w:r>
        <w:r>
          <w:rPr>
            <w:rFonts w:asciiTheme="minorHAnsi" w:eastAsiaTheme="minorEastAsia" w:hAnsiTheme="minorHAnsi"/>
            <w:noProof/>
            <w:lang w:eastAsia="lv-LV"/>
          </w:rPr>
          <w:tab/>
        </w:r>
        <w:r w:rsidRPr="00376C22">
          <w:rPr>
            <w:rStyle w:val="Hyperlink"/>
            <w:noProof/>
          </w:rPr>
          <w:t>HL7SaveResponseOperationContract izsaukšanas piemērs</w:t>
        </w:r>
        <w:r>
          <w:rPr>
            <w:noProof/>
            <w:webHidden/>
          </w:rPr>
          <w:tab/>
        </w:r>
        <w:r>
          <w:rPr>
            <w:noProof/>
            <w:webHidden/>
          </w:rPr>
          <w:fldChar w:fldCharType="begin"/>
        </w:r>
        <w:r>
          <w:rPr>
            <w:noProof/>
            <w:webHidden/>
          </w:rPr>
          <w:instrText xml:space="preserve"> PAGEREF _Toc402364055 \h </w:instrText>
        </w:r>
        <w:r>
          <w:rPr>
            <w:noProof/>
            <w:webHidden/>
          </w:rPr>
        </w:r>
      </w:ins>
      <w:r>
        <w:rPr>
          <w:noProof/>
          <w:webHidden/>
        </w:rPr>
        <w:fldChar w:fldCharType="separate"/>
      </w:r>
      <w:ins w:id="267" w:author="Aleksandrs Zeļikovičs" w:date="2014-10-29T16:37:00Z">
        <w:r>
          <w:rPr>
            <w:noProof/>
            <w:webHidden/>
          </w:rPr>
          <w:t>72</w:t>
        </w:r>
        <w:r>
          <w:rPr>
            <w:noProof/>
            <w:webHidden/>
          </w:rPr>
          <w:fldChar w:fldCharType="end"/>
        </w:r>
        <w:r w:rsidRPr="00376C22">
          <w:rPr>
            <w:rStyle w:val="Hyperlink"/>
            <w:noProof/>
          </w:rPr>
          <w:fldChar w:fldCharType="end"/>
        </w:r>
      </w:ins>
    </w:p>
    <w:p w14:paraId="1CC52922" w14:textId="77777777" w:rsidR="00D6316E" w:rsidDel="0008731D" w:rsidRDefault="00D6316E">
      <w:pPr>
        <w:pStyle w:val="TOC1"/>
        <w:rPr>
          <w:del w:id="268" w:author="Aleksandrs Zeļikovičs" w:date="2014-09-04T18:09:00Z"/>
          <w:rFonts w:asciiTheme="minorHAnsi" w:eastAsiaTheme="minorEastAsia" w:hAnsiTheme="minorHAnsi"/>
          <w:b w:val="0"/>
          <w:caps w:val="0"/>
          <w:noProof/>
          <w:lang w:eastAsia="lv-LV"/>
        </w:rPr>
      </w:pPr>
      <w:del w:id="269" w:author="Aleksandrs Zeļikovičs" w:date="2014-09-04T18:09:00Z">
        <w:r w:rsidRPr="0008731D" w:rsidDel="0008731D">
          <w:rPr>
            <w:noProof/>
            <w:rPrChange w:id="270" w:author="Aleksandrs Zeļikovičs" w:date="2014-09-04T18:09:00Z">
              <w:rPr>
                <w:rStyle w:val="Hyperlink"/>
                <w:b w:val="0"/>
                <w:caps w:val="0"/>
                <w:noProof/>
              </w:rPr>
            </w:rPrChange>
          </w:rPr>
          <w:delText>Att</w:delText>
        </w:r>
        <w:r w:rsidRPr="0008731D" w:rsidDel="0008731D">
          <w:rPr>
            <w:rFonts w:hint="eastAsia"/>
            <w:noProof/>
            <w:rPrChange w:id="271" w:author="Aleksandrs Zeļikovičs" w:date="2014-09-04T18:09:00Z">
              <w:rPr>
                <w:rStyle w:val="Hyperlink"/>
                <w:rFonts w:hint="eastAsia"/>
                <w:b w:val="0"/>
                <w:caps w:val="0"/>
                <w:noProof/>
              </w:rPr>
            </w:rPrChange>
          </w:rPr>
          <w:delText>ē</w:delText>
        </w:r>
        <w:r w:rsidRPr="0008731D" w:rsidDel="0008731D">
          <w:rPr>
            <w:noProof/>
            <w:rPrChange w:id="272" w:author="Aleksandrs Zeļikovičs" w:date="2014-09-04T18:09:00Z">
              <w:rPr>
                <w:rStyle w:val="Hyperlink"/>
                <w:b w:val="0"/>
                <w:caps w:val="0"/>
                <w:noProof/>
              </w:rPr>
            </w:rPrChange>
          </w:rPr>
          <w:delText>lu saraksts</w:delText>
        </w:r>
        <w:r w:rsidDel="0008731D">
          <w:rPr>
            <w:noProof/>
            <w:webHidden/>
          </w:rPr>
          <w:tab/>
          <w:delText>7</w:delText>
        </w:r>
      </w:del>
    </w:p>
    <w:p w14:paraId="52C7AE81" w14:textId="77777777" w:rsidR="00D6316E" w:rsidDel="0008731D" w:rsidRDefault="00D6316E">
      <w:pPr>
        <w:pStyle w:val="TOC1"/>
        <w:rPr>
          <w:del w:id="273" w:author="Aleksandrs Zeļikovičs" w:date="2014-09-04T18:09:00Z"/>
          <w:rFonts w:asciiTheme="minorHAnsi" w:eastAsiaTheme="minorEastAsia" w:hAnsiTheme="minorHAnsi"/>
          <w:b w:val="0"/>
          <w:caps w:val="0"/>
          <w:noProof/>
          <w:lang w:eastAsia="lv-LV"/>
        </w:rPr>
      </w:pPr>
      <w:del w:id="274" w:author="Aleksandrs Zeļikovičs" w:date="2014-09-04T18:09:00Z">
        <w:r w:rsidRPr="0008731D" w:rsidDel="0008731D">
          <w:rPr>
            <w:noProof/>
            <w:rPrChange w:id="275" w:author="Aleksandrs Zeļikovičs" w:date="2014-09-04T18:09:00Z">
              <w:rPr>
                <w:rStyle w:val="Hyperlink"/>
                <w:rFonts w:cs="Tahoma"/>
                <w:b w:val="0"/>
                <w:caps w:val="0"/>
                <w:noProof/>
                <w:u w:color="000000"/>
              </w:rPr>
            </w:rPrChange>
          </w:rPr>
          <w:delText>1.</w:delText>
        </w:r>
        <w:r w:rsidDel="0008731D">
          <w:rPr>
            <w:rFonts w:asciiTheme="minorHAnsi" w:eastAsiaTheme="minorEastAsia" w:hAnsiTheme="minorHAnsi"/>
            <w:b w:val="0"/>
            <w:caps w:val="0"/>
            <w:noProof/>
            <w:lang w:eastAsia="lv-LV"/>
          </w:rPr>
          <w:tab/>
        </w:r>
        <w:r w:rsidRPr="0008731D" w:rsidDel="0008731D">
          <w:rPr>
            <w:noProof/>
            <w:rPrChange w:id="276" w:author="Aleksandrs Zeļikovičs" w:date="2014-09-04T18:09:00Z">
              <w:rPr>
                <w:rStyle w:val="Hyperlink"/>
                <w:b w:val="0"/>
                <w:caps w:val="0"/>
                <w:noProof/>
              </w:rPr>
            </w:rPrChange>
          </w:rPr>
          <w:delText>Ievads</w:delText>
        </w:r>
        <w:r w:rsidDel="0008731D">
          <w:rPr>
            <w:noProof/>
            <w:webHidden/>
          </w:rPr>
          <w:tab/>
          <w:delText>9</w:delText>
        </w:r>
      </w:del>
    </w:p>
    <w:p w14:paraId="517E6AB2" w14:textId="77777777" w:rsidR="00D6316E" w:rsidDel="0008731D" w:rsidRDefault="00D6316E">
      <w:pPr>
        <w:pStyle w:val="TOC2"/>
        <w:rPr>
          <w:del w:id="277" w:author="Aleksandrs Zeļikovičs" w:date="2014-09-04T18:09:00Z"/>
          <w:rFonts w:asciiTheme="minorHAnsi" w:eastAsiaTheme="minorEastAsia" w:hAnsiTheme="minorHAnsi"/>
          <w:b w:val="0"/>
          <w:noProof/>
          <w:lang w:eastAsia="lv-LV"/>
        </w:rPr>
      </w:pPr>
      <w:del w:id="278" w:author="Aleksandrs Zeļikovičs" w:date="2014-09-04T18:09:00Z">
        <w:r w:rsidRPr="0008731D" w:rsidDel="0008731D">
          <w:rPr>
            <w:noProof/>
            <w:rPrChange w:id="279" w:author="Aleksandrs Zeļikovičs" w:date="2014-09-04T18:09:00Z">
              <w:rPr>
                <w:rStyle w:val="Hyperlink"/>
                <w:rFonts w:cs="Times New Roman"/>
                <w:b w:val="0"/>
                <w:noProof/>
              </w:rPr>
            </w:rPrChange>
          </w:rPr>
          <w:delText>1.1.</w:delText>
        </w:r>
        <w:r w:rsidDel="0008731D">
          <w:rPr>
            <w:rFonts w:asciiTheme="minorHAnsi" w:eastAsiaTheme="minorEastAsia" w:hAnsiTheme="minorHAnsi"/>
            <w:b w:val="0"/>
            <w:noProof/>
            <w:lang w:eastAsia="lv-LV"/>
          </w:rPr>
          <w:tab/>
        </w:r>
        <w:r w:rsidRPr="0008731D" w:rsidDel="0008731D">
          <w:rPr>
            <w:noProof/>
            <w:rPrChange w:id="280" w:author="Aleksandrs Zeļikovičs" w:date="2014-09-04T18:09:00Z">
              <w:rPr>
                <w:rStyle w:val="Hyperlink"/>
                <w:b w:val="0"/>
                <w:noProof/>
              </w:rPr>
            </w:rPrChange>
          </w:rPr>
          <w:delText>Dokumenta nol</w:delText>
        </w:r>
        <w:r w:rsidRPr="0008731D" w:rsidDel="0008731D">
          <w:rPr>
            <w:rFonts w:hint="eastAsia"/>
            <w:noProof/>
            <w:rPrChange w:id="281" w:author="Aleksandrs Zeļikovičs" w:date="2014-09-04T18:09:00Z">
              <w:rPr>
                <w:rStyle w:val="Hyperlink"/>
                <w:rFonts w:hint="eastAsia"/>
                <w:b w:val="0"/>
                <w:noProof/>
              </w:rPr>
            </w:rPrChange>
          </w:rPr>
          <w:delText>ū</w:delText>
        </w:r>
        <w:r w:rsidRPr="0008731D" w:rsidDel="0008731D">
          <w:rPr>
            <w:noProof/>
            <w:rPrChange w:id="282" w:author="Aleksandrs Zeļikovičs" w:date="2014-09-04T18:09:00Z">
              <w:rPr>
                <w:rStyle w:val="Hyperlink"/>
                <w:b w:val="0"/>
                <w:noProof/>
              </w:rPr>
            </w:rPrChange>
          </w:rPr>
          <w:delText>ks</w:delText>
        </w:r>
        <w:r w:rsidDel="0008731D">
          <w:rPr>
            <w:noProof/>
            <w:webHidden/>
          </w:rPr>
          <w:tab/>
          <w:delText>9</w:delText>
        </w:r>
      </w:del>
    </w:p>
    <w:p w14:paraId="79D014B7" w14:textId="77777777" w:rsidR="00D6316E" w:rsidDel="0008731D" w:rsidRDefault="00D6316E">
      <w:pPr>
        <w:pStyle w:val="TOC2"/>
        <w:rPr>
          <w:del w:id="283" w:author="Aleksandrs Zeļikovičs" w:date="2014-09-04T18:09:00Z"/>
          <w:rFonts w:asciiTheme="minorHAnsi" w:eastAsiaTheme="minorEastAsia" w:hAnsiTheme="minorHAnsi"/>
          <w:b w:val="0"/>
          <w:noProof/>
          <w:lang w:eastAsia="lv-LV"/>
        </w:rPr>
      </w:pPr>
      <w:del w:id="284" w:author="Aleksandrs Zeļikovičs" w:date="2014-09-04T18:09:00Z">
        <w:r w:rsidRPr="0008731D" w:rsidDel="0008731D">
          <w:rPr>
            <w:noProof/>
            <w:rPrChange w:id="285" w:author="Aleksandrs Zeļikovičs" w:date="2014-09-04T18:09:00Z">
              <w:rPr>
                <w:rStyle w:val="Hyperlink"/>
                <w:rFonts w:cs="Times New Roman"/>
                <w:b w:val="0"/>
                <w:noProof/>
              </w:rPr>
            </w:rPrChange>
          </w:rPr>
          <w:delText>1.2.</w:delText>
        </w:r>
        <w:r w:rsidDel="0008731D">
          <w:rPr>
            <w:rFonts w:asciiTheme="minorHAnsi" w:eastAsiaTheme="minorEastAsia" w:hAnsiTheme="minorHAnsi"/>
            <w:b w:val="0"/>
            <w:noProof/>
            <w:lang w:eastAsia="lv-LV"/>
          </w:rPr>
          <w:tab/>
        </w:r>
        <w:r w:rsidRPr="0008731D" w:rsidDel="0008731D">
          <w:rPr>
            <w:noProof/>
            <w:rPrChange w:id="286" w:author="Aleksandrs Zeļikovičs" w:date="2014-09-04T18:09:00Z">
              <w:rPr>
                <w:rStyle w:val="Hyperlink"/>
                <w:b w:val="0"/>
                <w:noProof/>
              </w:rPr>
            </w:rPrChange>
          </w:rPr>
          <w:delText>Darb</w:delText>
        </w:r>
        <w:r w:rsidRPr="0008731D" w:rsidDel="0008731D">
          <w:rPr>
            <w:rFonts w:hint="eastAsia"/>
            <w:noProof/>
            <w:rPrChange w:id="287" w:author="Aleksandrs Zeļikovičs" w:date="2014-09-04T18:09:00Z">
              <w:rPr>
                <w:rStyle w:val="Hyperlink"/>
                <w:rFonts w:hint="eastAsia"/>
                <w:b w:val="0"/>
                <w:noProof/>
              </w:rPr>
            </w:rPrChange>
          </w:rPr>
          <w:delText>ī</w:delText>
        </w:r>
        <w:r w:rsidRPr="0008731D" w:rsidDel="0008731D">
          <w:rPr>
            <w:noProof/>
            <w:rPrChange w:id="288" w:author="Aleksandrs Zeļikovičs" w:date="2014-09-04T18:09:00Z">
              <w:rPr>
                <w:rStyle w:val="Hyperlink"/>
                <w:b w:val="0"/>
                <w:noProof/>
              </w:rPr>
            </w:rPrChange>
          </w:rPr>
          <w:delText>bas sf</w:delText>
        </w:r>
        <w:r w:rsidRPr="0008731D" w:rsidDel="0008731D">
          <w:rPr>
            <w:rFonts w:hint="eastAsia"/>
            <w:noProof/>
            <w:rPrChange w:id="289" w:author="Aleksandrs Zeļikovičs" w:date="2014-09-04T18:09:00Z">
              <w:rPr>
                <w:rStyle w:val="Hyperlink"/>
                <w:rFonts w:hint="eastAsia"/>
                <w:b w:val="0"/>
                <w:noProof/>
              </w:rPr>
            </w:rPrChange>
          </w:rPr>
          <w:delText>ē</w:delText>
        </w:r>
        <w:r w:rsidRPr="0008731D" w:rsidDel="0008731D">
          <w:rPr>
            <w:noProof/>
            <w:rPrChange w:id="290" w:author="Aleksandrs Zeļikovičs" w:date="2014-09-04T18:09:00Z">
              <w:rPr>
                <w:rStyle w:val="Hyperlink"/>
                <w:b w:val="0"/>
                <w:noProof/>
              </w:rPr>
            </w:rPrChange>
          </w:rPr>
          <w:delText>ra</w:delText>
        </w:r>
        <w:r w:rsidDel="0008731D">
          <w:rPr>
            <w:noProof/>
            <w:webHidden/>
          </w:rPr>
          <w:tab/>
          <w:delText>9</w:delText>
        </w:r>
      </w:del>
    </w:p>
    <w:p w14:paraId="3EB79975" w14:textId="77777777" w:rsidR="00D6316E" w:rsidDel="0008731D" w:rsidRDefault="00D6316E">
      <w:pPr>
        <w:pStyle w:val="TOC2"/>
        <w:rPr>
          <w:del w:id="291" w:author="Aleksandrs Zeļikovičs" w:date="2014-09-04T18:09:00Z"/>
          <w:rFonts w:asciiTheme="minorHAnsi" w:eastAsiaTheme="minorEastAsia" w:hAnsiTheme="minorHAnsi"/>
          <w:b w:val="0"/>
          <w:noProof/>
          <w:lang w:eastAsia="lv-LV"/>
        </w:rPr>
      </w:pPr>
      <w:del w:id="292" w:author="Aleksandrs Zeļikovičs" w:date="2014-09-04T18:09:00Z">
        <w:r w:rsidRPr="0008731D" w:rsidDel="0008731D">
          <w:rPr>
            <w:noProof/>
            <w:rPrChange w:id="293" w:author="Aleksandrs Zeļikovičs" w:date="2014-09-04T18:09:00Z">
              <w:rPr>
                <w:rStyle w:val="Hyperlink"/>
                <w:rFonts w:cs="Times New Roman"/>
                <w:b w:val="0"/>
                <w:noProof/>
              </w:rPr>
            </w:rPrChange>
          </w:rPr>
          <w:delText>1.3.</w:delText>
        </w:r>
        <w:r w:rsidDel="0008731D">
          <w:rPr>
            <w:rFonts w:asciiTheme="minorHAnsi" w:eastAsiaTheme="minorEastAsia" w:hAnsiTheme="minorHAnsi"/>
            <w:b w:val="0"/>
            <w:noProof/>
            <w:lang w:eastAsia="lv-LV"/>
          </w:rPr>
          <w:tab/>
        </w:r>
        <w:r w:rsidRPr="0008731D" w:rsidDel="0008731D">
          <w:rPr>
            <w:noProof/>
            <w:rPrChange w:id="294" w:author="Aleksandrs Zeļikovičs" w:date="2014-09-04T18:09:00Z">
              <w:rPr>
                <w:rStyle w:val="Hyperlink"/>
                <w:b w:val="0"/>
                <w:noProof/>
              </w:rPr>
            </w:rPrChange>
          </w:rPr>
          <w:delText>Termini un pie</w:delText>
        </w:r>
        <w:r w:rsidRPr="0008731D" w:rsidDel="0008731D">
          <w:rPr>
            <w:rFonts w:hint="eastAsia"/>
            <w:noProof/>
            <w:rPrChange w:id="295" w:author="Aleksandrs Zeļikovičs" w:date="2014-09-04T18:09:00Z">
              <w:rPr>
                <w:rStyle w:val="Hyperlink"/>
                <w:rFonts w:hint="eastAsia"/>
                <w:b w:val="0"/>
                <w:noProof/>
              </w:rPr>
            </w:rPrChange>
          </w:rPr>
          <w:delText>ņ</w:delText>
        </w:r>
        <w:r w:rsidRPr="0008731D" w:rsidDel="0008731D">
          <w:rPr>
            <w:noProof/>
            <w:rPrChange w:id="296" w:author="Aleksandrs Zeļikovičs" w:date="2014-09-04T18:09:00Z">
              <w:rPr>
                <w:rStyle w:val="Hyperlink"/>
                <w:b w:val="0"/>
                <w:noProof/>
              </w:rPr>
            </w:rPrChange>
          </w:rPr>
          <w:delText>emtie apz</w:delText>
        </w:r>
        <w:r w:rsidRPr="0008731D" w:rsidDel="0008731D">
          <w:rPr>
            <w:rFonts w:hint="eastAsia"/>
            <w:noProof/>
            <w:rPrChange w:id="297" w:author="Aleksandrs Zeļikovičs" w:date="2014-09-04T18:09:00Z">
              <w:rPr>
                <w:rStyle w:val="Hyperlink"/>
                <w:rFonts w:hint="eastAsia"/>
                <w:b w:val="0"/>
                <w:noProof/>
              </w:rPr>
            </w:rPrChange>
          </w:rPr>
          <w:delText>ī</w:delText>
        </w:r>
        <w:r w:rsidRPr="0008731D" w:rsidDel="0008731D">
          <w:rPr>
            <w:noProof/>
            <w:rPrChange w:id="298" w:author="Aleksandrs Zeļikovičs" w:date="2014-09-04T18:09:00Z">
              <w:rPr>
                <w:rStyle w:val="Hyperlink"/>
                <w:b w:val="0"/>
                <w:noProof/>
              </w:rPr>
            </w:rPrChange>
          </w:rPr>
          <w:delText>m</w:delText>
        </w:r>
        <w:r w:rsidRPr="0008731D" w:rsidDel="0008731D">
          <w:rPr>
            <w:rFonts w:hint="eastAsia"/>
            <w:noProof/>
            <w:rPrChange w:id="299" w:author="Aleksandrs Zeļikovičs" w:date="2014-09-04T18:09:00Z">
              <w:rPr>
                <w:rStyle w:val="Hyperlink"/>
                <w:rFonts w:hint="eastAsia"/>
                <w:b w:val="0"/>
                <w:noProof/>
              </w:rPr>
            </w:rPrChange>
          </w:rPr>
          <w:delText>ē</w:delText>
        </w:r>
        <w:r w:rsidRPr="0008731D" w:rsidDel="0008731D">
          <w:rPr>
            <w:noProof/>
            <w:rPrChange w:id="300" w:author="Aleksandrs Zeļikovičs" w:date="2014-09-04T18:09:00Z">
              <w:rPr>
                <w:rStyle w:val="Hyperlink"/>
                <w:b w:val="0"/>
                <w:noProof/>
              </w:rPr>
            </w:rPrChange>
          </w:rPr>
          <w:delText>jumi</w:delText>
        </w:r>
        <w:r w:rsidDel="0008731D">
          <w:rPr>
            <w:noProof/>
            <w:webHidden/>
          </w:rPr>
          <w:tab/>
          <w:delText>9</w:delText>
        </w:r>
      </w:del>
    </w:p>
    <w:p w14:paraId="2486E36A" w14:textId="77777777" w:rsidR="00D6316E" w:rsidDel="0008731D" w:rsidRDefault="00D6316E">
      <w:pPr>
        <w:pStyle w:val="TOC2"/>
        <w:rPr>
          <w:del w:id="301" w:author="Aleksandrs Zeļikovičs" w:date="2014-09-04T18:09:00Z"/>
          <w:rFonts w:asciiTheme="minorHAnsi" w:eastAsiaTheme="minorEastAsia" w:hAnsiTheme="minorHAnsi"/>
          <w:b w:val="0"/>
          <w:noProof/>
          <w:lang w:eastAsia="lv-LV"/>
        </w:rPr>
      </w:pPr>
      <w:del w:id="302" w:author="Aleksandrs Zeļikovičs" w:date="2014-09-04T18:09:00Z">
        <w:r w:rsidRPr="0008731D" w:rsidDel="0008731D">
          <w:rPr>
            <w:noProof/>
            <w:rPrChange w:id="303" w:author="Aleksandrs Zeļikovičs" w:date="2014-09-04T18:09:00Z">
              <w:rPr>
                <w:rStyle w:val="Hyperlink"/>
                <w:rFonts w:cs="Times New Roman"/>
                <w:b w:val="0"/>
                <w:noProof/>
              </w:rPr>
            </w:rPrChange>
          </w:rPr>
          <w:delText>1.4.</w:delText>
        </w:r>
        <w:r w:rsidDel="0008731D">
          <w:rPr>
            <w:rFonts w:asciiTheme="minorHAnsi" w:eastAsiaTheme="minorEastAsia" w:hAnsiTheme="minorHAnsi"/>
            <w:b w:val="0"/>
            <w:noProof/>
            <w:lang w:eastAsia="lv-LV"/>
          </w:rPr>
          <w:tab/>
        </w:r>
        <w:r w:rsidRPr="0008731D" w:rsidDel="0008731D">
          <w:rPr>
            <w:noProof/>
            <w:rPrChange w:id="304" w:author="Aleksandrs Zeļikovičs" w:date="2014-09-04T18:09:00Z">
              <w:rPr>
                <w:rStyle w:val="Hyperlink"/>
                <w:b w:val="0"/>
                <w:noProof/>
              </w:rPr>
            </w:rPrChange>
          </w:rPr>
          <w:delText>Saist</w:delText>
        </w:r>
        <w:r w:rsidRPr="0008731D" w:rsidDel="0008731D">
          <w:rPr>
            <w:rFonts w:hint="eastAsia"/>
            <w:noProof/>
            <w:rPrChange w:id="305" w:author="Aleksandrs Zeļikovičs" w:date="2014-09-04T18:09:00Z">
              <w:rPr>
                <w:rStyle w:val="Hyperlink"/>
                <w:rFonts w:hint="eastAsia"/>
                <w:b w:val="0"/>
                <w:noProof/>
              </w:rPr>
            </w:rPrChange>
          </w:rPr>
          <w:delText>ī</w:delText>
        </w:r>
        <w:r w:rsidRPr="0008731D" w:rsidDel="0008731D">
          <w:rPr>
            <w:noProof/>
            <w:rPrChange w:id="306" w:author="Aleksandrs Zeļikovičs" w:date="2014-09-04T18:09:00Z">
              <w:rPr>
                <w:rStyle w:val="Hyperlink"/>
                <w:b w:val="0"/>
                <w:noProof/>
              </w:rPr>
            </w:rPrChange>
          </w:rPr>
          <w:delText>ba ar citiem dokumentiem</w:delText>
        </w:r>
        <w:r w:rsidDel="0008731D">
          <w:rPr>
            <w:noProof/>
            <w:webHidden/>
          </w:rPr>
          <w:tab/>
          <w:delText>9</w:delText>
        </w:r>
      </w:del>
    </w:p>
    <w:p w14:paraId="65CF1F0A" w14:textId="77777777" w:rsidR="00D6316E" w:rsidDel="0008731D" w:rsidRDefault="00D6316E">
      <w:pPr>
        <w:pStyle w:val="TOC2"/>
        <w:rPr>
          <w:del w:id="307" w:author="Aleksandrs Zeļikovičs" w:date="2014-09-04T18:09:00Z"/>
          <w:rFonts w:asciiTheme="minorHAnsi" w:eastAsiaTheme="minorEastAsia" w:hAnsiTheme="minorHAnsi"/>
          <w:b w:val="0"/>
          <w:noProof/>
          <w:lang w:eastAsia="lv-LV"/>
        </w:rPr>
      </w:pPr>
      <w:del w:id="308" w:author="Aleksandrs Zeļikovičs" w:date="2014-09-04T18:09:00Z">
        <w:r w:rsidRPr="0008731D" w:rsidDel="0008731D">
          <w:rPr>
            <w:noProof/>
            <w:rPrChange w:id="309" w:author="Aleksandrs Zeļikovičs" w:date="2014-09-04T18:09:00Z">
              <w:rPr>
                <w:rStyle w:val="Hyperlink"/>
                <w:rFonts w:cs="Times New Roman"/>
                <w:b w:val="0"/>
                <w:noProof/>
              </w:rPr>
            </w:rPrChange>
          </w:rPr>
          <w:delText>1.5.</w:delText>
        </w:r>
        <w:r w:rsidDel="0008731D">
          <w:rPr>
            <w:rFonts w:asciiTheme="minorHAnsi" w:eastAsiaTheme="minorEastAsia" w:hAnsiTheme="minorHAnsi"/>
            <w:b w:val="0"/>
            <w:noProof/>
            <w:lang w:eastAsia="lv-LV"/>
          </w:rPr>
          <w:tab/>
        </w:r>
        <w:r w:rsidRPr="0008731D" w:rsidDel="0008731D">
          <w:rPr>
            <w:noProof/>
            <w:rPrChange w:id="310" w:author="Aleksandrs Zeļikovičs" w:date="2014-09-04T18:09:00Z">
              <w:rPr>
                <w:rStyle w:val="Hyperlink"/>
                <w:b w:val="0"/>
                <w:noProof/>
              </w:rPr>
            </w:rPrChange>
          </w:rPr>
          <w:delText>Dokumenta p</w:delText>
        </w:r>
        <w:r w:rsidRPr="0008731D" w:rsidDel="0008731D">
          <w:rPr>
            <w:rFonts w:hint="eastAsia"/>
            <w:noProof/>
            <w:rPrChange w:id="311" w:author="Aleksandrs Zeļikovičs" w:date="2014-09-04T18:09:00Z">
              <w:rPr>
                <w:rStyle w:val="Hyperlink"/>
                <w:rFonts w:hint="eastAsia"/>
                <w:b w:val="0"/>
                <w:noProof/>
              </w:rPr>
            </w:rPrChange>
          </w:rPr>
          <w:delText>ā</w:delText>
        </w:r>
        <w:r w:rsidRPr="0008731D" w:rsidDel="0008731D">
          <w:rPr>
            <w:noProof/>
            <w:rPrChange w:id="312" w:author="Aleksandrs Zeļikovičs" w:date="2014-09-04T18:09:00Z">
              <w:rPr>
                <w:rStyle w:val="Hyperlink"/>
                <w:b w:val="0"/>
                <w:noProof/>
              </w:rPr>
            </w:rPrChange>
          </w:rPr>
          <w:delText>rskats</w:delText>
        </w:r>
        <w:r w:rsidDel="0008731D">
          <w:rPr>
            <w:noProof/>
            <w:webHidden/>
          </w:rPr>
          <w:tab/>
          <w:delText>10</w:delText>
        </w:r>
      </w:del>
    </w:p>
    <w:p w14:paraId="55E6B20D" w14:textId="77777777" w:rsidR="00D6316E" w:rsidDel="0008731D" w:rsidRDefault="00D6316E">
      <w:pPr>
        <w:pStyle w:val="TOC1"/>
        <w:rPr>
          <w:del w:id="313" w:author="Aleksandrs Zeļikovičs" w:date="2014-09-04T18:09:00Z"/>
          <w:rFonts w:asciiTheme="minorHAnsi" w:eastAsiaTheme="minorEastAsia" w:hAnsiTheme="minorHAnsi"/>
          <w:b w:val="0"/>
          <w:caps w:val="0"/>
          <w:noProof/>
          <w:lang w:eastAsia="lv-LV"/>
        </w:rPr>
      </w:pPr>
      <w:del w:id="314" w:author="Aleksandrs Zeļikovičs" w:date="2014-09-04T18:09:00Z">
        <w:r w:rsidRPr="0008731D" w:rsidDel="0008731D">
          <w:rPr>
            <w:noProof/>
            <w:rPrChange w:id="315" w:author="Aleksandrs Zeļikovičs" w:date="2014-09-04T18:09:00Z">
              <w:rPr>
                <w:rStyle w:val="Hyperlink"/>
                <w:rFonts w:cs="Tahoma"/>
                <w:b w:val="0"/>
                <w:caps w:val="0"/>
                <w:noProof/>
                <w:u w:color="000000"/>
              </w:rPr>
            </w:rPrChange>
          </w:rPr>
          <w:delText>2.</w:delText>
        </w:r>
        <w:r w:rsidDel="0008731D">
          <w:rPr>
            <w:rFonts w:asciiTheme="minorHAnsi" w:eastAsiaTheme="minorEastAsia" w:hAnsiTheme="minorHAnsi"/>
            <w:b w:val="0"/>
            <w:caps w:val="0"/>
            <w:noProof/>
            <w:lang w:eastAsia="lv-LV"/>
          </w:rPr>
          <w:tab/>
        </w:r>
        <w:r w:rsidRPr="0008731D" w:rsidDel="0008731D">
          <w:rPr>
            <w:noProof/>
            <w:rPrChange w:id="316" w:author="Aleksandrs Zeļikovičs" w:date="2014-09-04T18:09:00Z">
              <w:rPr>
                <w:rStyle w:val="Hyperlink"/>
                <w:b w:val="0"/>
                <w:caps w:val="0"/>
                <w:noProof/>
              </w:rPr>
            </w:rPrChange>
          </w:rPr>
          <w:delText>WCF projekta izveido</w:delText>
        </w:r>
        <w:r w:rsidRPr="0008731D" w:rsidDel="0008731D">
          <w:rPr>
            <w:rFonts w:hint="eastAsia"/>
            <w:noProof/>
            <w:rPrChange w:id="317" w:author="Aleksandrs Zeļikovičs" w:date="2014-09-04T18:09:00Z">
              <w:rPr>
                <w:rStyle w:val="Hyperlink"/>
                <w:rFonts w:hint="eastAsia"/>
                <w:b w:val="0"/>
                <w:caps w:val="0"/>
                <w:noProof/>
              </w:rPr>
            </w:rPrChange>
          </w:rPr>
          <w:delText>š</w:delText>
        </w:r>
        <w:r w:rsidRPr="0008731D" w:rsidDel="0008731D">
          <w:rPr>
            <w:noProof/>
            <w:rPrChange w:id="318" w:author="Aleksandrs Zeļikovičs" w:date="2014-09-04T18:09:00Z">
              <w:rPr>
                <w:rStyle w:val="Hyperlink"/>
                <w:b w:val="0"/>
                <w:caps w:val="0"/>
                <w:noProof/>
              </w:rPr>
            </w:rPrChange>
          </w:rPr>
          <w:delText>ana</w:delText>
        </w:r>
        <w:r w:rsidDel="0008731D">
          <w:rPr>
            <w:noProof/>
            <w:webHidden/>
          </w:rPr>
          <w:tab/>
          <w:delText>11</w:delText>
        </w:r>
      </w:del>
    </w:p>
    <w:p w14:paraId="0E497A63" w14:textId="77777777" w:rsidR="00D6316E" w:rsidDel="0008731D" w:rsidRDefault="00D6316E">
      <w:pPr>
        <w:pStyle w:val="TOC2"/>
        <w:rPr>
          <w:del w:id="319" w:author="Aleksandrs Zeļikovičs" w:date="2014-09-04T18:09:00Z"/>
          <w:rFonts w:asciiTheme="minorHAnsi" w:eastAsiaTheme="minorEastAsia" w:hAnsiTheme="minorHAnsi"/>
          <w:b w:val="0"/>
          <w:noProof/>
          <w:lang w:eastAsia="lv-LV"/>
        </w:rPr>
      </w:pPr>
      <w:del w:id="320" w:author="Aleksandrs Zeļikovičs" w:date="2014-09-04T18:09:00Z">
        <w:r w:rsidRPr="0008731D" w:rsidDel="0008731D">
          <w:rPr>
            <w:noProof/>
            <w:rPrChange w:id="321" w:author="Aleksandrs Zeļikovičs" w:date="2014-09-04T18:09:00Z">
              <w:rPr>
                <w:rStyle w:val="Hyperlink"/>
                <w:rFonts w:cs="Times New Roman"/>
                <w:b w:val="0"/>
                <w:noProof/>
              </w:rPr>
            </w:rPrChange>
          </w:rPr>
          <w:delText>2.1.</w:delText>
        </w:r>
        <w:r w:rsidDel="0008731D">
          <w:rPr>
            <w:rFonts w:asciiTheme="minorHAnsi" w:eastAsiaTheme="minorEastAsia" w:hAnsiTheme="minorHAnsi"/>
            <w:b w:val="0"/>
            <w:noProof/>
            <w:lang w:eastAsia="lv-LV"/>
          </w:rPr>
          <w:tab/>
        </w:r>
        <w:r w:rsidRPr="0008731D" w:rsidDel="0008731D">
          <w:rPr>
            <w:noProof/>
            <w:rPrChange w:id="322" w:author="Aleksandrs Zeļikovičs" w:date="2014-09-04T18:09:00Z">
              <w:rPr>
                <w:rStyle w:val="Hyperlink"/>
                <w:b w:val="0"/>
                <w:noProof/>
              </w:rPr>
            </w:rPrChange>
          </w:rPr>
          <w:delText>WCF servisa konsoles izveido</w:delText>
        </w:r>
        <w:r w:rsidRPr="0008731D" w:rsidDel="0008731D">
          <w:rPr>
            <w:rFonts w:hint="eastAsia"/>
            <w:noProof/>
            <w:rPrChange w:id="323" w:author="Aleksandrs Zeļikovičs" w:date="2014-09-04T18:09:00Z">
              <w:rPr>
                <w:rStyle w:val="Hyperlink"/>
                <w:rFonts w:hint="eastAsia"/>
                <w:b w:val="0"/>
                <w:noProof/>
              </w:rPr>
            </w:rPrChange>
          </w:rPr>
          <w:delText>š</w:delText>
        </w:r>
        <w:r w:rsidRPr="0008731D" w:rsidDel="0008731D">
          <w:rPr>
            <w:noProof/>
            <w:rPrChange w:id="324" w:author="Aleksandrs Zeļikovičs" w:date="2014-09-04T18:09:00Z">
              <w:rPr>
                <w:rStyle w:val="Hyperlink"/>
                <w:b w:val="0"/>
                <w:noProof/>
              </w:rPr>
            </w:rPrChange>
          </w:rPr>
          <w:delText>ana</w:delText>
        </w:r>
        <w:r w:rsidDel="0008731D">
          <w:rPr>
            <w:noProof/>
            <w:webHidden/>
          </w:rPr>
          <w:tab/>
          <w:delText>11</w:delText>
        </w:r>
      </w:del>
    </w:p>
    <w:p w14:paraId="33E8DD64" w14:textId="77777777" w:rsidR="00D6316E" w:rsidDel="0008731D" w:rsidRDefault="00D6316E">
      <w:pPr>
        <w:pStyle w:val="TOC2"/>
        <w:rPr>
          <w:del w:id="325" w:author="Aleksandrs Zeļikovičs" w:date="2014-09-04T18:09:00Z"/>
          <w:rFonts w:asciiTheme="minorHAnsi" w:eastAsiaTheme="minorEastAsia" w:hAnsiTheme="minorHAnsi"/>
          <w:b w:val="0"/>
          <w:noProof/>
          <w:lang w:eastAsia="lv-LV"/>
        </w:rPr>
      </w:pPr>
      <w:del w:id="326" w:author="Aleksandrs Zeļikovičs" w:date="2014-09-04T18:09:00Z">
        <w:r w:rsidRPr="0008731D" w:rsidDel="0008731D">
          <w:rPr>
            <w:noProof/>
            <w:rPrChange w:id="327" w:author="Aleksandrs Zeļikovičs" w:date="2014-09-04T18:09:00Z">
              <w:rPr>
                <w:rStyle w:val="Hyperlink"/>
                <w:rFonts w:cs="Times New Roman"/>
                <w:b w:val="0"/>
                <w:noProof/>
              </w:rPr>
            </w:rPrChange>
          </w:rPr>
          <w:delText>2.2.</w:delText>
        </w:r>
        <w:r w:rsidDel="0008731D">
          <w:rPr>
            <w:rFonts w:asciiTheme="minorHAnsi" w:eastAsiaTheme="minorEastAsia" w:hAnsiTheme="minorHAnsi"/>
            <w:b w:val="0"/>
            <w:noProof/>
            <w:lang w:eastAsia="lv-LV"/>
          </w:rPr>
          <w:tab/>
        </w:r>
        <w:r w:rsidRPr="0008731D" w:rsidDel="0008731D">
          <w:rPr>
            <w:noProof/>
            <w:rPrChange w:id="328" w:author="Aleksandrs Zeļikovičs" w:date="2014-09-04T18:09:00Z">
              <w:rPr>
                <w:rStyle w:val="Hyperlink"/>
                <w:b w:val="0"/>
                <w:noProof/>
              </w:rPr>
            </w:rPrChange>
          </w:rPr>
          <w:delText>Interfeisa pievieno</w:delText>
        </w:r>
        <w:r w:rsidRPr="0008731D" w:rsidDel="0008731D">
          <w:rPr>
            <w:rFonts w:hint="eastAsia"/>
            <w:noProof/>
            <w:rPrChange w:id="329" w:author="Aleksandrs Zeļikovičs" w:date="2014-09-04T18:09:00Z">
              <w:rPr>
                <w:rStyle w:val="Hyperlink"/>
                <w:rFonts w:hint="eastAsia"/>
                <w:b w:val="0"/>
                <w:noProof/>
              </w:rPr>
            </w:rPrChange>
          </w:rPr>
          <w:delText>š</w:delText>
        </w:r>
        <w:r w:rsidRPr="0008731D" w:rsidDel="0008731D">
          <w:rPr>
            <w:noProof/>
            <w:rPrChange w:id="330" w:author="Aleksandrs Zeļikovičs" w:date="2014-09-04T18:09:00Z">
              <w:rPr>
                <w:rStyle w:val="Hyperlink"/>
                <w:b w:val="0"/>
                <w:noProof/>
              </w:rPr>
            </w:rPrChange>
          </w:rPr>
          <w:delText>ana</w:delText>
        </w:r>
        <w:r w:rsidDel="0008731D">
          <w:rPr>
            <w:noProof/>
            <w:webHidden/>
          </w:rPr>
          <w:tab/>
          <w:delText>11</w:delText>
        </w:r>
      </w:del>
    </w:p>
    <w:p w14:paraId="07820C5D" w14:textId="77777777" w:rsidR="00D6316E" w:rsidDel="0008731D" w:rsidRDefault="00D6316E">
      <w:pPr>
        <w:pStyle w:val="TOC2"/>
        <w:rPr>
          <w:del w:id="331" w:author="Aleksandrs Zeļikovičs" w:date="2014-09-04T18:09:00Z"/>
          <w:rFonts w:asciiTheme="minorHAnsi" w:eastAsiaTheme="minorEastAsia" w:hAnsiTheme="minorHAnsi"/>
          <w:b w:val="0"/>
          <w:noProof/>
          <w:lang w:eastAsia="lv-LV"/>
        </w:rPr>
      </w:pPr>
      <w:del w:id="332" w:author="Aleksandrs Zeļikovičs" w:date="2014-09-04T18:09:00Z">
        <w:r w:rsidRPr="0008731D" w:rsidDel="0008731D">
          <w:rPr>
            <w:noProof/>
            <w:rPrChange w:id="333" w:author="Aleksandrs Zeļikovičs" w:date="2014-09-04T18:09:00Z">
              <w:rPr>
                <w:rStyle w:val="Hyperlink"/>
                <w:rFonts w:cs="Times New Roman"/>
                <w:b w:val="0"/>
                <w:noProof/>
              </w:rPr>
            </w:rPrChange>
          </w:rPr>
          <w:delText>2.3.</w:delText>
        </w:r>
        <w:r w:rsidDel="0008731D">
          <w:rPr>
            <w:rFonts w:asciiTheme="minorHAnsi" w:eastAsiaTheme="minorEastAsia" w:hAnsiTheme="minorHAnsi"/>
            <w:b w:val="0"/>
            <w:noProof/>
            <w:lang w:eastAsia="lv-LV"/>
          </w:rPr>
          <w:tab/>
        </w:r>
        <w:r w:rsidRPr="0008731D" w:rsidDel="0008731D">
          <w:rPr>
            <w:noProof/>
            <w:rPrChange w:id="334" w:author="Aleksandrs Zeļikovičs" w:date="2014-09-04T18:09:00Z">
              <w:rPr>
                <w:rStyle w:val="Hyperlink"/>
                <w:b w:val="0"/>
                <w:noProof/>
              </w:rPr>
            </w:rPrChange>
          </w:rPr>
          <w:delText>Klienta lietojuma izveido</w:delText>
        </w:r>
        <w:r w:rsidRPr="0008731D" w:rsidDel="0008731D">
          <w:rPr>
            <w:rFonts w:hint="eastAsia"/>
            <w:noProof/>
            <w:rPrChange w:id="335" w:author="Aleksandrs Zeļikovičs" w:date="2014-09-04T18:09:00Z">
              <w:rPr>
                <w:rStyle w:val="Hyperlink"/>
                <w:rFonts w:hint="eastAsia"/>
                <w:b w:val="0"/>
                <w:noProof/>
              </w:rPr>
            </w:rPrChange>
          </w:rPr>
          <w:delText>š</w:delText>
        </w:r>
        <w:r w:rsidRPr="0008731D" w:rsidDel="0008731D">
          <w:rPr>
            <w:noProof/>
            <w:rPrChange w:id="336" w:author="Aleksandrs Zeļikovičs" w:date="2014-09-04T18:09:00Z">
              <w:rPr>
                <w:rStyle w:val="Hyperlink"/>
                <w:b w:val="0"/>
                <w:noProof/>
              </w:rPr>
            </w:rPrChange>
          </w:rPr>
          <w:delText>ana</w:delText>
        </w:r>
        <w:r w:rsidDel="0008731D">
          <w:rPr>
            <w:noProof/>
            <w:webHidden/>
          </w:rPr>
          <w:tab/>
          <w:delText>14</w:delText>
        </w:r>
      </w:del>
    </w:p>
    <w:p w14:paraId="232106C1" w14:textId="77777777" w:rsidR="00D6316E" w:rsidDel="0008731D" w:rsidRDefault="00D6316E">
      <w:pPr>
        <w:pStyle w:val="TOC2"/>
        <w:rPr>
          <w:del w:id="337" w:author="Aleksandrs Zeļikovičs" w:date="2014-09-04T18:09:00Z"/>
          <w:rFonts w:asciiTheme="minorHAnsi" w:eastAsiaTheme="minorEastAsia" w:hAnsiTheme="minorHAnsi"/>
          <w:b w:val="0"/>
          <w:noProof/>
          <w:lang w:eastAsia="lv-LV"/>
        </w:rPr>
      </w:pPr>
      <w:del w:id="338" w:author="Aleksandrs Zeļikovičs" w:date="2014-09-04T18:09:00Z">
        <w:r w:rsidRPr="0008731D" w:rsidDel="0008731D">
          <w:rPr>
            <w:noProof/>
            <w:rPrChange w:id="339" w:author="Aleksandrs Zeļikovičs" w:date="2014-09-04T18:09:00Z">
              <w:rPr>
                <w:rStyle w:val="Hyperlink"/>
                <w:rFonts w:cs="Times New Roman"/>
                <w:b w:val="0"/>
                <w:noProof/>
              </w:rPr>
            </w:rPrChange>
          </w:rPr>
          <w:delText>2.4.</w:delText>
        </w:r>
        <w:r w:rsidDel="0008731D">
          <w:rPr>
            <w:rFonts w:asciiTheme="minorHAnsi" w:eastAsiaTheme="minorEastAsia" w:hAnsiTheme="minorHAnsi"/>
            <w:b w:val="0"/>
            <w:noProof/>
            <w:lang w:eastAsia="lv-LV"/>
          </w:rPr>
          <w:tab/>
        </w:r>
        <w:r w:rsidRPr="0008731D" w:rsidDel="0008731D">
          <w:rPr>
            <w:rFonts w:hint="eastAsia"/>
            <w:noProof/>
            <w:rPrChange w:id="340" w:author="Aleksandrs Zeļikovičs" w:date="2014-09-04T18:09:00Z">
              <w:rPr>
                <w:rStyle w:val="Hyperlink"/>
                <w:rFonts w:hint="eastAsia"/>
                <w:b w:val="0"/>
                <w:noProof/>
              </w:rPr>
            </w:rPrChange>
          </w:rPr>
          <w:delText>Ģ</w:delText>
        </w:r>
        <w:r w:rsidRPr="0008731D" w:rsidDel="0008731D">
          <w:rPr>
            <w:noProof/>
            <w:rPrChange w:id="341" w:author="Aleksandrs Zeļikovičs" w:date="2014-09-04T18:09:00Z">
              <w:rPr>
                <w:rStyle w:val="Hyperlink"/>
                <w:b w:val="0"/>
                <w:noProof/>
              </w:rPr>
            </w:rPrChange>
          </w:rPr>
          <w:delText>ener</w:delText>
        </w:r>
        <w:r w:rsidRPr="0008731D" w:rsidDel="0008731D">
          <w:rPr>
            <w:rFonts w:hint="eastAsia"/>
            <w:noProof/>
            <w:rPrChange w:id="342" w:author="Aleksandrs Zeļikovičs" w:date="2014-09-04T18:09:00Z">
              <w:rPr>
                <w:rStyle w:val="Hyperlink"/>
                <w:rFonts w:hint="eastAsia"/>
                <w:b w:val="0"/>
                <w:noProof/>
              </w:rPr>
            </w:rPrChange>
          </w:rPr>
          <w:delText>ē</w:delText>
        </w:r>
        <w:r w:rsidRPr="0008731D" w:rsidDel="0008731D">
          <w:rPr>
            <w:noProof/>
            <w:rPrChange w:id="343" w:author="Aleksandrs Zeļikovičs" w:date="2014-09-04T18:09:00Z">
              <w:rPr>
                <w:rStyle w:val="Hyperlink"/>
                <w:b w:val="0"/>
                <w:noProof/>
              </w:rPr>
            </w:rPrChange>
          </w:rPr>
          <w:delText>tu payload sh</w:delText>
        </w:r>
        <w:r w:rsidRPr="0008731D" w:rsidDel="0008731D">
          <w:rPr>
            <w:rFonts w:hint="eastAsia"/>
            <w:noProof/>
            <w:rPrChange w:id="344" w:author="Aleksandrs Zeļikovičs" w:date="2014-09-04T18:09:00Z">
              <w:rPr>
                <w:rStyle w:val="Hyperlink"/>
                <w:rFonts w:hint="eastAsia"/>
                <w:b w:val="0"/>
                <w:noProof/>
              </w:rPr>
            </w:rPrChange>
          </w:rPr>
          <w:delText>ē</w:delText>
        </w:r>
        <w:r w:rsidRPr="0008731D" w:rsidDel="0008731D">
          <w:rPr>
            <w:noProof/>
            <w:rPrChange w:id="345" w:author="Aleksandrs Zeļikovičs" w:date="2014-09-04T18:09:00Z">
              <w:rPr>
                <w:rStyle w:val="Hyperlink"/>
                <w:b w:val="0"/>
                <w:noProof/>
              </w:rPr>
            </w:rPrChange>
          </w:rPr>
          <w:delText>mu klases pievieno</w:delText>
        </w:r>
        <w:r w:rsidRPr="0008731D" w:rsidDel="0008731D">
          <w:rPr>
            <w:rFonts w:hint="eastAsia"/>
            <w:noProof/>
            <w:rPrChange w:id="346" w:author="Aleksandrs Zeļikovičs" w:date="2014-09-04T18:09:00Z">
              <w:rPr>
                <w:rStyle w:val="Hyperlink"/>
                <w:rFonts w:hint="eastAsia"/>
                <w:b w:val="0"/>
                <w:noProof/>
              </w:rPr>
            </w:rPrChange>
          </w:rPr>
          <w:delText>š</w:delText>
        </w:r>
        <w:r w:rsidRPr="0008731D" w:rsidDel="0008731D">
          <w:rPr>
            <w:noProof/>
            <w:rPrChange w:id="347" w:author="Aleksandrs Zeļikovičs" w:date="2014-09-04T18:09:00Z">
              <w:rPr>
                <w:rStyle w:val="Hyperlink"/>
                <w:b w:val="0"/>
                <w:noProof/>
              </w:rPr>
            </w:rPrChange>
          </w:rPr>
          <w:delText>ana</w:delText>
        </w:r>
        <w:r w:rsidDel="0008731D">
          <w:rPr>
            <w:noProof/>
            <w:webHidden/>
          </w:rPr>
          <w:tab/>
          <w:delText>16</w:delText>
        </w:r>
      </w:del>
    </w:p>
    <w:p w14:paraId="450CF214" w14:textId="77777777" w:rsidR="00D6316E" w:rsidDel="0008731D" w:rsidRDefault="00D6316E">
      <w:pPr>
        <w:pStyle w:val="TOC3"/>
        <w:rPr>
          <w:del w:id="348" w:author="Aleksandrs Zeļikovičs" w:date="2014-09-04T18:09:00Z"/>
          <w:rFonts w:asciiTheme="minorHAnsi" w:eastAsiaTheme="minorEastAsia" w:hAnsiTheme="minorHAnsi"/>
          <w:noProof/>
          <w:lang w:eastAsia="lv-LV"/>
        </w:rPr>
      </w:pPr>
      <w:del w:id="349" w:author="Aleksandrs Zeļikovičs" w:date="2014-09-04T18:09:00Z">
        <w:r w:rsidRPr="0008731D" w:rsidDel="0008731D">
          <w:rPr>
            <w:noProof/>
            <w:rPrChange w:id="350" w:author="Aleksandrs Zeļikovičs" w:date="2014-09-04T18:09:00Z">
              <w:rPr>
                <w:rStyle w:val="Hyperlink"/>
                <w:rFonts w:cs="Times New Roman"/>
                <w:noProof/>
              </w:rPr>
            </w:rPrChange>
          </w:rPr>
          <w:lastRenderedPageBreak/>
          <w:delText>2.4.1.</w:delText>
        </w:r>
        <w:r w:rsidDel="0008731D">
          <w:rPr>
            <w:rFonts w:asciiTheme="minorHAnsi" w:eastAsiaTheme="minorEastAsia" w:hAnsiTheme="minorHAnsi"/>
            <w:noProof/>
            <w:lang w:eastAsia="lv-LV"/>
          </w:rPr>
          <w:tab/>
        </w:r>
        <w:r w:rsidRPr="0008731D" w:rsidDel="0008731D">
          <w:rPr>
            <w:noProof/>
            <w:rPrChange w:id="351" w:author="Aleksandrs Zeļikovičs" w:date="2014-09-04T18:09:00Z">
              <w:rPr>
                <w:rStyle w:val="Hyperlink"/>
                <w:noProof/>
              </w:rPr>
            </w:rPrChange>
          </w:rPr>
          <w:delText>Payload shēmas pievienošana, kas izveidota ar LinqToXSD</w:delText>
        </w:r>
        <w:r w:rsidDel="0008731D">
          <w:rPr>
            <w:noProof/>
            <w:webHidden/>
          </w:rPr>
          <w:tab/>
          <w:delText>16</w:delText>
        </w:r>
      </w:del>
    </w:p>
    <w:p w14:paraId="1CAFCC8C" w14:textId="77777777" w:rsidR="00D6316E" w:rsidDel="0008731D" w:rsidRDefault="00D6316E">
      <w:pPr>
        <w:pStyle w:val="TOC4"/>
        <w:rPr>
          <w:del w:id="352" w:author="Aleksandrs Zeļikovičs" w:date="2014-09-04T18:09:00Z"/>
          <w:rFonts w:asciiTheme="minorHAnsi" w:eastAsiaTheme="minorEastAsia" w:hAnsiTheme="minorHAnsi"/>
          <w:i w:val="0"/>
          <w:noProof/>
          <w:sz w:val="22"/>
          <w:lang w:eastAsia="lv-LV"/>
        </w:rPr>
      </w:pPr>
      <w:del w:id="353" w:author="Aleksandrs Zeļikovičs" w:date="2014-09-04T18:09:00Z">
        <w:r w:rsidRPr="0008731D" w:rsidDel="0008731D">
          <w:rPr>
            <w:noProof/>
            <w:rPrChange w:id="354" w:author="Aleksandrs Zeļikovičs" w:date="2014-09-04T18:09:00Z">
              <w:rPr>
                <w:rStyle w:val="Hyperlink"/>
                <w:i w:val="0"/>
                <w:noProof/>
                <w14:scene3d>
                  <w14:camera w14:prst="orthographicFront"/>
                  <w14:lightRig w14:rig="threePt" w14:dir="t">
                    <w14:rot w14:lat="0" w14:lon="0" w14:rev="0"/>
                  </w14:lightRig>
                </w14:scene3d>
              </w:rPr>
            </w:rPrChange>
          </w:rPr>
          <w:delText>2.4.1.1.</w:delText>
        </w:r>
        <w:r w:rsidDel="0008731D">
          <w:rPr>
            <w:rFonts w:asciiTheme="minorHAnsi" w:eastAsiaTheme="minorEastAsia" w:hAnsiTheme="minorHAnsi"/>
            <w:i w:val="0"/>
            <w:noProof/>
            <w:sz w:val="22"/>
            <w:lang w:eastAsia="lv-LV"/>
          </w:rPr>
          <w:tab/>
        </w:r>
        <w:r w:rsidRPr="0008731D" w:rsidDel="0008731D">
          <w:rPr>
            <w:noProof/>
            <w:rPrChange w:id="355" w:author="Aleksandrs Zeļikovičs" w:date="2014-09-04T18:09:00Z">
              <w:rPr>
                <w:rStyle w:val="Hyperlink"/>
                <w:i w:val="0"/>
                <w:noProof/>
              </w:rPr>
            </w:rPrChange>
          </w:rPr>
          <w:delText>Objektā no shēmas izveidošanas procedūra</w:delText>
        </w:r>
        <w:r w:rsidDel="0008731D">
          <w:rPr>
            <w:noProof/>
            <w:webHidden/>
          </w:rPr>
          <w:tab/>
          <w:delText>17</w:delText>
        </w:r>
      </w:del>
    </w:p>
    <w:p w14:paraId="1F46E430" w14:textId="77777777" w:rsidR="00D6316E" w:rsidDel="0008731D" w:rsidRDefault="00D6316E">
      <w:pPr>
        <w:pStyle w:val="TOC2"/>
        <w:rPr>
          <w:del w:id="356" w:author="Aleksandrs Zeļikovičs" w:date="2014-09-04T18:09:00Z"/>
          <w:rFonts w:asciiTheme="minorHAnsi" w:eastAsiaTheme="minorEastAsia" w:hAnsiTheme="minorHAnsi"/>
          <w:b w:val="0"/>
          <w:noProof/>
          <w:lang w:eastAsia="lv-LV"/>
        </w:rPr>
      </w:pPr>
      <w:del w:id="357" w:author="Aleksandrs Zeļikovičs" w:date="2014-09-04T18:09:00Z">
        <w:r w:rsidRPr="0008731D" w:rsidDel="0008731D">
          <w:rPr>
            <w:noProof/>
            <w:rPrChange w:id="358" w:author="Aleksandrs Zeļikovičs" w:date="2014-09-04T18:09:00Z">
              <w:rPr>
                <w:rStyle w:val="Hyperlink"/>
                <w:rFonts w:cs="Times New Roman"/>
                <w:b w:val="0"/>
                <w:noProof/>
              </w:rPr>
            </w:rPrChange>
          </w:rPr>
          <w:delText>2.5.</w:delText>
        </w:r>
        <w:r w:rsidDel="0008731D">
          <w:rPr>
            <w:rFonts w:asciiTheme="minorHAnsi" w:eastAsiaTheme="minorEastAsia" w:hAnsiTheme="minorHAnsi"/>
            <w:b w:val="0"/>
            <w:noProof/>
            <w:lang w:eastAsia="lv-LV"/>
          </w:rPr>
          <w:tab/>
        </w:r>
        <w:r w:rsidRPr="0008731D" w:rsidDel="0008731D">
          <w:rPr>
            <w:noProof/>
            <w:rPrChange w:id="359" w:author="Aleksandrs Zeļikovičs" w:date="2014-09-04T18:09:00Z">
              <w:rPr>
                <w:rStyle w:val="Hyperlink"/>
                <w:b w:val="0"/>
                <w:noProof/>
              </w:rPr>
            </w:rPrChange>
          </w:rPr>
          <w:delText>Interfeisa piem</w:delText>
        </w:r>
        <w:r w:rsidRPr="0008731D" w:rsidDel="0008731D">
          <w:rPr>
            <w:rFonts w:hint="eastAsia"/>
            <w:noProof/>
            <w:rPrChange w:id="360" w:author="Aleksandrs Zeļikovičs" w:date="2014-09-04T18:09:00Z">
              <w:rPr>
                <w:rStyle w:val="Hyperlink"/>
                <w:rFonts w:hint="eastAsia"/>
                <w:b w:val="0"/>
                <w:noProof/>
              </w:rPr>
            </w:rPrChange>
          </w:rPr>
          <w:delText>ē</w:delText>
        </w:r>
        <w:r w:rsidRPr="0008731D" w:rsidDel="0008731D">
          <w:rPr>
            <w:noProof/>
            <w:rPrChange w:id="361" w:author="Aleksandrs Zeļikovičs" w:date="2014-09-04T18:09:00Z">
              <w:rPr>
                <w:rStyle w:val="Hyperlink"/>
                <w:b w:val="0"/>
                <w:noProof/>
              </w:rPr>
            </w:rPrChange>
          </w:rPr>
          <w:delText>ri</w:delText>
        </w:r>
        <w:r w:rsidDel="0008731D">
          <w:rPr>
            <w:noProof/>
            <w:webHidden/>
          </w:rPr>
          <w:tab/>
          <w:delText>19</w:delText>
        </w:r>
      </w:del>
    </w:p>
    <w:p w14:paraId="7DACCA4B" w14:textId="77777777" w:rsidR="00D6316E" w:rsidDel="0008731D" w:rsidRDefault="00D6316E">
      <w:pPr>
        <w:pStyle w:val="TOC3"/>
        <w:rPr>
          <w:del w:id="362" w:author="Aleksandrs Zeļikovičs" w:date="2014-09-04T18:09:00Z"/>
          <w:rFonts w:asciiTheme="minorHAnsi" w:eastAsiaTheme="minorEastAsia" w:hAnsiTheme="minorHAnsi"/>
          <w:noProof/>
          <w:lang w:eastAsia="lv-LV"/>
        </w:rPr>
      </w:pPr>
      <w:del w:id="363" w:author="Aleksandrs Zeļikovičs" w:date="2014-09-04T18:09:00Z">
        <w:r w:rsidRPr="0008731D" w:rsidDel="0008731D">
          <w:rPr>
            <w:noProof/>
            <w:rPrChange w:id="364" w:author="Aleksandrs Zeļikovičs" w:date="2014-09-04T18:09:00Z">
              <w:rPr>
                <w:rStyle w:val="Hyperlink"/>
                <w:rFonts w:cs="Times New Roman"/>
                <w:noProof/>
              </w:rPr>
            </w:rPrChange>
          </w:rPr>
          <w:delText>2.5.1.</w:delText>
        </w:r>
        <w:r w:rsidDel="0008731D">
          <w:rPr>
            <w:rFonts w:asciiTheme="minorHAnsi" w:eastAsiaTheme="minorEastAsia" w:hAnsiTheme="minorHAnsi"/>
            <w:noProof/>
            <w:lang w:eastAsia="lv-LV"/>
          </w:rPr>
          <w:tab/>
        </w:r>
        <w:r w:rsidRPr="0008731D" w:rsidDel="0008731D">
          <w:rPr>
            <w:noProof/>
            <w:rPrChange w:id="365" w:author="Aleksandrs Zeļikovičs" w:date="2014-09-04T18:09:00Z">
              <w:rPr>
                <w:rStyle w:val="Hyperlink"/>
                <w:noProof/>
              </w:rPr>
            </w:rPrChange>
          </w:rPr>
          <w:delText>Interfeiss LinqToXsd serializacija</w:delText>
        </w:r>
        <w:r w:rsidDel="0008731D">
          <w:rPr>
            <w:noProof/>
            <w:webHidden/>
          </w:rPr>
          <w:tab/>
          <w:delText>19</w:delText>
        </w:r>
      </w:del>
    </w:p>
    <w:p w14:paraId="68D99CAD" w14:textId="77777777" w:rsidR="00D6316E" w:rsidDel="0008731D" w:rsidRDefault="00D6316E">
      <w:pPr>
        <w:pStyle w:val="TOC3"/>
        <w:rPr>
          <w:del w:id="366" w:author="Aleksandrs Zeļikovičs" w:date="2014-09-04T18:09:00Z"/>
          <w:rFonts w:asciiTheme="minorHAnsi" w:eastAsiaTheme="minorEastAsia" w:hAnsiTheme="minorHAnsi"/>
          <w:noProof/>
          <w:lang w:eastAsia="lv-LV"/>
        </w:rPr>
      </w:pPr>
      <w:del w:id="367" w:author="Aleksandrs Zeļikovičs" w:date="2014-09-04T18:09:00Z">
        <w:r w:rsidRPr="0008731D" w:rsidDel="0008731D">
          <w:rPr>
            <w:noProof/>
            <w:rPrChange w:id="368" w:author="Aleksandrs Zeļikovičs" w:date="2014-09-04T18:09:00Z">
              <w:rPr>
                <w:rStyle w:val="Hyperlink"/>
                <w:rFonts w:cs="Times New Roman"/>
                <w:noProof/>
              </w:rPr>
            </w:rPrChange>
          </w:rPr>
          <w:delText>2.5.2.</w:delText>
        </w:r>
        <w:r w:rsidDel="0008731D">
          <w:rPr>
            <w:rFonts w:asciiTheme="minorHAnsi" w:eastAsiaTheme="minorEastAsia" w:hAnsiTheme="minorHAnsi"/>
            <w:noProof/>
            <w:lang w:eastAsia="lv-LV"/>
          </w:rPr>
          <w:tab/>
        </w:r>
        <w:r w:rsidRPr="0008731D" w:rsidDel="0008731D">
          <w:rPr>
            <w:noProof/>
            <w:rPrChange w:id="369" w:author="Aleksandrs Zeļikovičs" w:date="2014-09-04T18:09:00Z">
              <w:rPr>
                <w:rStyle w:val="Hyperlink"/>
                <w:noProof/>
              </w:rPr>
            </w:rPrChange>
          </w:rPr>
          <w:delText>Payload shēmas pievienošana, kas izveidoti ar XSD.EXE</w:delText>
        </w:r>
        <w:r w:rsidDel="0008731D">
          <w:rPr>
            <w:noProof/>
            <w:webHidden/>
          </w:rPr>
          <w:tab/>
          <w:delText>19</w:delText>
        </w:r>
      </w:del>
    </w:p>
    <w:p w14:paraId="7F5C7561" w14:textId="77777777" w:rsidR="00D6316E" w:rsidDel="0008731D" w:rsidRDefault="00D6316E">
      <w:pPr>
        <w:pStyle w:val="TOC3"/>
        <w:rPr>
          <w:del w:id="370" w:author="Aleksandrs Zeļikovičs" w:date="2014-09-04T18:09:00Z"/>
          <w:rFonts w:asciiTheme="minorHAnsi" w:eastAsiaTheme="minorEastAsia" w:hAnsiTheme="minorHAnsi"/>
          <w:noProof/>
          <w:lang w:eastAsia="lv-LV"/>
        </w:rPr>
      </w:pPr>
      <w:del w:id="371" w:author="Aleksandrs Zeļikovičs" w:date="2014-09-04T18:09:00Z">
        <w:r w:rsidRPr="0008731D" w:rsidDel="0008731D">
          <w:rPr>
            <w:noProof/>
            <w:rPrChange w:id="372" w:author="Aleksandrs Zeļikovičs" w:date="2014-09-04T18:09:00Z">
              <w:rPr>
                <w:rStyle w:val="Hyperlink"/>
                <w:rFonts w:cs="Times New Roman"/>
                <w:noProof/>
              </w:rPr>
            </w:rPrChange>
          </w:rPr>
          <w:delText>2.5.3.</w:delText>
        </w:r>
        <w:r w:rsidDel="0008731D">
          <w:rPr>
            <w:rFonts w:asciiTheme="minorHAnsi" w:eastAsiaTheme="minorEastAsia" w:hAnsiTheme="minorHAnsi"/>
            <w:noProof/>
            <w:lang w:eastAsia="lv-LV"/>
          </w:rPr>
          <w:tab/>
        </w:r>
        <w:r w:rsidRPr="0008731D" w:rsidDel="0008731D">
          <w:rPr>
            <w:noProof/>
            <w:rPrChange w:id="373" w:author="Aleksandrs Zeļikovičs" w:date="2014-09-04T18:09:00Z">
              <w:rPr>
                <w:rStyle w:val="Hyperlink"/>
                <w:noProof/>
              </w:rPr>
            </w:rPrChange>
          </w:rPr>
          <w:delText>Interfeisa ar ACK apstiprināšanu izveidošana</w:delText>
        </w:r>
        <w:r w:rsidDel="0008731D">
          <w:rPr>
            <w:noProof/>
            <w:webHidden/>
          </w:rPr>
          <w:tab/>
          <w:delText>20</w:delText>
        </w:r>
      </w:del>
    </w:p>
    <w:p w14:paraId="191016F5" w14:textId="77777777" w:rsidR="00D6316E" w:rsidDel="0008731D" w:rsidRDefault="00D6316E">
      <w:pPr>
        <w:pStyle w:val="TOC2"/>
        <w:rPr>
          <w:del w:id="374" w:author="Aleksandrs Zeļikovičs" w:date="2014-09-04T18:09:00Z"/>
          <w:rFonts w:asciiTheme="minorHAnsi" w:eastAsiaTheme="minorEastAsia" w:hAnsiTheme="minorHAnsi"/>
          <w:b w:val="0"/>
          <w:noProof/>
          <w:lang w:eastAsia="lv-LV"/>
        </w:rPr>
      </w:pPr>
      <w:del w:id="375" w:author="Aleksandrs Zeļikovičs" w:date="2014-09-04T18:09:00Z">
        <w:r w:rsidRPr="0008731D" w:rsidDel="0008731D">
          <w:rPr>
            <w:noProof/>
            <w:rPrChange w:id="376" w:author="Aleksandrs Zeļikovičs" w:date="2014-09-04T18:09:00Z">
              <w:rPr>
                <w:rStyle w:val="Hyperlink"/>
                <w:rFonts w:cs="Times New Roman"/>
                <w:b w:val="0"/>
                <w:noProof/>
              </w:rPr>
            </w:rPrChange>
          </w:rPr>
          <w:delText>2.6.</w:delText>
        </w:r>
        <w:r w:rsidDel="0008731D">
          <w:rPr>
            <w:rFonts w:asciiTheme="minorHAnsi" w:eastAsiaTheme="minorEastAsia" w:hAnsiTheme="minorHAnsi"/>
            <w:b w:val="0"/>
            <w:noProof/>
            <w:lang w:eastAsia="lv-LV"/>
          </w:rPr>
          <w:tab/>
        </w:r>
        <w:r w:rsidRPr="0008731D" w:rsidDel="0008731D">
          <w:rPr>
            <w:noProof/>
            <w:rPrChange w:id="377" w:author="Aleksandrs Zeļikovičs" w:date="2014-09-04T18:09:00Z">
              <w:rPr>
                <w:rStyle w:val="Hyperlink"/>
                <w:b w:val="0"/>
                <w:noProof/>
              </w:rPr>
            </w:rPrChange>
          </w:rPr>
          <w:delText>WSDL izveide</w:delText>
        </w:r>
        <w:r w:rsidDel="0008731D">
          <w:rPr>
            <w:noProof/>
            <w:webHidden/>
          </w:rPr>
          <w:tab/>
          <w:delText>20</w:delText>
        </w:r>
      </w:del>
    </w:p>
    <w:p w14:paraId="194D6D47" w14:textId="77777777" w:rsidR="00D6316E" w:rsidDel="0008731D" w:rsidRDefault="00D6316E">
      <w:pPr>
        <w:pStyle w:val="TOC2"/>
        <w:rPr>
          <w:del w:id="378" w:author="Aleksandrs Zeļikovičs" w:date="2014-09-04T18:09:00Z"/>
          <w:rFonts w:asciiTheme="minorHAnsi" w:eastAsiaTheme="minorEastAsia" w:hAnsiTheme="minorHAnsi"/>
          <w:b w:val="0"/>
          <w:noProof/>
          <w:lang w:eastAsia="lv-LV"/>
        </w:rPr>
      </w:pPr>
      <w:del w:id="379" w:author="Aleksandrs Zeļikovičs" w:date="2014-09-04T18:09:00Z">
        <w:r w:rsidRPr="0008731D" w:rsidDel="0008731D">
          <w:rPr>
            <w:noProof/>
            <w:rPrChange w:id="380" w:author="Aleksandrs Zeļikovičs" w:date="2014-09-04T18:09:00Z">
              <w:rPr>
                <w:rStyle w:val="Hyperlink"/>
                <w:rFonts w:cs="Times New Roman"/>
                <w:b w:val="0"/>
                <w:noProof/>
              </w:rPr>
            </w:rPrChange>
          </w:rPr>
          <w:delText>2.7.</w:delText>
        </w:r>
        <w:r w:rsidDel="0008731D">
          <w:rPr>
            <w:rFonts w:asciiTheme="minorHAnsi" w:eastAsiaTheme="minorEastAsia" w:hAnsiTheme="minorHAnsi"/>
            <w:b w:val="0"/>
            <w:noProof/>
            <w:lang w:eastAsia="lv-LV"/>
          </w:rPr>
          <w:tab/>
        </w:r>
        <w:r w:rsidRPr="0008731D" w:rsidDel="0008731D">
          <w:rPr>
            <w:noProof/>
            <w:rPrChange w:id="381" w:author="Aleksandrs Zeļikovičs" w:date="2014-09-04T18:09:00Z">
              <w:rPr>
                <w:rStyle w:val="Hyperlink"/>
                <w:b w:val="0"/>
                <w:noProof/>
              </w:rPr>
            </w:rPrChange>
          </w:rPr>
          <w:delText>Piem</w:delText>
        </w:r>
        <w:r w:rsidRPr="0008731D" w:rsidDel="0008731D">
          <w:rPr>
            <w:rFonts w:hint="eastAsia"/>
            <w:noProof/>
            <w:rPrChange w:id="382" w:author="Aleksandrs Zeļikovičs" w:date="2014-09-04T18:09:00Z">
              <w:rPr>
                <w:rStyle w:val="Hyperlink"/>
                <w:rFonts w:hint="eastAsia"/>
                <w:b w:val="0"/>
                <w:noProof/>
              </w:rPr>
            </w:rPrChange>
          </w:rPr>
          <w:delText>ē</w:delText>
        </w:r>
        <w:r w:rsidRPr="0008731D" w:rsidDel="0008731D">
          <w:rPr>
            <w:noProof/>
            <w:rPrChange w:id="383" w:author="Aleksandrs Zeļikovičs" w:date="2014-09-04T18:09:00Z">
              <w:rPr>
                <w:rStyle w:val="Hyperlink"/>
                <w:b w:val="0"/>
                <w:noProof/>
              </w:rPr>
            </w:rPrChange>
          </w:rPr>
          <w:delText>ri</w:delText>
        </w:r>
        <w:r w:rsidDel="0008731D">
          <w:rPr>
            <w:noProof/>
            <w:webHidden/>
          </w:rPr>
          <w:tab/>
          <w:delText>22</w:delText>
        </w:r>
      </w:del>
    </w:p>
    <w:p w14:paraId="4A660014" w14:textId="77777777" w:rsidR="00D6316E" w:rsidDel="0008731D" w:rsidRDefault="00D6316E">
      <w:pPr>
        <w:pStyle w:val="TOC3"/>
        <w:rPr>
          <w:del w:id="384" w:author="Aleksandrs Zeļikovičs" w:date="2014-09-04T18:09:00Z"/>
          <w:rFonts w:asciiTheme="minorHAnsi" w:eastAsiaTheme="minorEastAsia" w:hAnsiTheme="minorHAnsi"/>
          <w:noProof/>
          <w:lang w:eastAsia="lv-LV"/>
        </w:rPr>
      </w:pPr>
      <w:del w:id="385" w:author="Aleksandrs Zeļikovičs" w:date="2014-09-04T18:09:00Z">
        <w:r w:rsidRPr="0008731D" w:rsidDel="0008731D">
          <w:rPr>
            <w:noProof/>
            <w:rPrChange w:id="386" w:author="Aleksandrs Zeļikovičs" w:date="2014-09-04T18:09:00Z">
              <w:rPr>
                <w:rStyle w:val="Hyperlink"/>
                <w:rFonts w:cs="Times New Roman"/>
                <w:noProof/>
              </w:rPr>
            </w:rPrChange>
          </w:rPr>
          <w:delText>2.7.1.</w:delText>
        </w:r>
        <w:r w:rsidDel="0008731D">
          <w:rPr>
            <w:rFonts w:asciiTheme="minorHAnsi" w:eastAsiaTheme="minorEastAsia" w:hAnsiTheme="minorHAnsi"/>
            <w:noProof/>
            <w:lang w:eastAsia="lv-LV"/>
          </w:rPr>
          <w:tab/>
        </w:r>
        <w:r w:rsidRPr="0008731D" w:rsidDel="0008731D">
          <w:rPr>
            <w:noProof/>
            <w:rPrChange w:id="387" w:author="Aleksandrs Zeļikovičs" w:date="2014-09-04T18:09:00Z">
              <w:rPr>
                <w:rStyle w:val="Hyperlink"/>
                <w:noProof/>
              </w:rPr>
            </w:rPrChange>
          </w:rPr>
          <w:delText>Pieprasījuma izpildes statusa izveidošana</w:delText>
        </w:r>
        <w:r w:rsidDel="0008731D">
          <w:rPr>
            <w:noProof/>
            <w:webHidden/>
          </w:rPr>
          <w:tab/>
          <w:delText>22</w:delText>
        </w:r>
      </w:del>
    </w:p>
    <w:p w14:paraId="461DDD73" w14:textId="77777777" w:rsidR="00D6316E" w:rsidDel="0008731D" w:rsidRDefault="00D6316E">
      <w:pPr>
        <w:pStyle w:val="TOC3"/>
        <w:rPr>
          <w:del w:id="388" w:author="Aleksandrs Zeļikovičs" w:date="2014-09-04T18:09:00Z"/>
          <w:rFonts w:asciiTheme="minorHAnsi" w:eastAsiaTheme="minorEastAsia" w:hAnsiTheme="minorHAnsi"/>
          <w:noProof/>
          <w:lang w:eastAsia="lv-LV"/>
        </w:rPr>
      </w:pPr>
      <w:del w:id="389" w:author="Aleksandrs Zeļikovičs" w:date="2014-09-04T18:09:00Z">
        <w:r w:rsidRPr="0008731D" w:rsidDel="0008731D">
          <w:rPr>
            <w:noProof/>
            <w:rPrChange w:id="390" w:author="Aleksandrs Zeļikovičs" w:date="2014-09-04T18:09:00Z">
              <w:rPr>
                <w:rStyle w:val="Hyperlink"/>
                <w:rFonts w:cs="Times New Roman"/>
                <w:noProof/>
              </w:rPr>
            </w:rPrChange>
          </w:rPr>
          <w:delText>2.7.2.</w:delText>
        </w:r>
        <w:r w:rsidDel="0008731D">
          <w:rPr>
            <w:rFonts w:asciiTheme="minorHAnsi" w:eastAsiaTheme="minorEastAsia" w:hAnsiTheme="minorHAnsi"/>
            <w:noProof/>
            <w:lang w:eastAsia="lv-LV"/>
          </w:rPr>
          <w:tab/>
        </w:r>
        <w:r w:rsidRPr="0008731D" w:rsidDel="0008731D">
          <w:rPr>
            <w:noProof/>
            <w:rPrChange w:id="391" w:author="Aleksandrs Zeļikovičs" w:date="2014-09-04T18:09:00Z">
              <w:rPr>
                <w:rStyle w:val="Hyperlink"/>
                <w:noProof/>
              </w:rPr>
            </w:rPrChange>
          </w:rPr>
          <w:delText>Kļūdu veidošana</w:delText>
        </w:r>
        <w:r w:rsidDel="0008731D">
          <w:rPr>
            <w:noProof/>
            <w:webHidden/>
          </w:rPr>
          <w:tab/>
          <w:delText>22</w:delText>
        </w:r>
      </w:del>
    </w:p>
    <w:p w14:paraId="02C56AFC" w14:textId="77777777" w:rsidR="00D6316E" w:rsidDel="0008731D" w:rsidRDefault="00D6316E">
      <w:pPr>
        <w:pStyle w:val="TOC3"/>
        <w:rPr>
          <w:del w:id="392" w:author="Aleksandrs Zeļikovičs" w:date="2014-09-04T18:09:00Z"/>
          <w:rFonts w:asciiTheme="minorHAnsi" w:eastAsiaTheme="minorEastAsia" w:hAnsiTheme="minorHAnsi"/>
          <w:noProof/>
          <w:lang w:eastAsia="lv-LV"/>
        </w:rPr>
      </w:pPr>
      <w:del w:id="393" w:author="Aleksandrs Zeļikovičs" w:date="2014-09-04T18:09:00Z">
        <w:r w:rsidRPr="0008731D" w:rsidDel="0008731D">
          <w:rPr>
            <w:noProof/>
            <w:rPrChange w:id="394" w:author="Aleksandrs Zeļikovičs" w:date="2014-09-04T18:09:00Z">
              <w:rPr>
                <w:rStyle w:val="Hyperlink"/>
                <w:rFonts w:cs="Times New Roman"/>
                <w:noProof/>
              </w:rPr>
            </w:rPrChange>
          </w:rPr>
          <w:delText>2.7.3.</w:delText>
        </w:r>
        <w:r w:rsidDel="0008731D">
          <w:rPr>
            <w:rFonts w:asciiTheme="minorHAnsi" w:eastAsiaTheme="minorEastAsia" w:hAnsiTheme="minorHAnsi"/>
            <w:noProof/>
            <w:lang w:eastAsia="lv-LV"/>
          </w:rPr>
          <w:tab/>
        </w:r>
        <w:r w:rsidRPr="0008731D" w:rsidDel="0008731D">
          <w:rPr>
            <w:noProof/>
            <w:rPrChange w:id="395" w:author="Aleksandrs Zeļikovičs" w:date="2014-09-04T18:09:00Z">
              <w:rPr>
                <w:rStyle w:val="Hyperlink"/>
                <w:noProof/>
              </w:rPr>
            </w:rPrChange>
          </w:rPr>
          <w:delText>Brīdinājumu pievienošana</w:delText>
        </w:r>
        <w:r w:rsidDel="0008731D">
          <w:rPr>
            <w:noProof/>
            <w:webHidden/>
          </w:rPr>
          <w:tab/>
          <w:delText>22</w:delText>
        </w:r>
      </w:del>
    </w:p>
    <w:p w14:paraId="6AA5EFBB" w14:textId="77777777" w:rsidR="00D6316E" w:rsidDel="0008731D" w:rsidRDefault="00D6316E">
      <w:pPr>
        <w:pStyle w:val="TOC3"/>
        <w:rPr>
          <w:del w:id="396" w:author="Aleksandrs Zeļikovičs" w:date="2014-09-04T18:09:00Z"/>
          <w:rFonts w:asciiTheme="minorHAnsi" w:eastAsiaTheme="minorEastAsia" w:hAnsiTheme="minorHAnsi"/>
          <w:noProof/>
          <w:lang w:eastAsia="lv-LV"/>
        </w:rPr>
      </w:pPr>
      <w:del w:id="397" w:author="Aleksandrs Zeļikovičs" w:date="2014-09-04T18:09:00Z">
        <w:r w:rsidRPr="0008731D" w:rsidDel="0008731D">
          <w:rPr>
            <w:noProof/>
            <w:rPrChange w:id="398" w:author="Aleksandrs Zeļikovičs" w:date="2014-09-04T18:09:00Z">
              <w:rPr>
                <w:rStyle w:val="Hyperlink"/>
                <w:rFonts w:cs="Times New Roman"/>
                <w:noProof/>
              </w:rPr>
            </w:rPrChange>
          </w:rPr>
          <w:delText>2.7.4.</w:delText>
        </w:r>
        <w:r w:rsidDel="0008731D">
          <w:rPr>
            <w:rFonts w:asciiTheme="minorHAnsi" w:eastAsiaTheme="minorEastAsia" w:hAnsiTheme="minorHAnsi"/>
            <w:noProof/>
            <w:lang w:eastAsia="lv-LV"/>
          </w:rPr>
          <w:tab/>
        </w:r>
        <w:r w:rsidRPr="0008731D" w:rsidDel="0008731D">
          <w:rPr>
            <w:noProof/>
            <w:rPrChange w:id="399" w:author="Aleksandrs Zeļikovičs" w:date="2014-09-04T18:09:00Z">
              <w:rPr>
                <w:rStyle w:val="Hyperlink"/>
                <w:noProof/>
              </w:rPr>
            </w:rPrChange>
          </w:rPr>
          <w:delText>HL7CustomSubjectSerializer: piemērs ar LinqToXsd</w:delText>
        </w:r>
        <w:r w:rsidDel="0008731D">
          <w:rPr>
            <w:noProof/>
            <w:webHidden/>
          </w:rPr>
          <w:tab/>
          <w:delText>23</w:delText>
        </w:r>
      </w:del>
    </w:p>
    <w:p w14:paraId="7AEABCE3" w14:textId="77777777" w:rsidR="00D6316E" w:rsidDel="0008731D" w:rsidRDefault="00D6316E">
      <w:pPr>
        <w:pStyle w:val="TOC4"/>
        <w:rPr>
          <w:del w:id="400" w:author="Aleksandrs Zeļikovičs" w:date="2014-09-04T18:09:00Z"/>
          <w:rFonts w:asciiTheme="minorHAnsi" w:eastAsiaTheme="minorEastAsia" w:hAnsiTheme="minorHAnsi"/>
          <w:i w:val="0"/>
          <w:noProof/>
          <w:sz w:val="22"/>
          <w:lang w:eastAsia="lv-LV"/>
        </w:rPr>
      </w:pPr>
      <w:del w:id="401" w:author="Aleksandrs Zeļikovičs" w:date="2014-09-04T18:09:00Z">
        <w:r w:rsidRPr="0008731D" w:rsidDel="0008731D">
          <w:rPr>
            <w:noProof/>
            <w:rPrChange w:id="402" w:author="Aleksandrs Zeļikovičs" w:date="2014-09-04T18:09:00Z">
              <w:rPr>
                <w:rStyle w:val="Hyperlink"/>
                <w:i w:val="0"/>
                <w:noProof/>
                <w14:scene3d>
                  <w14:camera w14:prst="orthographicFront"/>
                  <w14:lightRig w14:rig="threePt" w14:dir="t">
                    <w14:rot w14:lat="0" w14:lon="0" w14:rev="0"/>
                  </w14:lightRig>
                </w14:scene3d>
              </w:rPr>
            </w:rPrChange>
          </w:rPr>
          <w:delText>2.7.4.1.</w:delText>
        </w:r>
        <w:r w:rsidDel="0008731D">
          <w:rPr>
            <w:rFonts w:asciiTheme="minorHAnsi" w:eastAsiaTheme="minorEastAsia" w:hAnsiTheme="minorHAnsi"/>
            <w:i w:val="0"/>
            <w:noProof/>
            <w:sz w:val="22"/>
            <w:lang w:eastAsia="lv-LV"/>
          </w:rPr>
          <w:tab/>
        </w:r>
        <w:r w:rsidRPr="0008731D" w:rsidDel="0008731D">
          <w:rPr>
            <w:noProof/>
            <w:rPrChange w:id="403" w:author="Aleksandrs Zeļikovičs" w:date="2014-09-04T18:09:00Z">
              <w:rPr>
                <w:rStyle w:val="Hyperlink"/>
                <w:i w:val="0"/>
                <w:noProof/>
              </w:rPr>
            </w:rPrChange>
          </w:rPr>
          <w:delText>Servisa izveidošana</w:delText>
        </w:r>
        <w:r w:rsidDel="0008731D">
          <w:rPr>
            <w:noProof/>
            <w:webHidden/>
          </w:rPr>
          <w:tab/>
          <w:delText>24</w:delText>
        </w:r>
      </w:del>
    </w:p>
    <w:p w14:paraId="1A5D4D26" w14:textId="77777777" w:rsidR="00D6316E" w:rsidDel="0008731D" w:rsidRDefault="00D6316E">
      <w:pPr>
        <w:pStyle w:val="TOC4"/>
        <w:rPr>
          <w:del w:id="404" w:author="Aleksandrs Zeļikovičs" w:date="2014-09-04T18:09:00Z"/>
          <w:rFonts w:asciiTheme="minorHAnsi" w:eastAsiaTheme="minorEastAsia" w:hAnsiTheme="minorHAnsi"/>
          <w:i w:val="0"/>
          <w:noProof/>
          <w:sz w:val="22"/>
          <w:lang w:eastAsia="lv-LV"/>
        </w:rPr>
      </w:pPr>
      <w:del w:id="405" w:author="Aleksandrs Zeļikovičs" w:date="2014-09-04T18:09:00Z">
        <w:r w:rsidRPr="0008731D" w:rsidDel="0008731D">
          <w:rPr>
            <w:noProof/>
            <w:rPrChange w:id="406" w:author="Aleksandrs Zeļikovičs" w:date="2014-09-04T18:09:00Z">
              <w:rPr>
                <w:rStyle w:val="Hyperlink"/>
                <w:i w:val="0"/>
                <w:noProof/>
                <w14:scene3d>
                  <w14:camera w14:prst="orthographicFront"/>
                  <w14:lightRig w14:rig="threePt" w14:dir="t">
                    <w14:rot w14:lat="0" w14:lon="0" w14:rev="0"/>
                  </w14:lightRig>
                </w14:scene3d>
              </w:rPr>
            </w:rPrChange>
          </w:rPr>
          <w:delText>2.7.4.2.</w:delText>
        </w:r>
        <w:r w:rsidDel="0008731D">
          <w:rPr>
            <w:rFonts w:asciiTheme="minorHAnsi" w:eastAsiaTheme="minorEastAsia" w:hAnsiTheme="minorHAnsi"/>
            <w:i w:val="0"/>
            <w:noProof/>
            <w:sz w:val="22"/>
            <w:lang w:eastAsia="lv-LV"/>
          </w:rPr>
          <w:tab/>
        </w:r>
        <w:r w:rsidRPr="0008731D" w:rsidDel="0008731D">
          <w:rPr>
            <w:noProof/>
            <w:rPrChange w:id="407" w:author="Aleksandrs Zeļikovičs" w:date="2014-09-04T18:09:00Z">
              <w:rPr>
                <w:rStyle w:val="Hyperlink"/>
                <w:i w:val="0"/>
                <w:noProof/>
              </w:rPr>
            </w:rPrChange>
          </w:rPr>
          <w:delText>Klienta izveidošana</w:delText>
        </w:r>
        <w:r w:rsidDel="0008731D">
          <w:rPr>
            <w:noProof/>
            <w:webHidden/>
          </w:rPr>
          <w:tab/>
          <w:delText>25</w:delText>
        </w:r>
      </w:del>
    </w:p>
    <w:p w14:paraId="086567E0" w14:textId="77777777" w:rsidR="00D6316E" w:rsidDel="0008731D" w:rsidRDefault="00D6316E">
      <w:pPr>
        <w:pStyle w:val="TOC4"/>
        <w:rPr>
          <w:del w:id="408" w:author="Aleksandrs Zeļikovičs" w:date="2014-09-04T18:09:00Z"/>
          <w:rFonts w:asciiTheme="minorHAnsi" w:eastAsiaTheme="minorEastAsia" w:hAnsiTheme="minorHAnsi"/>
          <w:i w:val="0"/>
          <w:noProof/>
          <w:sz w:val="22"/>
          <w:lang w:eastAsia="lv-LV"/>
        </w:rPr>
      </w:pPr>
      <w:del w:id="409" w:author="Aleksandrs Zeļikovičs" w:date="2014-09-04T18:09:00Z">
        <w:r w:rsidRPr="0008731D" w:rsidDel="0008731D">
          <w:rPr>
            <w:noProof/>
            <w:rPrChange w:id="410" w:author="Aleksandrs Zeļikovičs" w:date="2014-09-04T18:09:00Z">
              <w:rPr>
                <w:rStyle w:val="Hyperlink"/>
                <w:i w:val="0"/>
                <w:noProof/>
                <w14:scene3d>
                  <w14:camera w14:prst="orthographicFront"/>
                  <w14:lightRig w14:rig="threePt" w14:dir="t">
                    <w14:rot w14:lat="0" w14:lon="0" w14:rev="0"/>
                  </w14:lightRig>
                </w14:scene3d>
              </w:rPr>
            </w:rPrChange>
          </w:rPr>
          <w:delText>2.7.4.3.</w:delText>
        </w:r>
        <w:r w:rsidDel="0008731D">
          <w:rPr>
            <w:rFonts w:asciiTheme="minorHAnsi" w:eastAsiaTheme="minorEastAsia" w:hAnsiTheme="minorHAnsi"/>
            <w:i w:val="0"/>
            <w:noProof/>
            <w:sz w:val="22"/>
            <w:lang w:eastAsia="lv-LV"/>
          </w:rPr>
          <w:tab/>
        </w:r>
        <w:r w:rsidRPr="0008731D" w:rsidDel="0008731D">
          <w:rPr>
            <w:noProof/>
            <w:rPrChange w:id="411" w:author="Aleksandrs Zeļikovičs" w:date="2014-09-04T18:09:00Z">
              <w:rPr>
                <w:rStyle w:val="Hyperlink"/>
                <w:i w:val="0"/>
                <w:noProof/>
              </w:rPr>
            </w:rPrChange>
          </w:rPr>
          <w:delText>Shēmas izveidošana</w:delText>
        </w:r>
        <w:r w:rsidDel="0008731D">
          <w:rPr>
            <w:noProof/>
            <w:webHidden/>
          </w:rPr>
          <w:tab/>
          <w:delText>25</w:delText>
        </w:r>
      </w:del>
    </w:p>
    <w:p w14:paraId="354EB146" w14:textId="77777777" w:rsidR="00D6316E" w:rsidDel="0008731D" w:rsidRDefault="00D6316E">
      <w:pPr>
        <w:pStyle w:val="TOC3"/>
        <w:rPr>
          <w:del w:id="412" w:author="Aleksandrs Zeļikovičs" w:date="2014-09-04T18:09:00Z"/>
          <w:rFonts w:asciiTheme="minorHAnsi" w:eastAsiaTheme="minorEastAsia" w:hAnsiTheme="minorHAnsi"/>
          <w:noProof/>
          <w:lang w:eastAsia="lv-LV"/>
        </w:rPr>
      </w:pPr>
      <w:del w:id="413" w:author="Aleksandrs Zeļikovičs" w:date="2014-09-04T18:09:00Z">
        <w:r w:rsidRPr="0008731D" w:rsidDel="0008731D">
          <w:rPr>
            <w:noProof/>
            <w:rPrChange w:id="414" w:author="Aleksandrs Zeļikovičs" w:date="2014-09-04T18:09:00Z">
              <w:rPr>
                <w:rStyle w:val="Hyperlink"/>
                <w:rFonts w:cs="Times New Roman"/>
                <w:noProof/>
              </w:rPr>
            </w:rPrChange>
          </w:rPr>
          <w:delText>2.7.5.</w:delText>
        </w:r>
        <w:r w:rsidDel="0008731D">
          <w:rPr>
            <w:rFonts w:asciiTheme="minorHAnsi" w:eastAsiaTheme="minorEastAsia" w:hAnsiTheme="minorHAnsi"/>
            <w:noProof/>
            <w:lang w:eastAsia="lv-LV"/>
          </w:rPr>
          <w:tab/>
        </w:r>
        <w:r w:rsidRPr="0008731D" w:rsidDel="0008731D">
          <w:rPr>
            <w:noProof/>
            <w:rPrChange w:id="415" w:author="Aleksandrs Zeļikovičs" w:date="2014-09-04T18:09:00Z">
              <w:rPr>
                <w:rStyle w:val="Hyperlink"/>
                <w:noProof/>
              </w:rPr>
            </w:rPrChange>
          </w:rPr>
          <w:delText>HL7Formatter: piemērs ar XSD, balstoties uz IVIS shēmām</w:delText>
        </w:r>
        <w:r w:rsidDel="0008731D">
          <w:rPr>
            <w:noProof/>
            <w:webHidden/>
          </w:rPr>
          <w:tab/>
          <w:delText>26</w:delText>
        </w:r>
      </w:del>
    </w:p>
    <w:p w14:paraId="26F3AD69" w14:textId="77777777" w:rsidR="00D6316E" w:rsidDel="0008731D" w:rsidRDefault="00D6316E">
      <w:pPr>
        <w:pStyle w:val="TOC3"/>
        <w:rPr>
          <w:del w:id="416" w:author="Aleksandrs Zeļikovičs" w:date="2014-09-04T18:09:00Z"/>
          <w:rFonts w:asciiTheme="minorHAnsi" w:eastAsiaTheme="minorEastAsia" w:hAnsiTheme="minorHAnsi"/>
          <w:noProof/>
          <w:lang w:eastAsia="lv-LV"/>
        </w:rPr>
      </w:pPr>
      <w:del w:id="417" w:author="Aleksandrs Zeļikovičs" w:date="2014-09-04T18:09:00Z">
        <w:r w:rsidRPr="0008731D" w:rsidDel="0008731D">
          <w:rPr>
            <w:noProof/>
            <w:rPrChange w:id="418" w:author="Aleksandrs Zeļikovičs" w:date="2014-09-04T18:09:00Z">
              <w:rPr>
                <w:rStyle w:val="Hyperlink"/>
                <w:rFonts w:cs="Times New Roman"/>
                <w:noProof/>
              </w:rPr>
            </w:rPrChange>
          </w:rPr>
          <w:delText>2.7.6.</w:delText>
        </w:r>
        <w:r w:rsidDel="0008731D">
          <w:rPr>
            <w:rFonts w:asciiTheme="minorHAnsi" w:eastAsiaTheme="minorEastAsia" w:hAnsiTheme="minorHAnsi"/>
            <w:noProof/>
            <w:lang w:eastAsia="lv-LV"/>
          </w:rPr>
          <w:tab/>
        </w:r>
        <w:r w:rsidRPr="0008731D" w:rsidDel="0008731D">
          <w:rPr>
            <w:noProof/>
            <w:rPrChange w:id="419" w:author="Aleksandrs Zeļikovičs" w:date="2014-09-04T18:09:00Z">
              <w:rPr>
                <w:rStyle w:val="Hyperlink"/>
                <w:noProof/>
              </w:rPr>
            </w:rPrChange>
          </w:rPr>
          <w:delText>HL7Serializer: Piemērs ar pilna ziņojuma aizpildīšanu</w:delText>
        </w:r>
        <w:r w:rsidDel="0008731D">
          <w:rPr>
            <w:noProof/>
            <w:webHidden/>
          </w:rPr>
          <w:tab/>
          <w:delText>29</w:delText>
        </w:r>
      </w:del>
    </w:p>
    <w:p w14:paraId="6D506CF5" w14:textId="77777777" w:rsidR="00D6316E" w:rsidDel="0008731D" w:rsidRDefault="00D6316E">
      <w:pPr>
        <w:pStyle w:val="TOC3"/>
        <w:rPr>
          <w:del w:id="420" w:author="Aleksandrs Zeļikovičs" w:date="2014-09-04T18:09:00Z"/>
          <w:rFonts w:asciiTheme="minorHAnsi" w:eastAsiaTheme="minorEastAsia" w:hAnsiTheme="minorHAnsi"/>
          <w:noProof/>
          <w:lang w:eastAsia="lv-LV"/>
        </w:rPr>
      </w:pPr>
      <w:del w:id="421" w:author="Aleksandrs Zeļikovičs" w:date="2014-09-04T18:09:00Z">
        <w:r w:rsidRPr="0008731D" w:rsidDel="0008731D">
          <w:rPr>
            <w:noProof/>
            <w:rPrChange w:id="422" w:author="Aleksandrs Zeļikovičs" w:date="2014-09-04T18:09:00Z">
              <w:rPr>
                <w:rStyle w:val="Hyperlink"/>
                <w:rFonts w:cs="Times New Roman"/>
                <w:noProof/>
              </w:rPr>
            </w:rPrChange>
          </w:rPr>
          <w:delText>2.7.7.</w:delText>
        </w:r>
        <w:r w:rsidDel="0008731D">
          <w:rPr>
            <w:rFonts w:asciiTheme="minorHAnsi" w:eastAsiaTheme="minorEastAsia" w:hAnsiTheme="minorHAnsi"/>
            <w:noProof/>
            <w:lang w:eastAsia="lv-LV"/>
          </w:rPr>
          <w:tab/>
        </w:r>
        <w:r w:rsidRPr="0008731D" w:rsidDel="0008731D">
          <w:rPr>
            <w:noProof/>
            <w:rPrChange w:id="423" w:author="Aleksandrs Zeļikovičs" w:date="2014-09-04T18:09:00Z">
              <w:rPr>
                <w:rStyle w:val="Hyperlink"/>
                <w:noProof/>
              </w:rPr>
            </w:rPrChange>
          </w:rPr>
          <w:delText>HL7Formatter Ack: piemērs ar ACK apstiprināšanu</w:delText>
        </w:r>
        <w:r w:rsidDel="0008731D">
          <w:rPr>
            <w:noProof/>
            <w:webHidden/>
          </w:rPr>
          <w:tab/>
          <w:delText>33</w:delText>
        </w:r>
      </w:del>
    </w:p>
    <w:p w14:paraId="4170EEB6" w14:textId="77777777" w:rsidR="00D6316E" w:rsidDel="0008731D" w:rsidRDefault="00D6316E">
      <w:pPr>
        <w:pStyle w:val="TOC3"/>
        <w:rPr>
          <w:del w:id="424" w:author="Aleksandrs Zeļikovičs" w:date="2014-09-04T18:09:00Z"/>
          <w:rFonts w:asciiTheme="minorHAnsi" w:eastAsiaTheme="minorEastAsia" w:hAnsiTheme="minorHAnsi"/>
          <w:noProof/>
          <w:lang w:eastAsia="lv-LV"/>
        </w:rPr>
      </w:pPr>
      <w:del w:id="425" w:author="Aleksandrs Zeļikovičs" w:date="2014-09-04T18:09:00Z">
        <w:r w:rsidRPr="0008731D" w:rsidDel="0008731D">
          <w:rPr>
            <w:noProof/>
            <w:rPrChange w:id="426" w:author="Aleksandrs Zeļikovičs" w:date="2014-09-04T18:09:00Z">
              <w:rPr>
                <w:rStyle w:val="Hyperlink"/>
                <w:rFonts w:cs="Times New Roman"/>
                <w:noProof/>
              </w:rPr>
            </w:rPrChange>
          </w:rPr>
          <w:delText>2.7.8.</w:delText>
        </w:r>
        <w:r w:rsidDel="0008731D">
          <w:rPr>
            <w:rFonts w:asciiTheme="minorHAnsi" w:eastAsiaTheme="minorEastAsia" w:hAnsiTheme="minorHAnsi"/>
            <w:noProof/>
            <w:lang w:eastAsia="lv-LV"/>
          </w:rPr>
          <w:tab/>
        </w:r>
        <w:r w:rsidRPr="0008731D" w:rsidDel="0008731D">
          <w:rPr>
            <w:noProof/>
            <w:rPrChange w:id="427" w:author="Aleksandrs Zeļikovičs" w:date="2014-09-04T18:09:00Z">
              <w:rPr>
                <w:rStyle w:val="Hyperlink"/>
                <w:noProof/>
              </w:rPr>
            </w:rPrChange>
          </w:rPr>
          <w:delText>HL7QueryCustomSubjectSerializer: Vaicājumi un vaicājumu atbildes ziņojumi veidošana</w:delText>
        </w:r>
        <w:r w:rsidDel="0008731D">
          <w:rPr>
            <w:noProof/>
            <w:webHidden/>
          </w:rPr>
          <w:tab/>
          <w:delText>34</w:delText>
        </w:r>
      </w:del>
    </w:p>
    <w:p w14:paraId="248291C3" w14:textId="77777777" w:rsidR="00D6316E" w:rsidDel="0008731D" w:rsidRDefault="00D6316E">
      <w:pPr>
        <w:pStyle w:val="TOC3"/>
        <w:rPr>
          <w:del w:id="428" w:author="Aleksandrs Zeļikovičs" w:date="2014-09-04T18:09:00Z"/>
          <w:rFonts w:asciiTheme="minorHAnsi" w:eastAsiaTheme="minorEastAsia" w:hAnsiTheme="minorHAnsi"/>
          <w:noProof/>
          <w:lang w:eastAsia="lv-LV"/>
        </w:rPr>
      </w:pPr>
      <w:del w:id="429" w:author="Aleksandrs Zeļikovičs" w:date="2014-09-04T18:09:00Z">
        <w:r w:rsidRPr="0008731D" w:rsidDel="0008731D">
          <w:rPr>
            <w:noProof/>
            <w:rPrChange w:id="430" w:author="Aleksandrs Zeļikovičs" w:date="2014-09-04T18:09:00Z">
              <w:rPr>
                <w:rStyle w:val="Hyperlink"/>
                <w:rFonts w:cs="Times New Roman"/>
                <w:noProof/>
              </w:rPr>
            </w:rPrChange>
          </w:rPr>
          <w:delText>2.7.9.</w:delText>
        </w:r>
        <w:r w:rsidDel="0008731D">
          <w:rPr>
            <w:rFonts w:asciiTheme="minorHAnsi" w:eastAsiaTheme="minorEastAsia" w:hAnsiTheme="minorHAnsi"/>
            <w:noProof/>
            <w:lang w:eastAsia="lv-LV"/>
          </w:rPr>
          <w:tab/>
        </w:r>
        <w:r w:rsidRPr="0008731D" w:rsidDel="0008731D">
          <w:rPr>
            <w:noProof/>
            <w:rPrChange w:id="431" w:author="Aleksandrs Zeļikovičs" w:date="2014-09-04T18:09:00Z">
              <w:rPr>
                <w:rStyle w:val="Hyperlink"/>
                <w:noProof/>
              </w:rPr>
            </w:rPrChange>
          </w:rPr>
          <w:delText>SenderVouches: Security izmantošana</w:delText>
        </w:r>
        <w:r w:rsidDel="0008731D">
          <w:rPr>
            <w:noProof/>
            <w:webHidden/>
          </w:rPr>
          <w:tab/>
          <w:delText>35</w:delText>
        </w:r>
      </w:del>
    </w:p>
    <w:p w14:paraId="401EB0EB" w14:textId="77777777" w:rsidR="00D6316E" w:rsidDel="0008731D" w:rsidRDefault="00D6316E">
      <w:pPr>
        <w:pStyle w:val="TOC3"/>
        <w:rPr>
          <w:del w:id="432" w:author="Aleksandrs Zeļikovičs" w:date="2014-09-04T18:09:00Z"/>
          <w:rFonts w:asciiTheme="minorHAnsi" w:eastAsiaTheme="minorEastAsia" w:hAnsiTheme="minorHAnsi"/>
          <w:noProof/>
          <w:lang w:eastAsia="lv-LV"/>
        </w:rPr>
      </w:pPr>
      <w:del w:id="433" w:author="Aleksandrs Zeļikovičs" w:date="2014-09-04T18:09:00Z">
        <w:r w:rsidRPr="0008731D" w:rsidDel="0008731D">
          <w:rPr>
            <w:noProof/>
            <w:rPrChange w:id="434" w:author="Aleksandrs Zeļikovičs" w:date="2014-09-04T18:09:00Z">
              <w:rPr>
                <w:rStyle w:val="Hyperlink"/>
                <w:rFonts w:cs="Times New Roman"/>
                <w:noProof/>
              </w:rPr>
            </w:rPrChange>
          </w:rPr>
          <w:delText>2.7.10.</w:delText>
        </w:r>
        <w:r w:rsidDel="0008731D">
          <w:rPr>
            <w:rFonts w:asciiTheme="minorHAnsi" w:eastAsiaTheme="minorEastAsia" w:hAnsiTheme="minorHAnsi"/>
            <w:noProof/>
            <w:lang w:eastAsia="lv-LV"/>
          </w:rPr>
          <w:tab/>
        </w:r>
        <w:r w:rsidRPr="0008731D" w:rsidDel="0008731D">
          <w:rPr>
            <w:noProof/>
            <w:rPrChange w:id="435" w:author="Aleksandrs Zeļikovičs" w:date="2014-09-04T18:09:00Z">
              <w:rPr>
                <w:rStyle w:val="Hyperlink"/>
                <w:noProof/>
              </w:rPr>
            </w:rPrChange>
          </w:rPr>
          <w:delText>HL7AsyncResponseNotification: Asinhroni servisi</w:delText>
        </w:r>
        <w:r w:rsidDel="0008731D">
          <w:rPr>
            <w:noProof/>
            <w:webHidden/>
          </w:rPr>
          <w:tab/>
          <w:delText>38</w:delText>
        </w:r>
      </w:del>
    </w:p>
    <w:p w14:paraId="7476015B" w14:textId="77777777" w:rsidR="00D6316E" w:rsidDel="0008731D" w:rsidRDefault="00D6316E">
      <w:pPr>
        <w:pStyle w:val="TOC4"/>
        <w:rPr>
          <w:del w:id="436" w:author="Aleksandrs Zeļikovičs" w:date="2014-09-04T18:09:00Z"/>
          <w:rFonts w:asciiTheme="minorHAnsi" w:eastAsiaTheme="minorEastAsia" w:hAnsiTheme="minorHAnsi"/>
          <w:i w:val="0"/>
          <w:noProof/>
          <w:sz w:val="22"/>
          <w:lang w:eastAsia="lv-LV"/>
        </w:rPr>
      </w:pPr>
      <w:del w:id="437" w:author="Aleksandrs Zeļikovičs" w:date="2014-09-04T18:09:00Z">
        <w:r w:rsidRPr="0008731D" w:rsidDel="0008731D">
          <w:rPr>
            <w:noProof/>
            <w:rPrChange w:id="438" w:author="Aleksandrs Zeļikovičs" w:date="2014-09-04T18:09:00Z">
              <w:rPr>
                <w:rStyle w:val="Hyperlink"/>
                <w:i w:val="0"/>
                <w:noProof/>
                <w14:scene3d>
                  <w14:camera w14:prst="orthographicFront"/>
                  <w14:lightRig w14:rig="threePt" w14:dir="t">
                    <w14:rot w14:lat="0" w14:lon="0" w14:rev="0"/>
                  </w14:lightRig>
                </w14:scene3d>
              </w:rPr>
            </w:rPrChange>
          </w:rPr>
          <w:delText>2.7.10.1.</w:delText>
        </w:r>
        <w:r w:rsidDel="0008731D">
          <w:rPr>
            <w:rFonts w:asciiTheme="minorHAnsi" w:eastAsiaTheme="minorEastAsia" w:hAnsiTheme="minorHAnsi"/>
            <w:i w:val="0"/>
            <w:noProof/>
            <w:sz w:val="22"/>
            <w:lang w:eastAsia="lv-LV"/>
          </w:rPr>
          <w:tab/>
        </w:r>
        <w:r w:rsidRPr="0008731D" w:rsidDel="0008731D">
          <w:rPr>
            <w:noProof/>
            <w:rPrChange w:id="439" w:author="Aleksandrs Zeļikovičs" w:date="2014-09-04T18:09:00Z">
              <w:rPr>
                <w:rStyle w:val="Hyperlink"/>
                <w:i w:val="0"/>
                <w:noProof/>
              </w:rPr>
            </w:rPrChange>
          </w:rPr>
          <w:delText>Klienta izveidošana ar ReplyTo</w:delText>
        </w:r>
        <w:r w:rsidDel="0008731D">
          <w:rPr>
            <w:noProof/>
            <w:webHidden/>
          </w:rPr>
          <w:tab/>
          <w:delText>38</w:delText>
        </w:r>
      </w:del>
    </w:p>
    <w:p w14:paraId="6E1F0607" w14:textId="77777777" w:rsidR="00D6316E" w:rsidDel="0008731D" w:rsidRDefault="00D6316E">
      <w:pPr>
        <w:pStyle w:val="TOC4"/>
        <w:rPr>
          <w:del w:id="440" w:author="Aleksandrs Zeļikovičs" w:date="2014-09-04T18:09:00Z"/>
          <w:rFonts w:asciiTheme="minorHAnsi" w:eastAsiaTheme="minorEastAsia" w:hAnsiTheme="minorHAnsi"/>
          <w:i w:val="0"/>
          <w:noProof/>
          <w:sz w:val="22"/>
          <w:lang w:eastAsia="lv-LV"/>
        </w:rPr>
      </w:pPr>
      <w:del w:id="441" w:author="Aleksandrs Zeļikovičs" w:date="2014-09-04T18:09:00Z">
        <w:r w:rsidRPr="0008731D" w:rsidDel="0008731D">
          <w:rPr>
            <w:noProof/>
            <w:rPrChange w:id="442" w:author="Aleksandrs Zeļikovičs" w:date="2014-09-04T18:09:00Z">
              <w:rPr>
                <w:rStyle w:val="Hyperlink"/>
                <w:i w:val="0"/>
                <w:noProof/>
                <w14:scene3d>
                  <w14:camera w14:prst="orthographicFront"/>
                  <w14:lightRig w14:rig="threePt" w14:dir="t">
                    <w14:rot w14:lat="0" w14:lon="0" w14:rev="0"/>
                  </w14:lightRig>
                </w14:scene3d>
              </w:rPr>
            </w:rPrChange>
          </w:rPr>
          <w:delText>2.7.10.2.</w:delText>
        </w:r>
        <w:r w:rsidDel="0008731D">
          <w:rPr>
            <w:rFonts w:asciiTheme="minorHAnsi" w:eastAsiaTheme="minorEastAsia" w:hAnsiTheme="minorHAnsi"/>
            <w:i w:val="0"/>
            <w:noProof/>
            <w:sz w:val="22"/>
            <w:lang w:eastAsia="lv-LV"/>
          </w:rPr>
          <w:tab/>
        </w:r>
        <w:r w:rsidRPr="0008731D" w:rsidDel="0008731D">
          <w:rPr>
            <w:noProof/>
            <w:rPrChange w:id="443" w:author="Aleksandrs Zeļikovičs" w:date="2014-09-04T18:09:00Z">
              <w:rPr>
                <w:rStyle w:val="Hyperlink"/>
                <w:i w:val="0"/>
                <w:noProof/>
              </w:rPr>
            </w:rPrChange>
          </w:rPr>
          <w:delText>Interfeisa izveidošana</w:delText>
        </w:r>
        <w:r w:rsidDel="0008731D">
          <w:rPr>
            <w:noProof/>
            <w:webHidden/>
          </w:rPr>
          <w:tab/>
          <w:delText>39</w:delText>
        </w:r>
      </w:del>
    </w:p>
    <w:p w14:paraId="3737320E" w14:textId="77777777" w:rsidR="00D6316E" w:rsidDel="0008731D" w:rsidRDefault="00D6316E">
      <w:pPr>
        <w:pStyle w:val="TOC3"/>
        <w:rPr>
          <w:del w:id="444" w:author="Aleksandrs Zeļikovičs" w:date="2014-09-04T18:09:00Z"/>
          <w:rFonts w:asciiTheme="minorHAnsi" w:eastAsiaTheme="minorEastAsia" w:hAnsiTheme="minorHAnsi"/>
          <w:noProof/>
          <w:lang w:eastAsia="lv-LV"/>
        </w:rPr>
      </w:pPr>
      <w:del w:id="445" w:author="Aleksandrs Zeļikovičs" w:date="2014-09-04T18:09:00Z">
        <w:r w:rsidRPr="0008731D" w:rsidDel="0008731D">
          <w:rPr>
            <w:noProof/>
            <w:rPrChange w:id="446" w:author="Aleksandrs Zeļikovičs" w:date="2014-09-04T18:09:00Z">
              <w:rPr>
                <w:rStyle w:val="Hyperlink"/>
                <w:rFonts w:cs="Times New Roman"/>
                <w:noProof/>
              </w:rPr>
            </w:rPrChange>
          </w:rPr>
          <w:delText>2.7.11.</w:delText>
        </w:r>
        <w:r w:rsidDel="0008731D">
          <w:rPr>
            <w:rFonts w:asciiTheme="minorHAnsi" w:eastAsiaTheme="minorEastAsia" w:hAnsiTheme="minorHAnsi"/>
            <w:noProof/>
            <w:lang w:eastAsia="lv-LV"/>
          </w:rPr>
          <w:tab/>
        </w:r>
        <w:r w:rsidRPr="0008731D" w:rsidDel="0008731D">
          <w:rPr>
            <w:noProof/>
            <w:rPrChange w:id="447" w:author="Aleksandrs Zeļikovičs" w:date="2014-09-04T18:09:00Z">
              <w:rPr>
                <w:rStyle w:val="Hyperlink"/>
                <w:noProof/>
              </w:rPr>
            </w:rPrChange>
          </w:rPr>
          <w:delText>ClientOSBServiceSecure</w:delText>
        </w:r>
        <w:r w:rsidDel="0008731D">
          <w:rPr>
            <w:noProof/>
            <w:webHidden/>
          </w:rPr>
          <w:tab/>
          <w:delText>39</w:delText>
        </w:r>
      </w:del>
    </w:p>
    <w:p w14:paraId="5B881222" w14:textId="77777777" w:rsidR="00D6316E" w:rsidDel="0008731D" w:rsidRDefault="00D6316E">
      <w:pPr>
        <w:pStyle w:val="TOC4"/>
        <w:rPr>
          <w:del w:id="448" w:author="Aleksandrs Zeļikovičs" w:date="2014-09-04T18:09:00Z"/>
          <w:rFonts w:asciiTheme="minorHAnsi" w:eastAsiaTheme="minorEastAsia" w:hAnsiTheme="minorHAnsi"/>
          <w:i w:val="0"/>
          <w:noProof/>
          <w:sz w:val="22"/>
          <w:lang w:eastAsia="lv-LV"/>
        </w:rPr>
      </w:pPr>
      <w:del w:id="449" w:author="Aleksandrs Zeļikovičs" w:date="2014-09-04T18:09:00Z">
        <w:r w:rsidRPr="0008731D" w:rsidDel="0008731D">
          <w:rPr>
            <w:noProof/>
            <w:rPrChange w:id="450" w:author="Aleksandrs Zeļikovičs" w:date="2014-09-04T18:09:00Z">
              <w:rPr>
                <w:rStyle w:val="Hyperlink"/>
                <w:i w:val="0"/>
                <w:noProof/>
                <w14:scene3d>
                  <w14:camera w14:prst="orthographicFront"/>
                  <w14:lightRig w14:rig="threePt" w14:dir="t">
                    <w14:rot w14:lat="0" w14:lon="0" w14:rev="0"/>
                  </w14:lightRig>
                </w14:scene3d>
              </w:rPr>
            </w:rPrChange>
          </w:rPr>
          <w:delText>2.7.11.1.</w:delText>
        </w:r>
        <w:r w:rsidDel="0008731D">
          <w:rPr>
            <w:rFonts w:asciiTheme="minorHAnsi" w:eastAsiaTheme="minorEastAsia" w:hAnsiTheme="minorHAnsi"/>
            <w:i w:val="0"/>
            <w:noProof/>
            <w:sz w:val="22"/>
            <w:lang w:eastAsia="lv-LV"/>
          </w:rPr>
          <w:tab/>
        </w:r>
        <w:r w:rsidRPr="0008731D" w:rsidDel="0008731D">
          <w:rPr>
            <w:noProof/>
            <w:rPrChange w:id="451" w:author="Aleksandrs Zeļikovičs" w:date="2014-09-04T18:09:00Z">
              <w:rPr>
                <w:rStyle w:val="Hyperlink"/>
                <w:i w:val="0"/>
                <w:noProof/>
              </w:rPr>
            </w:rPrChange>
          </w:rPr>
          <w:delText>Izsaukšana izmantojot autentifikāciju ar sertifikātu (OsbClentCert)</w:delText>
        </w:r>
        <w:r w:rsidDel="0008731D">
          <w:rPr>
            <w:noProof/>
            <w:webHidden/>
          </w:rPr>
          <w:tab/>
          <w:delText>41</w:delText>
        </w:r>
      </w:del>
    </w:p>
    <w:p w14:paraId="0E2C9465" w14:textId="77777777" w:rsidR="00D6316E" w:rsidDel="0008731D" w:rsidRDefault="00D6316E">
      <w:pPr>
        <w:pStyle w:val="TOC4"/>
        <w:rPr>
          <w:del w:id="452" w:author="Aleksandrs Zeļikovičs" w:date="2014-09-04T18:09:00Z"/>
          <w:rFonts w:asciiTheme="minorHAnsi" w:eastAsiaTheme="minorEastAsia" w:hAnsiTheme="minorHAnsi"/>
          <w:i w:val="0"/>
          <w:noProof/>
          <w:sz w:val="22"/>
          <w:lang w:eastAsia="lv-LV"/>
        </w:rPr>
      </w:pPr>
      <w:del w:id="453" w:author="Aleksandrs Zeļikovičs" w:date="2014-09-04T18:09:00Z">
        <w:r w:rsidRPr="0008731D" w:rsidDel="0008731D">
          <w:rPr>
            <w:noProof/>
            <w:rPrChange w:id="454" w:author="Aleksandrs Zeļikovičs" w:date="2014-09-04T18:09:00Z">
              <w:rPr>
                <w:rStyle w:val="Hyperlink"/>
                <w:i w:val="0"/>
                <w:noProof/>
                <w14:scene3d>
                  <w14:camera w14:prst="orthographicFront"/>
                  <w14:lightRig w14:rig="threePt" w14:dir="t">
                    <w14:rot w14:lat="0" w14:lon="0" w14:rev="0"/>
                  </w14:lightRig>
                </w14:scene3d>
              </w:rPr>
            </w:rPrChange>
          </w:rPr>
          <w:delText>2.7.11.2.</w:delText>
        </w:r>
        <w:r w:rsidDel="0008731D">
          <w:rPr>
            <w:rFonts w:asciiTheme="minorHAnsi" w:eastAsiaTheme="minorEastAsia" w:hAnsiTheme="minorHAnsi"/>
            <w:i w:val="0"/>
            <w:noProof/>
            <w:sz w:val="22"/>
            <w:lang w:eastAsia="lv-LV"/>
          </w:rPr>
          <w:tab/>
        </w:r>
        <w:r w:rsidRPr="0008731D" w:rsidDel="0008731D">
          <w:rPr>
            <w:noProof/>
            <w:rPrChange w:id="455" w:author="Aleksandrs Zeļikovičs" w:date="2014-09-04T18:09:00Z">
              <w:rPr>
                <w:rStyle w:val="Hyperlink"/>
                <w:i w:val="0"/>
                <w:noProof/>
              </w:rPr>
            </w:rPrChange>
          </w:rPr>
          <w:delText>Izsaukšana izmantojot autentifikāciju ar lietotāja vārdu (OsbClentUser)</w:delText>
        </w:r>
        <w:r w:rsidDel="0008731D">
          <w:rPr>
            <w:noProof/>
            <w:webHidden/>
          </w:rPr>
          <w:tab/>
          <w:delText>45</w:delText>
        </w:r>
      </w:del>
    </w:p>
    <w:p w14:paraId="5F45ABB3" w14:textId="77777777" w:rsidR="00D6316E" w:rsidDel="0008731D" w:rsidRDefault="00D6316E">
      <w:pPr>
        <w:pStyle w:val="TOC3"/>
        <w:rPr>
          <w:del w:id="456" w:author="Aleksandrs Zeļikovičs" w:date="2014-09-04T18:09:00Z"/>
          <w:rFonts w:asciiTheme="minorHAnsi" w:eastAsiaTheme="minorEastAsia" w:hAnsiTheme="minorHAnsi"/>
          <w:noProof/>
          <w:lang w:eastAsia="lv-LV"/>
        </w:rPr>
      </w:pPr>
      <w:del w:id="457" w:author="Aleksandrs Zeļikovičs" w:date="2014-09-04T18:09:00Z">
        <w:r w:rsidRPr="0008731D" w:rsidDel="0008731D">
          <w:rPr>
            <w:noProof/>
            <w:rPrChange w:id="458" w:author="Aleksandrs Zeļikovičs" w:date="2014-09-04T18:09:00Z">
              <w:rPr>
                <w:rStyle w:val="Hyperlink"/>
                <w:rFonts w:cs="Times New Roman"/>
                <w:noProof/>
              </w:rPr>
            </w:rPrChange>
          </w:rPr>
          <w:delText>2.7.12.</w:delText>
        </w:r>
        <w:r w:rsidDel="0008731D">
          <w:rPr>
            <w:rFonts w:asciiTheme="minorHAnsi" w:eastAsiaTheme="minorEastAsia" w:hAnsiTheme="minorHAnsi"/>
            <w:noProof/>
            <w:lang w:eastAsia="lv-LV"/>
          </w:rPr>
          <w:tab/>
        </w:r>
        <w:r w:rsidRPr="0008731D" w:rsidDel="0008731D">
          <w:rPr>
            <w:noProof/>
            <w:rPrChange w:id="459" w:author="Aleksandrs Zeļikovičs" w:date="2014-09-04T18:09:00Z">
              <w:rPr>
                <w:rStyle w:val="Hyperlink"/>
                <w:noProof/>
              </w:rPr>
            </w:rPrChange>
          </w:rPr>
          <w:delText>HL7QueryContinuationSerializer Vaicājumu turpināšanas un vaicājumu atbildes ziņojumi veidošana</w:delText>
        </w:r>
        <w:r w:rsidDel="0008731D">
          <w:rPr>
            <w:noProof/>
            <w:webHidden/>
          </w:rPr>
          <w:tab/>
          <w:delText>47</w:delText>
        </w:r>
      </w:del>
    </w:p>
    <w:p w14:paraId="0ED8D709" w14:textId="77777777" w:rsidR="00D6316E" w:rsidDel="0008731D" w:rsidRDefault="00D6316E">
      <w:pPr>
        <w:pStyle w:val="TOC3"/>
        <w:rPr>
          <w:del w:id="460" w:author="Aleksandrs Zeļikovičs" w:date="2014-09-04T18:09:00Z"/>
          <w:rFonts w:asciiTheme="minorHAnsi" w:eastAsiaTheme="minorEastAsia" w:hAnsiTheme="minorHAnsi"/>
          <w:noProof/>
          <w:lang w:eastAsia="lv-LV"/>
        </w:rPr>
      </w:pPr>
      <w:del w:id="461" w:author="Aleksandrs Zeļikovičs" w:date="2014-09-04T18:09:00Z">
        <w:r w:rsidRPr="0008731D" w:rsidDel="0008731D">
          <w:rPr>
            <w:noProof/>
            <w:rPrChange w:id="462" w:author="Aleksandrs Zeļikovičs" w:date="2014-09-04T18:09:00Z">
              <w:rPr>
                <w:rStyle w:val="Hyperlink"/>
                <w:rFonts w:cs="Times New Roman"/>
                <w:noProof/>
              </w:rPr>
            </w:rPrChange>
          </w:rPr>
          <w:delText>2.7.13.</w:delText>
        </w:r>
        <w:r w:rsidDel="0008731D">
          <w:rPr>
            <w:rFonts w:asciiTheme="minorHAnsi" w:eastAsiaTheme="minorEastAsia" w:hAnsiTheme="minorHAnsi"/>
            <w:noProof/>
            <w:lang w:eastAsia="lv-LV"/>
          </w:rPr>
          <w:tab/>
        </w:r>
        <w:r w:rsidRPr="0008731D" w:rsidDel="0008731D">
          <w:rPr>
            <w:noProof/>
            <w:rPrChange w:id="463" w:author="Aleksandrs Zeļikovičs" w:date="2014-09-04T18:09:00Z">
              <w:rPr>
                <w:rStyle w:val="Hyperlink"/>
                <w:noProof/>
              </w:rPr>
            </w:rPrChange>
          </w:rPr>
          <w:delText>AsyncInteraction</w:delText>
        </w:r>
        <w:r w:rsidDel="0008731D">
          <w:rPr>
            <w:noProof/>
            <w:webHidden/>
          </w:rPr>
          <w:tab/>
          <w:delText>49</w:delText>
        </w:r>
      </w:del>
    </w:p>
    <w:p w14:paraId="2FBE220D" w14:textId="77777777" w:rsidR="00D6316E" w:rsidDel="0008731D" w:rsidRDefault="00D6316E">
      <w:pPr>
        <w:pStyle w:val="TOC4"/>
        <w:rPr>
          <w:del w:id="464" w:author="Aleksandrs Zeļikovičs" w:date="2014-09-04T18:09:00Z"/>
          <w:rFonts w:asciiTheme="minorHAnsi" w:eastAsiaTheme="minorEastAsia" w:hAnsiTheme="minorHAnsi"/>
          <w:i w:val="0"/>
          <w:noProof/>
          <w:sz w:val="22"/>
          <w:lang w:eastAsia="lv-LV"/>
        </w:rPr>
      </w:pPr>
      <w:del w:id="465" w:author="Aleksandrs Zeļikovičs" w:date="2014-09-04T18:09:00Z">
        <w:r w:rsidRPr="0008731D" w:rsidDel="0008731D">
          <w:rPr>
            <w:noProof/>
            <w:rPrChange w:id="466" w:author="Aleksandrs Zeļikovičs" w:date="2014-09-04T18:09:00Z">
              <w:rPr>
                <w:rStyle w:val="Hyperlink"/>
                <w:i w:val="0"/>
                <w:noProof/>
                <w14:scene3d>
                  <w14:camera w14:prst="orthographicFront"/>
                  <w14:lightRig w14:rig="threePt" w14:dir="t">
                    <w14:rot w14:lat="0" w14:lon="0" w14:rev="0"/>
                  </w14:lightRig>
                </w14:scene3d>
              </w:rPr>
            </w:rPrChange>
          </w:rPr>
          <w:delText>2.7.13.1.</w:delText>
        </w:r>
        <w:r w:rsidDel="0008731D">
          <w:rPr>
            <w:rFonts w:asciiTheme="minorHAnsi" w:eastAsiaTheme="minorEastAsia" w:hAnsiTheme="minorHAnsi"/>
            <w:i w:val="0"/>
            <w:noProof/>
            <w:sz w:val="22"/>
            <w:lang w:eastAsia="lv-LV"/>
          </w:rPr>
          <w:tab/>
        </w:r>
        <w:r w:rsidRPr="0008731D" w:rsidDel="0008731D">
          <w:rPr>
            <w:noProof/>
            <w:rPrChange w:id="467" w:author="Aleksandrs Zeļikovičs" w:date="2014-09-04T18:09:00Z">
              <w:rPr>
                <w:rStyle w:val="Hyperlink"/>
                <w:i w:val="0"/>
                <w:noProof/>
              </w:rPr>
            </w:rPrChange>
          </w:rPr>
          <w:delText>Klienta un servisa interfeisa piemērs</w:delText>
        </w:r>
        <w:r w:rsidDel="0008731D">
          <w:rPr>
            <w:noProof/>
            <w:webHidden/>
          </w:rPr>
          <w:tab/>
          <w:delText>50</w:delText>
        </w:r>
      </w:del>
    </w:p>
    <w:p w14:paraId="2C2D25E4" w14:textId="77777777" w:rsidR="00D6316E" w:rsidDel="0008731D" w:rsidRDefault="00D6316E">
      <w:pPr>
        <w:pStyle w:val="TOC4"/>
        <w:rPr>
          <w:del w:id="468" w:author="Aleksandrs Zeļikovičs" w:date="2014-09-04T18:09:00Z"/>
          <w:rFonts w:asciiTheme="minorHAnsi" w:eastAsiaTheme="minorEastAsia" w:hAnsiTheme="minorHAnsi"/>
          <w:i w:val="0"/>
          <w:noProof/>
          <w:sz w:val="22"/>
          <w:lang w:eastAsia="lv-LV"/>
        </w:rPr>
      </w:pPr>
      <w:del w:id="469" w:author="Aleksandrs Zeļikovičs" w:date="2014-09-04T18:09:00Z">
        <w:r w:rsidRPr="0008731D" w:rsidDel="0008731D">
          <w:rPr>
            <w:noProof/>
            <w:rPrChange w:id="470" w:author="Aleksandrs Zeļikovičs" w:date="2014-09-04T18:09:00Z">
              <w:rPr>
                <w:rStyle w:val="Hyperlink"/>
                <w:i w:val="0"/>
                <w:noProof/>
                <w14:scene3d>
                  <w14:camera w14:prst="orthographicFront"/>
                  <w14:lightRig w14:rig="threePt" w14:dir="t">
                    <w14:rot w14:lat="0" w14:lon="0" w14:rev="0"/>
                  </w14:lightRig>
                </w14:scene3d>
              </w:rPr>
            </w:rPrChange>
          </w:rPr>
          <w:delText>2.7.13.2.</w:delText>
        </w:r>
        <w:r w:rsidDel="0008731D">
          <w:rPr>
            <w:rFonts w:asciiTheme="minorHAnsi" w:eastAsiaTheme="minorEastAsia" w:hAnsiTheme="minorHAnsi"/>
            <w:i w:val="0"/>
            <w:noProof/>
            <w:sz w:val="22"/>
            <w:lang w:eastAsia="lv-LV"/>
          </w:rPr>
          <w:tab/>
        </w:r>
        <w:r w:rsidRPr="0008731D" w:rsidDel="0008731D">
          <w:rPr>
            <w:noProof/>
            <w:rPrChange w:id="471" w:author="Aleksandrs Zeļikovičs" w:date="2014-09-04T18:09:00Z">
              <w:rPr>
                <w:rStyle w:val="Hyperlink"/>
                <w:i w:val="0"/>
                <w:noProof/>
              </w:rPr>
            </w:rPrChange>
          </w:rPr>
          <w:delText>Klienta realizācijas piemērs</w:delText>
        </w:r>
        <w:r w:rsidDel="0008731D">
          <w:rPr>
            <w:noProof/>
            <w:webHidden/>
          </w:rPr>
          <w:tab/>
          <w:delText>50</w:delText>
        </w:r>
      </w:del>
    </w:p>
    <w:p w14:paraId="5B135526" w14:textId="77777777" w:rsidR="00D6316E" w:rsidDel="0008731D" w:rsidRDefault="00D6316E">
      <w:pPr>
        <w:pStyle w:val="TOC4"/>
        <w:rPr>
          <w:del w:id="472" w:author="Aleksandrs Zeļikovičs" w:date="2014-09-04T18:09:00Z"/>
          <w:rFonts w:asciiTheme="minorHAnsi" w:eastAsiaTheme="minorEastAsia" w:hAnsiTheme="minorHAnsi"/>
          <w:i w:val="0"/>
          <w:noProof/>
          <w:sz w:val="22"/>
          <w:lang w:eastAsia="lv-LV"/>
        </w:rPr>
      </w:pPr>
      <w:del w:id="473" w:author="Aleksandrs Zeļikovičs" w:date="2014-09-04T18:09:00Z">
        <w:r w:rsidRPr="0008731D" w:rsidDel="0008731D">
          <w:rPr>
            <w:noProof/>
            <w:rPrChange w:id="474" w:author="Aleksandrs Zeļikovičs" w:date="2014-09-04T18:09:00Z">
              <w:rPr>
                <w:rStyle w:val="Hyperlink"/>
                <w:i w:val="0"/>
                <w:noProof/>
                <w14:scene3d>
                  <w14:camera w14:prst="orthographicFront"/>
                  <w14:lightRig w14:rig="threePt" w14:dir="t">
                    <w14:rot w14:lat="0" w14:lon="0" w14:rev="0"/>
                  </w14:lightRig>
                </w14:scene3d>
              </w:rPr>
            </w:rPrChange>
          </w:rPr>
          <w:delText>2.7.13.3.</w:delText>
        </w:r>
        <w:r w:rsidDel="0008731D">
          <w:rPr>
            <w:rFonts w:asciiTheme="minorHAnsi" w:eastAsiaTheme="minorEastAsia" w:hAnsiTheme="minorHAnsi"/>
            <w:i w:val="0"/>
            <w:noProof/>
            <w:sz w:val="22"/>
            <w:lang w:eastAsia="lv-LV"/>
          </w:rPr>
          <w:tab/>
        </w:r>
        <w:r w:rsidRPr="0008731D" w:rsidDel="0008731D">
          <w:rPr>
            <w:noProof/>
            <w:rPrChange w:id="475" w:author="Aleksandrs Zeļikovičs" w:date="2014-09-04T18:09:00Z">
              <w:rPr>
                <w:rStyle w:val="Hyperlink"/>
                <w:i w:val="0"/>
                <w:noProof/>
              </w:rPr>
            </w:rPrChange>
          </w:rPr>
          <w:delText>Servisa realizācijas piemērs</w:delText>
        </w:r>
        <w:r w:rsidDel="0008731D">
          <w:rPr>
            <w:noProof/>
            <w:webHidden/>
          </w:rPr>
          <w:tab/>
          <w:delText>52</w:delText>
        </w:r>
      </w:del>
    </w:p>
    <w:p w14:paraId="0FB66AEC" w14:textId="77777777" w:rsidR="00D6316E" w:rsidDel="0008731D" w:rsidRDefault="00D6316E">
      <w:pPr>
        <w:pStyle w:val="TOC4"/>
        <w:rPr>
          <w:del w:id="476" w:author="Aleksandrs Zeļikovičs" w:date="2014-09-04T18:09:00Z"/>
          <w:rFonts w:asciiTheme="minorHAnsi" w:eastAsiaTheme="minorEastAsia" w:hAnsiTheme="minorHAnsi"/>
          <w:i w:val="0"/>
          <w:noProof/>
          <w:sz w:val="22"/>
          <w:lang w:eastAsia="lv-LV"/>
        </w:rPr>
      </w:pPr>
      <w:del w:id="477" w:author="Aleksandrs Zeļikovičs" w:date="2014-09-04T18:09:00Z">
        <w:r w:rsidRPr="0008731D" w:rsidDel="0008731D">
          <w:rPr>
            <w:rStyle w:val="Hyperlink"/>
            <w:i w:val="0"/>
            <w:noProof/>
            <w14:scene3d>
              <w14:camera w14:prst="orthographicFront"/>
              <w14:lightRig w14:rig="threePt" w14:dir="t">
                <w14:rot w14:lat="0" w14:lon="0" w14:rev="0"/>
              </w14:lightRig>
            </w14:scene3d>
          </w:rPr>
          <w:delText>2.7.13.4.</w:delText>
        </w:r>
        <w:r w:rsidDel="0008731D">
          <w:rPr>
            <w:rFonts w:asciiTheme="minorHAnsi" w:eastAsiaTheme="minorEastAsia" w:hAnsiTheme="minorHAnsi"/>
            <w:i w:val="0"/>
            <w:noProof/>
            <w:sz w:val="22"/>
            <w:lang w:eastAsia="lv-LV"/>
          </w:rPr>
          <w:tab/>
        </w:r>
        <w:r w:rsidRPr="0008731D" w:rsidDel="0008731D">
          <w:rPr>
            <w:rStyle w:val="Hyperlink"/>
            <w:i w:val="0"/>
            <w:noProof/>
          </w:rPr>
          <w:delText>SaveResponse interfeisa realizācijas piemērs:</w:delText>
        </w:r>
        <w:r w:rsidDel="0008731D">
          <w:rPr>
            <w:noProof/>
            <w:webHidden/>
          </w:rPr>
          <w:tab/>
          <w:delText>52</w:delText>
        </w:r>
      </w:del>
    </w:p>
    <w:p w14:paraId="6430AA96" w14:textId="77777777" w:rsidR="00D6316E" w:rsidDel="0008731D" w:rsidRDefault="00D6316E">
      <w:pPr>
        <w:pStyle w:val="TOC4"/>
        <w:rPr>
          <w:del w:id="478" w:author="Aleksandrs Zeļikovičs" w:date="2014-09-04T18:09:00Z"/>
          <w:rFonts w:asciiTheme="minorHAnsi" w:eastAsiaTheme="minorEastAsia" w:hAnsiTheme="minorHAnsi"/>
          <w:i w:val="0"/>
          <w:noProof/>
          <w:sz w:val="22"/>
          <w:lang w:eastAsia="lv-LV"/>
        </w:rPr>
      </w:pPr>
      <w:del w:id="479" w:author="Aleksandrs Zeļikovičs" w:date="2014-09-04T18:09:00Z">
        <w:r w:rsidRPr="0008731D" w:rsidDel="0008731D">
          <w:rPr>
            <w:noProof/>
            <w:rPrChange w:id="480" w:author="Aleksandrs Zeļikovičs" w:date="2014-09-04T18:09:00Z">
              <w:rPr>
                <w:rStyle w:val="Hyperlink"/>
                <w:i w:val="0"/>
                <w:noProof/>
                <w14:scene3d>
                  <w14:camera w14:prst="orthographicFront"/>
                  <w14:lightRig w14:rig="threePt" w14:dir="t">
                    <w14:rot w14:lat="0" w14:lon="0" w14:rev="0"/>
                  </w14:lightRig>
                </w14:scene3d>
              </w:rPr>
            </w:rPrChange>
          </w:rPr>
          <w:delText>2.7.13.5.</w:delText>
        </w:r>
        <w:r w:rsidDel="0008731D">
          <w:rPr>
            <w:rFonts w:asciiTheme="minorHAnsi" w:eastAsiaTheme="minorEastAsia" w:hAnsiTheme="minorHAnsi"/>
            <w:i w:val="0"/>
            <w:noProof/>
            <w:sz w:val="22"/>
            <w:lang w:eastAsia="lv-LV"/>
          </w:rPr>
          <w:tab/>
        </w:r>
        <w:r w:rsidRPr="0008731D" w:rsidDel="0008731D">
          <w:rPr>
            <w:noProof/>
            <w:rPrChange w:id="481" w:author="Aleksandrs Zeļikovičs" w:date="2014-09-04T18:09:00Z">
              <w:rPr>
                <w:rStyle w:val="Hyperlink"/>
                <w:i w:val="0"/>
                <w:noProof/>
              </w:rPr>
            </w:rPrChange>
          </w:rPr>
          <w:delText>SaveResponse servisa konfigurācija</w:delText>
        </w:r>
        <w:r w:rsidDel="0008731D">
          <w:rPr>
            <w:noProof/>
            <w:webHidden/>
          </w:rPr>
          <w:tab/>
          <w:delText>53</w:delText>
        </w:r>
      </w:del>
    </w:p>
    <w:p w14:paraId="3A0D27F1" w14:textId="77777777" w:rsidR="00D6316E" w:rsidDel="0008731D" w:rsidRDefault="00D6316E">
      <w:pPr>
        <w:pStyle w:val="TOC4"/>
        <w:rPr>
          <w:del w:id="482" w:author="Aleksandrs Zeļikovičs" w:date="2014-09-04T18:09:00Z"/>
          <w:rFonts w:asciiTheme="minorHAnsi" w:eastAsiaTheme="minorEastAsia" w:hAnsiTheme="minorHAnsi"/>
          <w:i w:val="0"/>
          <w:noProof/>
          <w:sz w:val="22"/>
          <w:lang w:eastAsia="lv-LV"/>
        </w:rPr>
      </w:pPr>
      <w:del w:id="483" w:author="Aleksandrs Zeļikovičs" w:date="2014-09-04T18:09:00Z">
        <w:r w:rsidRPr="0008731D" w:rsidDel="0008731D">
          <w:rPr>
            <w:noProof/>
            <w:rPrChange w:id="484" w:author="Aleksandrs Zeļikovičs" w:date="2014-09-04T18:09:00Z">
              <w:rPr>
                <w:rStyle w:val="Hyperlink"/>
                <w:i w:val="0"/>
                <w:noProof/>
                <w14:scene3d>
                  <w14:camera w14:prst="orthographicFront"/>
                  <w14:lightRig w14:rig="threePt" w14:dir="t">
                    <w14:rot w14:lat="0" w14:lon="0" w14:rev="0"/>
                  </w14:lightRig>
                </w14:scene3d>
              </w:rPr>
            </w:rPrChange>
          </w:rPr>
          <w:delText>2.7.13.6.</w:delText>
        </w:r>
        <w:r w:rsidDel="0008731D">
          <w:rPr>
            <w:rFonts w:asciiTheme="minorHAnsi" w:eastAsiaTheme="minorEastAsia" w:hAnsiTheme="minorHAnsi"/>
            <w:i w:val="0"/>
            <w:noProof/>
            <w:sz w:val="22"/>
            <w:lang w:eastAsia="lv-LV"/>
          </w:rPr>
          <w:tab/>
        </w:r>
        <w:r w:rsidRPr="0008731D" w:rsidDel="0008731D">
          <w:rPr>
            <w:noProof/>
            <w:rPrChange w:id="485" w:author="Aleksandrs Zeļikovičs" w:date="2014-09-04T18:09:00Z">
              <w:rPr>
                <w:rStyle w:val="Hyperlink"/>
                <w:i w:val="0"/>
                <w:noProof/>
              </w:rPr>
            </w:rPrChange>
          </w:rPr>
          <w:delText>Pool metodes interfeisa piemērs</w:delText>
        </w:r>
        <w:r w:rsidDel="0008731D">
          <w:rPr>
            <w:noProof/>
            <w:webHidden/>
          </w:rPr>
          <w:tab/>
          <w:delText>54</w:delText>
        </w:r>
      </w:del>
    </w:p>
    <w:p w14:paraId="25C20E29" w14:textId="77777777" w:rsidR="00D6316E" w:rsidDel="0008731D" w:rsidRDefault="00D6316E">
      <w:pPr>
        <w:pStyle w:val="TOC3"/>
        <w:rPr>
          <w:del w:id="486" w:author="Aleksandrs Zeļikovičs" w:date="2014-09-04T18:09:00Z"/>
          <w:rFonts w:asciiTheme="minorHAnsi" w:eastAsiaTheme="minorEastAsia" w:hAnsiTheme="minorHAnsi"/>
          <w:noProof/>
          <w:lang w:eastAsia="lv-LV"/>
        </w:rPr>
      </w:pPr>
      <w:del w:id="487" w:author="Aleksandrs Zeļikovičs" w:date="2014-09-04T18:09:00Z">
        <w:r w:rsidRPr="0008731D" w:rsidDel="0008731D">
          <w:rPr>
            <w:noProof/>
            <w:rPrChange w:id="488" w:author="Aleksandrs Zeļikovičs" w:date="2014-09-04T18:09:00Z">
              <w:rPr>
                <w:rStyle w:val="Hyperlink"/>
                <w:rFonts w:cs="Times New Roman"/>
                <w:noProof/>
              </w:rPr>
            </w:rPrChange>
          </w:rPr>
          <w:delText>2.7.14.</w:delText>
        </w:r>
        <w:r w:rsidDel="0008731D">
          <w:rPr>
            <w:rFonts w:asciiTheme="minorHAnsi" w:eastAsiaTheme="minorEastAsia" w:hAnsiTheme="minorHAnsi"/>
            <w:noProof/>
            <w:lang w:eastAsia="lv-LV"/>
          </w:rPr>
          <w:tab/>
        </w:r>
        <w:r w:rsidRPr="0008731D" w:rsidDel="0008731D">
          <w:rPr>
            <w:noProof/>
            <w:rPrChange w:id="489" w:author="Aleksandrs Zeļikovičs" w:date="2014-09-04T18:09:00Z">
              <w:rPr>
                <w:rStyle w:val="Hyperlink"/>
                <w:noProof/>
              </w:rPr>
            </w:rPrChange>
          </w:rPr>
          <w:delText>AsyncInteractionContinuation</w:delText>
        </w:r>
        <w:r w:rsidDel="0008731D">
          <w:rPr>
            <w:noProof/>
            <w:webHidden/>
          </w:rPr>
          <w:tab/>
          <w:delText>59</w:delText>
        </w:r>
      </w:del>
    </w:p>
    <w:p w14:paraId="20A60AEC" w14:textId="77777777" w:rsidR="00D6316E" w:rsidDel="0008731D" w:rsidRDefault="00D6316E">
      <w:pPr>
        <w:pStyle w:val="TOC4"/>
        <w:rPr>
          <w:del w:id="490" w:author="Aleksandrs Zeļikovičs" w:date="2014-09-04T18:09:00Z"/>
          <w:rFonts w:asciiTheme="minorHAnsi" w:eastAsiaTheme="minorEastAsia" w:hAnsiTheme="minorHAnsi"/>
          <w:i w:val="0"/>
          <w:noProof/>
          <w:sz w:val="22"/>
          <w:lang w:eastAsia="lv-LV"/>
        </w:rPr>
      </w:pPr>
      <w:del w:id="491" w:author="Aleksandrs Zeļikovičs" w:date="2014-09-04T18:09:00Z">
        <w:r w:rsidRPr="0008731D" w:rsidDel="0008731D">
          <w:rPr>
            <w:noProof/>
            <w:rPrChange w:id="492" w:author="Aleksandrs Zeļikovičs" w:date="2014-09-04T18:09:00Z">
              <w:rPr>
                <w:rStyle w:val="Hyperlink"/>
                <w:i w:val="0"/>
                <w:noProof/>
                <w14:scene3d>
                  <w14:camera w14:prst="orthographicFront"/>
                  <w14:lightRig w14:rig="threePt" w14:dir="t">
                    <w14:rot w14:lat="0" w14:lon="0" w14:rev="0"/>
                  </w14:lightRig>
                </w14:scene3d>
              </w:rPr>
            </w:rPrChange>
          </w:rPr>
          <w:delText>2.7.14.1.</w:delText>
        </w:r>
        <w:r w:rsidDel="0008731D">
          <w:rPr>
            <w:rFonts w:asciiTheme="minorHAnsi" w:eastAsiaTheme="minorEastAsia" w:hAnsiTheme="minorHAnsi"/>
            <w:i w:val="0"/>
            <w:noProof/>
            <w:sz w:val="22"/>
            <w:lang w:eastAsia="lv-LV"/>
          </w:rPr>
          <w:tab/>
        </w:r>
        <w:r w:rsidRPr="0008731D" w:rsidDel="0008731D">
          <w:rPr>
            <w:noProof/>
            <w:rPrChange w:id="493" w:author="Aleksandrs Zeļikovičs" w:date="2014-09-04T18:09:00Z">
              <w:rPr>
                <w:rStyle w:val="Hyperlink"/>
                <w:i w:val="0"/>
                <w:noProof/>
              </w:rPr>
            </w:rPrChange>
          </w:rPr>
          <w:delText>Klienta un servisa interfeisa piemērs</w:delText>
        </w:r>
        <w:r w:rsidDel="0008731D">
          <w:rPr>
            <w:noProof/>
            <w:webHidden/>
          </w:rPr>
          <w:tab/>
          <w:delText>59</w:delText>
        </w:r>
      </w:del>
    </w:p>
    <w:p w14:paraId="1CFDB2EA" w14:textId="77777777" w:rsidR="00D6316E" w:rsidDel="0008731D" w:rsidRDefault="00D6316E">
      <w:pPr>
        <w:pStyle w:val="TOC4"/>
        <w:rPr>
          <w:del w:id="494" w:author="Aleksandrs Zeļikovičs" w:date="2014-09-04T18:09:00Z"/>
          <w:rFonts w:asciiTheme="minorHAnsi" w:eastAsiaTheme="minorEastAsia" w:hAnsiTheme="minorHAnsi"/>
          <w:i w:val="0"/>
          <w:noProof/>
          <w:sz w:val="22"/>
          <w:lang w:eastAsia="lv-LV"/>
        </w:rPr>
      </w:pPr>
      <w:del w:id="495" w:author="Aleksandrs Zeļikovičs" w:date="2014-09-04T18:09:00Z">
        <w:r w:rsidRPr="0008731D" w:rsidDel="0008731D">
          <w:rPr>
            <w:noProof/>
            <w:rPrChange w:id="496" w:author="Aleksandrs Zeļikovičs" w:date="2014-09-04T18:09:00Z">
              <w:rPr>
                <w:rStyle w:val="Hyperlink"/>
                <w:i w:val="0"/>
                <w:noProof/>
                <w14:scene3d>
                  <w14:camera w14:prst="orthographicFront"/>
                  <w14:lightRig w14:rig="threePt" w14:dir="t">
                    <w14:rot w14:lat="0" w14:lon="0" w14:rev="0"/>
                  </w14:lightRig>
                </w14:scene3d>
              </w:rPr>
            </w:rPrChange>
          </w:rPr>
          <w:delText>2.7.14.2.</w:delText>
        </w:r>
        <w:r w:rsidDel="0008731D">
          <w:rPr>
            <w:rFonts w:asciiTheme="minorHAnsi" w:eastAsiaTheme="minorEastAsia" w:hAnsiTheme="minorHAnsi"/>
            <w:i w:val="0"/>
            <w:noProof/>
            <w:sz w:val="22"/>
            <w:lang w:eastAsia="lv-LV"/>
          </w:rPr>
          <w:tab/>
        </w:r>
        <w:r w:rsidRPr="0008731D" w:rsidDel="0008731D">
          <w:rPr>
            <w:noProof/>
            <w:rPrChange w:id="497" w:author="Aleksandrs Zeļikovičs" w:date="2014-09-04T18:09:00Z">
              <w:rPr>
                <w:rStyle w:val="Hyperlink"/>
                <w:i w:val="0"/>
                <w:noProof/>
              </w:rPr>
            </w:rPrChange>
          </w:rPr>
          <w:delText>Klienta realizācijas piemērs</w:delText>
        </w:r>
        <w:r w:rsidDel="0008731D">
          <w:rPr>
            <w:noProof/>
            <w:webHidden/>
          </w:rPr>
          <w:tab/>
          <w:delText>60</w:delText>
        </w:r>
      </w:del>
    </w:p>
    <w:p w14:paraId="4BC570CE" w14:textId="77777777" w:rsidR="00D6316E" w:rsidDel="0008731D" w:rsidRDefault="00D6316E">
      <w:pPr>
        <w:pStyle w:val="TOC4"/>
        <w:rPr>
          <w:del w:id="498" w:author="Aleksandrs Zeļikovičs" w:date="2014-09-04T18:09:00Z"/>
          <w:rFonts w:asciiTheme="minorHAnsi" w:eastAsiaTheme="minorEastAsia" w:hAnsiTheme="minorHAnsi"/>
          <w:i w:val="0"/>
          <w:noProof/>
          <w:sz w:val="22"/>
          <w:lang w:eastAsia="lv-LV"/>
        </w:rPr>
      </w:pPr>
      <w:del w:id="499" w:author="Aleksandrs Zeļikovičs" w:date="2014-09-04T18:09:00Z">
        <w:r w:rsidRPr="0008731D" w:rsidDel="0008731D">
          <w:rPr>
            <w:noProof/>
            <w:rPrChange w:id="500" w:author="Aleksandrs Zeļikovičs" w:date="2014-09-04T18:09:00Z">
              <w:rPr>
                <w:rStyle w:val="Hyperlink"/>
                <w:i w:val="0"/>
                <w:noProof/>
                <w14:scene3d>
                  <w14:camera w14:prst="orthographicFront"/>
                  <w14:lightRig w14:rig="threePt" w14:dir="t">
                    <w14:rot w14:lat="0" w14:lon="0" w14:rev="0"/>
                  </w14:lightRig>
                </w14:scene3d>
              </w:rPr>
            </w:rPrChange>
          </w:rPr>
          <w:delText>2.7.14.3.</w:delText>
        </w:r>
        <w:r w:rsidDel="0008731D">
          <w:rPr>
            <w:rFonts w:asciiTheme="minorHAnsi" w:eastAsiaTheme="minorEastAsia" w:hAnsiTheme="minorHAnsi"/>
            <w:i w:val="0"/>
            <w:noProof/>
            <w:sz w:val="22"/>
            <w:lang w:eastAsia="lv-LV"/>
          </w:rPr>
          <w:tab/>
        </w:r>
        <w:r w:rsidRPr="0008731D" w:rsidDel="0008731D">
          <w:rPr>
            <w:noProof/>
            <w:rPrChange w:id="501" w:author="Aleksandrs Zeļikovičs" w:date="2014-09-04T18:09:00Z">
              <w:rPr>
                <w:rStyle w:val="Hyperlink"/>
                <w:i w:val="0"/>
                <w:noProof/>
              </w:rPr>
            </w:rPrChange>
          </w:rPr>
          <w:delText>Servisa realizācijas piemērs</w:delText>
        </w:r>
        <w:r w:rsidDel="0008731D">
          <w:rPr>
            <w:noProof/>
            <w:webHidden/>
          </w:rPr>
          <w:tab/>
          <w:delText>62</w:delText>
        </w:r>
      </w:del>
    </w:p>
    <w:p w14:paraId="708578B5" w14:textId="77777777" w:rsidR="00D6316E" w:rsidDel="0008731D" w:rsidRDefault="00D6316E">
      <w:pPr>
        <w:pStyle w:val="TOC3"/>
        <w:rPr>
          <w:del w:id="502" w:author="Aleksandrs Zeļikovičs" w:date="2014-09-04T18:09:00Z"/>
          <w:rFonts w:asciiTheme="minorHAnsi" w:eastAsiaTheme="minorEastAsia" w:hAnsiTheme="minorHAnsi"/>
          <w:noProof/>
          <w:lang w:eastAsia="lv-LV"/>
        </w:rPr>
      </w:pPr>
      <w:del w:id="503" w:author="Aleksandrs Zeļikovičs" w:date="2014-09-04T18:09:00Z">
        <w:r w:rsidRPr="0008731D" w:rsidDel="0008731D">
          <w:rPr>
            <w:noProof/>
            <w:rPrChange w:id="504" w:author="Aleksandrs Zeļikovičs" w:date="2014-09-04T18:09:00Z">
              <w:rPr>
                <w:rStyle w:val="Hyperlink"/>
                <w:rFonts w:cs="Times New Roman"/>
                <w:noProof/>
              </w:rPr>
            </w:rPrChange>
          </w:rPr>
          <w:delText>2.7.15.</w:delText>
        </w:r>
        <w:r w:rsidDel="0008731D">
          <w:rPr>
            <w:rFonts w:asciiTheme="minorHAnsi" w:eastAsiaTheme="minorEastAsia" w:hAnsiTheme="minorHAnsi"/>
            <w:noProof/>
            <w:lang w:eastAsia="lv-LV"/>
          </w:rPr>
          <w:tab/>
        </w:r>
        <w:r w:rsidRPr="0008731D" w:rsidDel="0008731D">
          <w:rPr>
            <w:noProof/>
            <w:rPrChange w:id="505" w:author="Aleksandrs Zeļikovičs" w:date="2014-09-04T18:09:00Z">
              <w:rPr>
                <w:rStyle w:val="Hyperlink"/>
                <w:noProof/>
              </w:rPr>
            </w:rPrChange>
          </w:rPr>
          <w:delText>RequestTest</w:delText>
        </w:r>
        <w:r w:rsidDel="0008731D">
          <w:rPr>
            <w:noProof/>
            <w:webHidden/>
          </w:rPr>
          <w:tab/>
          <w:delText>62</w:delText>
        </w:r>
      </w:del>
    </w:p>
    <w:p w14:paraId="4B74AAD8" w14:textId="77777777" w:rsidR="00D6316E" w:rsidDel="0008731D" w:rsidRDefault="00D6316E">
      <w:pPr>
        <w:pStyle w:val="TOC4"/>
        <w:rPr>
          <w:del w:id="506" w:author="Aleksandrs Zeļikovičs" w:date="2014-09-04T18:09:00Z"/>
          <w:rFonts w:asciiTheme="minorHAnsi" w:eastAsiaTheme="minorEastAsia" w:hAnsiTheme="minorHAnsi"/>
          <w:i w:val="0"/>
          <w:noProof/>
          <w:sz w:val="22"/>
          <w:lang w:eastAsia="lv-LV"/>
        </w:rPr>
      </w:pPr>
      <w:del w:id="507" w:author="Aleksandrs Zeļikovičs" w:date="2014-09-04T18:09:00Z">
        <w:r w:rsidRPr="0008731D" w:rsidDel="0008731D">
          <w:rPr>
            <w:noProof/>
            <w:rPrChange w:id="508" w:author="Aleksandrs Zeļikovičs" w:date="2014-09-04T18:09:00Z">
              <w:rPr>
                <w:rStyle w:val="Hyperlink"/>
                <w:i w:val="0"/>
                <w:noProof/>
                <w14:scene3d>
                  <w14:camera w14:prst="orthographicFront"/>
                  <w14:lightRig w14:rig="threePt" w14:dir="t">
                    <w14:rot w14:lat="0" w14:lon="0" w14:rev="0"/>
                  </w14:lightRig>
                </w14:scene3d>
              </w:rPr>
            </w:rPrChange>
          </w:rPr>
          <w:delText>2.7.15.1.</w:delText>
        </w:r>
        <w:r w:rsidDel="0008731D">
          <w:rPr>
            <w:rFonts w:asciiTheme="minorHAnsi" w:eastAsiaTheme="minorEastAsia" w:hAnsiTheme="minorHAnsi"/>
            <w:i w:val="0"/>
            <w:noProof/>
            <w:sz w:val="22"/>
            <w:lang w:eastAsia="lv-LV"/>
          </w:rPr>
          <w:tab/>
        </w:r>
        <w:r w:rsidRPr="0008731D" w:rsidDel="0008731D">
          <w:rPr>
            <w:noProof/>
            <w:rPrChange w:id="509" w:author="Aleksandrs Zeļikovičs" w:date="2014-09-04T18:09:00Z">
              <w:rPr>
                <w:rStyle w:val="Hyperlink"/>
                <w:i w:val="0"/>
                <w:noProof/>
              </w:rPr>
            </w:rPrChange>
          </w:rPr>
          <w:delText>E-veselības Integrācijas platformas HL7 servisu izsaukšana</w:delText>
        </w:r>
        <w:r w:rsidDel="0008731D">
          <w:rPr>
            <w:noProof/>
            <w:webHidden/>
          </w:rPr>
          <w:tab/>
          <w:delText>62</w:delText>
        </w:r>
      </w:del>
    </w:p>
    <w:p w14:paraId="55CAFA4F" w14:textId="77777777" w:rsidR="00D6316E" w:rsidDel="0008731D" w:rsidRDefault="00D6316E">
      <w:pPr>
        <w:pStyle w:val="TOC4"/>
        <w:rPr>
          <w:del w:id="510" w:author="Aleksandrs Zeļikovičs" w:date="2014-09-04T18:09:00Z"/>
          <w:rFonts w:asciiTheme="minorHAnsi" w:eastAsiaTheme="minorEastAsia" w:hAnsiTheme="minorHAnsi"/>
          <w:i w:val="0"/>
          <w:noProof/>
          <w:sz w:val="22"/>
          <w:lang w:eastAsia="lv-LV"/>
        </w:rPr>
      </w:pPr>
      <w:del w:id="511" w:author="Aleksandrs Zeļikovičs" w:date="2014-09-04T18:09:00Z">
        <w:r w:rsidRPr="0008731D" w:rsidDel="0008731D">
          <w:rPr>
            <w:noProof/>
            <w:rPrChange w:id="512" w:author="Aleksandrs Zeļikovičs" w:date="2014-09-04T18:09:00Z">
              <w:rPr>
                <w:rStyle w:val="Hyperlink"/>
                <w:i w:val="0"/>
                <w:noProof/>
                <w14:scene3d>
                  <w14:camera w14:prst="orthographicFront"/>
                  <w14:lightRig w14:rig="threePt" w14:dir="t">
                    <w14:rot w14:lat="0" w14:lon="0" w14:rev="0"/>
                  </w14:lightRig>
                </w14:scene3d>
              </w:rPr>
            </w:rPrChange>
          </w:rPr>
          <w:lastRenderedPageBreak/>
          <w:delText>2.7.15.2.</w:delText>
        </w:r>
        <w:r w:rsidDel="0008731D">
          <w:rPr>
            <w:rFonts w:asciiTheme="minorHAnsi" w:eastAsiaTheme="minorEastAsia" w:hAnsiTheme="minorHAnsi"/>
            <w:i w:val="0"/>
            <w:noProof/>
            <w:sz w:val="22"/>
            <w:lang w:eastAsia="lv-LV"/>
          </w:rPr>
          <w:tab/>
        </w:r>
        <w:r w:rsidRPr="0008731D" w:rsidDel="0008731D">
          <w:rPr>
            <w:noProof/>
            <w:rPrChange w:id="513" w:author="Aleksandrs Zeļikovičs" w:date="2014-09-04T18:09:00Z">
              <w:rPr>
                <w:rStyle w:val="Hyperlink"/>
                <w:i w:val="0"/>
                <w:noProof/>
              </w:rPr>
            </w:rPrChange>
          </w:rPr>
          <w:delText>IVISRequest izveidošana</w:delText>
        </w:r>
        <w:r w:rsidDel="0008731D">
          <w:rPr>
            <w:noProof/>
            <w:webHidden/>
          </w:rPr>
          <w:tab/>
          <w:delText>64</w:delText>
        </w:r>
      </w:del>
    </w:p>
    <w:p w14:paraId="66F17A5E" w14:textId="77777777" w:rsidR="00D6316E" w:rsidDel="0008731D" w:rsidRDefault="00D6316E">
      <w:pPr>
        <w:pStyle w:val="TOC4"/>
        <w:rPr>
          <w:del w:id="514" w:author="Aleksandrs Zeļikovičs" w:date="2014-09-04T18:09:00Z"/>
          <w:rFonts w:asciiTheme="minorHAnsi" w:eastAsiaTheme="minorEastAsia" w:hAnsiTheme="minorHAnsi"/>
          <w:i w:val="0"/>
          <w:noProof/>
          <w:sz w:val="22"/>
          <w:lang w:eastAsia="lv-LV"/>
        </w:rPr>
      </w:pPr>
      <w:del w:id="515" w:author="Aleksandrs Zeļikovičs" w:date="2014-09-04T18:09:00Z">
        <w:r w:rsidRPr="0008731D" w:rsidDel="0008731D">
          <w:rPr>
            <w:noProof/>
            <w:rPrChange w:id="516" w:author="Aleksandrs Zeļikovičs" w:date="2014-09-04T18:09:00Z">
              <w:rPr>
                <w:rStyle w:val="Hyperlink"/>
                <w:i w:val="0"/>
                <w:noProof/>
                <w14:scene3d>
                  <w14:camera w14:prst="orthographicFront"/>
                  <w14:lightRig w14:rig="threePt" w14:dir="t">
                    <w14:rot w14:lat="0" w14:lon="0" w14:rev="0"/>
                  </w14:lightRig>
                </w14:scene3d>
              </w:rPr>
            </w:rPrChange>
          </w:rPr>
          <w:delText>2.7.15.3.</w:delText>
        </w:r>
        <w:r w:rsidDel="0008731D">
          <w:rPr>
            <w:rFonts w:asciiTheme="minorHAnsi" w:eastAsiaTheme="minorEastAsia" w:hAnsiTheme="minorHAnsi"/>
            <w:i w:val="0"/>
            <w:noProof/>
            <w:sz w:val="22"/>
            <w:lang w:eastAsia="lv-LV"/>
          </w:rPr>
          <w:tab/>
        </w:r>
        <w:r w:rsidRPr="0008731D" w:rsidDel="0008731D">
          <w:rPr>
            <w:noProof/>
            <w:rPrChange w:id="517" w:author="Aleksandrs Zeļikovičs" w:date="2014-09-04T18:09:00Z">
              <w:rPr>
                <w:rStyle w:val="Hyperlink"/>
                <w:i w:val="0"/>
                <w:noProof/>
              </w:rPr>
            </w:rPrChange>
          </w:rPr>
          <w:delText>HL7 ziņojuma izveidošana</w:delText>
        </w:r>
        <w:r w:rsidDel="0008731D">
          <w:rPr>
            <w:noProof/>
            <w:webHidden/>
          </w:rPr>
          <w:tab/>
          <w:delText>64</w:delText>
        </w:r>
      </w:del>
    </w:p>
    <w:p w14:paraId="58F067E6" w14:textId="77777777" w:rsidR="00D6316E" w:rsidDel="0008731D" w:rsidRDefault="00D6316E">
      <w:pPr>
        <w:pStyle w:val="TOC4"/>
        <w:rPr>
          <w:del w:id="518" w:author="Aleksandrs Zeļikovičs" w:date="2014-09-04T18:09:00Z"/>
          <w:rFonts w:asciiTheme="minorHAnsi" w:eastAsiaTheme="minorEastAsia" w:hAnsiTheme="minorHAnsi"/>
          <w:i w:val="0"/>
          <w:noProof/>
          <w:sz w:val="22"/>
          <w:lang w:eastAsia="lv-LV"/>
        </w:rPr>
      </w:pPr>
      <w:del w:id="519" w:author="Aleksandrs Zeļikovičs" w:date="2014-09-04T18:09:00Z">
        <w:r w:rsidRPr="0008731D" w:rsidDel="0008731D">
          <w:rPr>
            <w:noProof/>
            <w:rPrChange w:id="520" w:author="Aleksandrs Zeļikovičs" w:date="2014-09-04T18:09:00Z">
              <w:rPr>
                <w:rStyle w:val="Hyperlink"/>
                <w:i w:val="0"/>
                <w:noProof/>
                <w14:scene3d>
                  <w14:camera w14:prst="orthographicFront"/>
                  <w14:lightRig w14:rig="threePt" w14:dir="t">
                    <w14:rot w14:lat="0" w14:lon="0" w14:rev="0"/>
                  </w14:lightRig>
                </w14:scene3d>
              </w:rPr>
            </w:rPrChange>
          </w:rPr>
          <w:delText>2.7.15.4.</w:delText>
        </w:r>
        <w:r w:rsidDel="0008731D">
          <w:rPr>
            <w:rFonts w:asciiTheme="minorHAnsi" w:eastAsiaTheme="minorEastAsia" w:hAnsiTheme="minorHAnsi"/>
            <w:i w:val="0"/>
            <w:noProof/>
            <w:sz w:val="22"/>
            <w:lang w:eastAsia="lv-LV"/>
          </w:rPr>
          <w:tab/>
        </w:r>
        <w:r w:rsidRPr="0008731D" w:rsidDel="0008731D">
          <w:rPr>
            <w:noProof/>
            <w:rPrChange w:id="521" w:author="Aleksandrs Zeļikovičs" w:date="2014-09-04T18:09:00Z">
              <w:rPr>
                <w:rStyle w:val="Hyperlink"/>
                <w:i w:val="0"/>
                <w:noProof/>
              </w:rPr>
            </w:rPrChange>
          </w:rPr>
          <w:delText>Piemēra konfigurācija</w:delText>
        </w:r>
        <w:r w:rsidDel="0008731D">
          <w:rPr>
            <w:noProof/>
            <w:webHidden/>
          </w:rPr>
          <w:tab/>
          <w:delText>65</w:delText>
        </w:r>
      </w:del>
    </w:p>
    <w:p w14:paraId="19CED725" w14:textId="77777777" w:rsidR="00D6316E" w:rsidDel="0008731D" w:rsidRDefault="00D6316E">
      <w:pPr>
        <w:pStyle w:val="TOC2"/>
        <w:rPr>
          <w:del w:id="522" w:author="Aleksandrs Zeļikovičs" w:date="2014-09-04T18:09:00Z"/>
          <w:rFonts w:asciiTheme="minorHAnsi" w:eastAsiaTheme="minorEastAsia" w:hAnsiTheme="minorHAnsi"/>
          <w:b w:val="0"/>
          <w:noProof/>
          <w:lang w:eastAsia="lv-LV"/>
        </w:rPr>
      </w:pPr>
      <w:del w:id="523" w:author="Aleksandrs Zeļikovičs" w:date="2014-09-04T18:09:00Z">
        <w:r w:rsidRPr="0008731D" w:rsidDel="0008731D">
          <w:rPr>
            <w:noProof/>
            <w:rPrChange w:id="524" w:author="Aleksandrs Zeļikovičs" w:date="2014-09-04T18:09:00Z">
              <w:rPr>
                <w:rStyle w:val="Hyperlink"/>
                <w:rFonts w:cs="Times New Roman"/>
                <w:b w:val="0"/>
                <w:noProof/>
              </w:rPr>
            </w:rPrChange>
          </w:rPr>
          <w:delText>2.8.</w:delText>
        </w:r>
        <w:r w:rsidDel="0008731D">
          <w:rPr>
            <w:rFonts w:asciiTheme="minorHAnsi" w:eastAsiaTheme="minorEastAsia" w:hAnsiTheme="minorHAnsi"/>
            <w:b w:val="0"/>
            <w:noProof/>
            <w:lang w:eastAsia="lv-LV"/>
          </w:rPr>
          <w:tab/>
        </w:r>
        <w:r w:rsidRPr="0008731D" w:rsidDel="0008731D">
          <w:rPr>
            <w:noProof/>
            <w:rPrChange w:id="525" w:author="Aleksandrs Zeļikovičs" w:date="2014-09-04T18:09:00Z">
              <w:rPr>
                <w:rStyle w:val="Hyperlink"/>
                <w:b w:val="0"/>
                <w:noProof/>
              </w:rPr>
            </w:rPrChange>
          </w:rPr>
          <w:delText>P</w:delText>
        </w:r>
        <w:r w:rsidRPr="0008731D" w:rsidDel="0008731D">
          <w:rPr>
            <w:rFonts w:hint="eastAsia"/>
            <w:noProof/>
            <w:rPrChange w:id="526" w:author="Aleksandrs Zeļikovičs" w:date="2014-09-04T18:09:00Z">
              <w:rPr>
                <w:rStyle w:val="Hyperlink"/>
                <w:rFonts w:hint="eastAsia"/>
                <w:b w:val="0"/>
                <w:noProof/>
              </w:rPr>
            </w:rPrChange>
          </w:rPr>
          <w:delText>ā</w:delText>
        </w:r>
        <w:r w:rsidRPr="0008731D" w:rsidDel="0008731D">
          <w:rPr>
            <w:noProof/>
            <w:rPrChange w:id="527" w:author="Aleksandrs Zeļikovičs" w:date="2014-09-04T18:09:00Z">
              <w:rPr>
                <w:rStyle w:val="Hyperlink"/>
                <w:b w:val="0"/>
                <w:noProof/>
              </w:rPr>
            </w:rPrChange>
          </w:rPr>
          <w:delText>reja no 0.1. versijas uz 0.2 versiju</w:delText>
        </w:r>
        <w:r w:rsidDel="0008731D">
          <w:rPr>
            <w:noProof/>
            <w:webHidden/>
          </w:rPr>
          <w:tab/>
          <w:delText>66</w:delText>
        </w:r>
      </w:del>
    </w:p>
    <w:p w14:paraId="2F207232" w14:textId="77777777" w:rsidR="00D6316E" w:rsidDel="0008731D" w:rsidRDefault="00D6316E">
      <w:pPr>
        <w:pStyle w:val="TOC3"/>
        <w:rPr>
          <w:del w:id="528" w:author="Aleksandrs Zeļikovičs" w:date="2014-09-04T18:09:00Z"/>
          <w:rFonts w:asciiTheme="minorHAnsi" w:eastAsiaTheme="minorEastAsia" w:hAnsiTheme="minorHAnsi"/>
          <w:noProof/>
          <w:lang w:eastAsia="lv-LV"/>
        </w:rPr>
      </w:pPr>
      <w:del w:id="529" w:author="Aleksandrs Zeļikovičs" w:date="2014-09-04T18:09:00Z">
        <w:r w:rsidRPr="0008731D" w:rsidDel="0008731D">
          <w:rPr>
            <w:noProof/>
            <w:rPrChange w:id="530" w:author="Aleksandrs Zeļikovičs" w:date="2014-09-04T18:09:00Z">
              <w:rPr>
                <w:rStyle w:val="Hyperlink"/>
                <w:rFonts w:cs="Times New Roman"/>
                <w:noProof/>
              </w:rPr>
            </w:rPrChange>
          </w:rPr>
          <w:delText>2.8.1.</w:delText>
        </w:r>
        <w:r w:rsidDel="0008731D">
          <w:rPr>
            <w:rFonts w:asciiTheme="minorHAnsi" w:eastAsiaTheme="minorEastAsia" w:hAnsiTheme="minorHAnsi"/>
            <w:noProof/>
            <w:lang w:eastAsia="lv-LV"/>
          </w:rPr>
          <w:tab/>
        </w:r>
        <w:r w:rsidRPr="0008731D" w:rsidDel="0008731D">
          <w:rPr>
            <w:noProof/>
            <w:rPrChange w:id="531" w:author="Aleksandrs Zeļikovičs" w:date="2014-09-04T18:09:00Z">
              <w:rPr>
                <w:rStyle w:val="Hyperlink"/>
                <w:noProof/>
              </w:rPr>
            </w:rPrChange>
          </w:rPr>
          <w:delText>Interfeisa izmaiņas</w:delText>
        </w:r>
        <w:r w:rsidDel="0008731D">
          <w:rPr>
            <w:noProof/>
            <w:webHidden/>
          </w:rPr>
          <w:tab/>
          <w:delText>66</w:delText>
        </w:r>
      </w:del>
    </w:p>
    <w:p w14:paraId="0AC9B425" w14:textId="77777777" w:rsidR="00D6316E" w:rsidDel="0008731D" w:rsidRDefault="00D6316E">
      <w:pPr>
        <w:pStyle w:val="TOC4"/>
        <w:rPr>
          <w:del w:id="532" w:author="Aleksandrs Zeļikovičs" w:date="2014-09-04T18:09:00Z"/>
          <w:rFonts w:asciiTheme="minorHAnsi" w:eastAsiaTheme="minorEastAsia" w:hAnsiTheme="minorHAnsi"/>
          <w:i w:val="0"/>
          <w:noProof/>
          <w:sz w:val="22"/>
          <w:lang w:eastAsia="lv-LV"/>
        </w:rPr>
      </w:pPr>
      <w:del w:id="533" w:author="Aleksandrs Zeļikovičs" w:date="2014-09-04T18:09:00Z">
        <w:r w:rsidRPr="0008731D" w:rsidDel="0008731D">
          <w:rPr>
            <w:noProof/>
            <w:rPrChange w:id="534" w:author="Aleksandrs Zeļikovičs" w:date="2014-09-04T18:09:00Z">
              <w:rPr>
                <w:rStyle w:val="Hyperlink"/>
                <w:i w:val="0"/>
                <w:noProof/>
                <w14:scene3d>
                  <w14:camera w14:prst="orthographicFront"/>
                  <w14:lightRig w14:rig="threePt" w14:dir="t">
                    <w14:rot w14:lat="0" w14:lon="0" w14:rev="0"/>
                  </w14:lightRig>
                </w14:scene3d>
              </w:rPr>
            </w:rPrChange>
          </w:rPr>
          <w:delText>2.8.1.1.</w:delText>
        </w:r>
        <w:r w:rsidDel="0008731D">
          <w:rPr>
            <w:rFonts w:asciiTheme="minorHAnsi" w:eastAsiaTheme="minorEastAsia" w:hAnsiTheme="minorHAnsi"/>
            <w:i w:val="0"/>
            <w:noProof/>
            <w:sz w:val="22"/>
            <w:lang w:eastAsia="lv-LV"/>
          </w:rPr>
          <w:tab/>
        </w:r>
        <w:r w:rsidRPr="0008731D" w:rsidDel="0008731D">
          <w:rPr>
            <w:noProof/>
            <w:rPrChange w:id="535" w:author="Aleksandrs Zeļikovičs" w:date="2014-09-04T18:09:00Z">
              <w:rPr>
                <w:rStyle w:val="Hyperlink"/>
                <w:i w:val="0"/>
                <w:noProof/>
              </w:rPr>
            </w:rPrChange>
          </w:rPr>
          <w:delText>HL7 Versijas noradīšana</w:delText>
        </w:r>
        <w:r w:rsidDel="0008731D">
          <w:rPr>
            <w:noProof/>
            <w:webHidden/>
          </w:rPr>
          <w:tab/>
          <w:delText>66</w:delText>
        </w:r>
      </w:del>
    </w:p>
    <w:p w14:paraId="7710A9F5" w14:textId="77777777" w:rsidR="00D6316E" w:rsidDel="0008731D" w:rsidRDefault="00D6316E">
      <w:pPr>
        <w:pStyle w:val="TOC3"/>
        <w:rPr>
          <w:del w:id="536" w:author="Aleksandrs Zeļikovičs" w:date="2014-09-04T18:09:00Z"/>
          <w:rFonts w:asciiTheme="minorHAnsi" w:eastAsiaTheme="minorEastAsia" w:hAnsiTheme="minorHAnsi"/>
          <w:noProof/>
          <w:lang w:eastAsia="lv-LV"/>
        </w:rPr>
      </w:pPr>
      <w:del w:id="537" w:author="Aleksandrs Zeļikovičs" w:date="2014-09-04T18:09:00Z">
        <w:r w:rsidRPr="0008731D" w:rsidDel="0008731D">
          <w:rPr>
            <w:noProof/>
            <w:rPrChange w:id="538" w:author="Aleksandrs Zeļikovičs" w:date="2014-09-04T18:09:00Z">
              <w:rPr>
                <w:rStyle w:val="Hyperlink"/>
                <w:rFonts w:cs="Times New Roman"/>
                <w:noProof/>
              </w:rPr>
            </w:rPrChange>
          </w:rPr>
          <w:delText>2.8.2.</w:delText>
        </w:r>
        <w:r w:rsidDel="0008731D">
          <w:rPr>
            <w:rFonts w:asciiTheme="minorHAnsi" w:eastAsiaTheme="minorEastAsia" w:hAnsiTheme="minorHAnsi"/>
            <w:noProof/>
            <w:lang w:eastAsia="lv-LV"/>
          </w:rPr>
          <w:tab/>
        </w:r>
        <w:r w:rsidRPr="0008731D" w:rsidDel="0008731D">
          <w:rPr>
            <w:noProof/>
            <w:rPrChange w:id="539" w:author="Aleksandrs Zeļikovičs" w:date="2014-09-04T18:09:00Z">
              <w:rPr>
                <w:rStyle w:val="Hyperlink"/>
                <w:noProof/>
              </w:rPr>
            </w:rPrChange>
          </w:rPr>
          <w:delText>Konfigurācijas faila izmainīšana</w:delText>
        </w:r>
        <w:r w:rsidDel="0008731D">
          <w:rPr>
            <w:noProof/>
            <w:webHidden/>
          </w:rPr>
          <w:tab/>
          <w:delText>66</w:delText>
        </w:r>
      </w:del>
    </w:p>
    <w:p w14:paraId="555516E3" w14:textId="77777777" w:rsidR="00D6316E" w:rsidDel="0008731D" w:rsidRDefault="00D6316E">
      <w:pPr>
        <w:pStyle w:val="TOC3"/>
        <w:rPr>
          <w:del w:id="540" w:author="Aleksandrs Zeļikovičs" w:date="2014-09-04T18:09:00Z"/>
          <w:rFonts w:asciiTheme="minorHAnsi" w:eastAsiaTheme="minorEastAsia" w:hAnsiTheme="minorHAnsi"/>
          <w:noProof/>
          <w:lang w:eastAsia="lv-LV"/>
        </w:rPr>
      </w:pPr>
      <w:del w:id="541" w:author="Aleksandrs Zeļikovičs" w:date="2014-09-04T18:09:00Z">
        <w:r w:rsidRPr="0008731D" w:rsidDel="0008731D">
          <w:rPr>
            <w:noProof/>
            <w:rPrChange w:id="542" w:author="Aleksandrs Zeļikovičs" w:date="2014-09-04T18:09:00Z">
              <w:rPr>
                <w:rStyle w:val="Hyperlink"/>
                <w:rFonts w:cs="Times New Roman"/>
                <w:noProof/>
              </w:rPr>
            </w:rPrChange>
          </w:rPr>
          <w:delText>2.8.3.</w:delText>
        </w:r>
        <w:r w:rsidDel="0008731D">
          <w:rPr>
            <w:rFonts w:asciiTheme="minorHAnsi" w:eastAsiaTheme="minorEastAsia" w:hAnsiTheme="minorHAnsi"/>
            <w:noProof/>
            <w:lang w:eastAsia="lv-LV"/>
          </w:rPr>
          <w:tab/>
        </w:r>
        <w:r w:rsidRPr="0008731D" w:rsidDel="0008731D">
          <w:rPr>
            <w:noProof/>
            <w:rPrChange w:id="543" w:author="Aleksandrs Zeļikovičs" w:date="2014-09-04T18:09:00Z">
              <w:rPr>
                <w:rStyle w:val="Hyperlink"/>
                <w:noProof/>
              </w:rPr>
            </w:rPrChange>
          </w:rPr>
          <w:delText>Servisa konfigurācija</w:delText>
        </w:r>
        <w:r w:rsidDel="0008731D">
          <w:rPr>
            <w:noProof/>
            <w:webHidden/>
          </w:rPr>
          <w:tab/>
          <w:delText>67</w:delText>
        </w:r>
      </w:del>
    </w:p>
    <w:p w14:paraId="3C5BD81C" w14:textId="77777777" w:rsidR="00D6316E" w:rsidDel="0008731D" w:rsidRDefault="00D6316E">
      <w:pPr>
        <w:pStyle w:val="TOC2"/>
        <w:rPr>
          <w:del w:id="544" w:author="Aleksandrs Zeļikovičs" w:date="2014-09-04T18:09:00Z"/>
          <w:rFonts w:asciiTheme="minorHAnsi" w:eastAsiaTheme="minorEastAsia" w:hAnsiTheme="minorHAnsi"/>
          <w:b w:val="0"/>
          <w:noProof/>
          <w:lang w:eastAsia="lv-LV"/>
        </w:rPr>
      </w:pPr>
      <w:del w:id="545" w:author="Aleksandrs Zeļikovičs" w:date="2014-09-04T18:09:00Z">
        <w:r w:rsidRPr="0008731D" w:rsidDel="0008731D">
          <w:rPr>
            <w:noProof/>
            <w:rPrChange w:id="546" w:author="Aleksandrs Zeļikovičs" w:date="2014-09-04T18:09:00Z">
              <w:rPr>
                <w:rStyle w:val="Hyperlink"/>
                <w:rFonts w:cs="Times New Roman"/>
                <w:b w:val="0"/>
                <w:noProof/>
              </w:rPr>
            </w:rPrChange>
          </w:rPr>
          <w:delText>2.9.</w:delText>
        </w:r>
        <w:r w:rsidDel="0008731D">
          <w:rPr>
            <w:rFonts w:asciiTheme="minorHAnsi" w:eastAsiaTheme="minorEastAsia" w:hAnsiTheme="minorHAnsi"/>
            <w:b w:val="0"/>
            <w:noProof/>
            <w:lang w:eastAsia="lv-LV"/>
          </w:rPr>
          <w:tab/>
        </w:r>
        <w:r w:rsidRPr="0008731D" w:rsidDel="0008731D">
          <w:rPr>
            <w:noProof/>
            <w:rPrChange w:id="547" w:author="Aleksandrs Zeļikovičs" w:date="2014-09-04T18:09:00Z">
              <w:rPr>
                <w:rStyle w:val="Hyperlink"/>
                <w:b w:val="0"/>
                <w:noProof/>
              </w:rPr>
            </w:rPrChange>
          </w:rPr>
          <w:delText>HL7 bibliot</w:delText>
        </w:r>
        <w:r w:rsidRPr="0008731D" w:rsidDel="0008731D">
          <w:rPr>
            <w:rFonts w:hint="eastAsia"/>
            <w:noProof/>
            <w:rPrChange w:id="548" w:author="Aleksandrs Zeļikovičs" w:date="2014-09-04T18:09:00Z">
              <w:rPr>
                <w:rStyle w:val="Hyperlink"/>
                <w:rFonts w:hint="eastAsia"/>
                <w:b w:val="0"/>
                <w:noProof/>
              </w:rPr>
            </w:rPrChange>
          </w:rPr>
          <w:delText>ē</w:delText>
        </w:r>
        <w:r w:rsidRPr="0008731D" w:rsidDel="0008731D">
          <w:rPr>
            <w:noProof/>
            <w:rPrChange w:id="549" w:author="Aleksandrs Zeļikovičs" w:date="2014-09-04T18:09:00Z">
              <w:rPr>
                <w:rStyle w:val="Hyperlink"/>
                <w:b w:val="0"/>
                <w:noProof/>
              </w:rPr>
            </w:rPrChange>
          </w:rPr>
          <w:delText>kas kontekstu atsl</w:delText>
        </w:r>
        <w:r w:rsidRPr="0008731D" w:rsidDel="0008731D">
          <w:rPr>
            <w:rFonts w:hint="eastAsia"/>
            <w:noProof/>
            <w:rPrChange w:id="550" w:author="Aleksandrs Zeļikovičs" w:date="2014-09-04T18:09:00Z">
              <w:rPr>
                <w:rStyle w:val="Hyperlink"/>
                <w:rFonts w:hint="eastAsia"/>
                <w:b w:val="0"/>
                <w:noProof/>
              </w:rPr>
            </w:rPrChange>
          </w:rPr>
          <w:delText>ē</w:delText>
        </w:r>
        <w:r w:rsidRPr="0008731D" w:rsidDel="0008731D">
          <w:rPr>
            <w:noProof/>
            <w:rPrChange w:id="551" w:author="Aleksandrs Zeļikovičs" w:date="2014-09-04T18:09:00Z">
              <w:rPr>
                <w:rStyle w:val="Hyperlink"/>
                <w:b w:val="0"/>
                <w:noProof/>
              </w:rPr>
            </w:rPrChange>
          </w:rPr>
          <w:delText>gas</w:delText>
        </w:r>
        <w:r w:rsidDel="0008731D">
          <w:rPr>
            <w:noProof/>
            <w:webHidden/>
          </w:rPr>
          <w:tab/>
          <w:delText>67</w:delText>
        </w:r>
      </w:del>
    </w:p>
    <w:p w14:paraId="2A7E7540" w14:textId="77777777" w:rsidR="00D6316E" w:rsidDel="0008731D" w:rsidRDefault="00D6316E">
      <w:pPr>
        <w:pStyle w:val="TOC3"/>
        <w:rPr>
          <w:del w:id="552" w:author="Aleksandrs Zeļikovičs" w:date="2014-09-04T18:09:00Z"/>
          <w:rFonts w:asciiTheme="minorHAnsi" w:eastAsiaTheme="minorEastAsia" w:hAnsiTheme="minorHAnsi"/>
          <w:noProof/>
          <w:lang w:eastAsia="lv-LV"/>
        </w:rPr>
      </w:pPr>
      <w:del w:id="553" w:author="Aleksandrs Zeļikovičs" w:date="2014-09-04T18:09:00Z">
        <w:r w:rsidRPr="0008731D" w:rsidDel="0008731D">
          <w:rPr>
            <w:noProof/>
            <w:rPrChange w:id="554" w:author="Aleksandrs Zeļikovičs" w:date="2014-09-04T18:09:00Z">
              <w:rPr>
                <w:rStyle w:val="Hyperlink"/>
                <w:rFonts w:cs="Times New Roman"/>
                <w:noProof/>
              </w:rPr>
            </w:rPrChange>
          </w:rPr>
          <w:delText>2.9.1.</w:delText>
        </w:r>
        <w:r w:rsidDel="0008731D">
          <w:rPr>
            <w:rFonts w:asciiTheme="minorHAnsi" w:eastAsiaTheme="minorEastAsia" w:hAnsiTheme="minorHAnsi"/>
            <w:noProof/>
            <w:lang w:eastAsia="lv-LV"/>
          </w:rPr>
          <w:tab/>
        </w:r>
        <w:r w:rsidRPr="0008731D" w:rsidDel="0008731D">
          <w:rPr>
            <w:noProof/>
            <w:rPrChange w:id="555" w:author="Aleksandrs Zeļikovičs" w:date="2014-09-04T18:09:00Z">
              <w:rPr>
                <w:rStyle w:val="Hyperlink"/>
                <w:noProof/>
              </w:rPr>
            </w:rPrChange>
          </w:rPr>
          <w:delText>Visi Operācijas konteksta atslēgas</w:delText>
        </w:r>
        <w:r w:rsidDel="0008731D">
          <w:rPr>
            <w:noProof/>
            <w:webHidden/>
          </w:rPr>
          <w:tab/>
          <w:delText>67</w:delText>
        </w:r>
      </w:del>
    </w:p>
    <w:p w14:paraId="5064F23D" w14:textId="77777777" w:rsidR="00D6316E" w:rsidDel="0008731D" w:rsidRDefault="00D6316E">
      <w:pPr>
        <w:pStyle w:val="TOC3"/>
        <w:rPr>
          <w:del w:id="556" w:author="Aleksandrs Zeļikovičs" w:date="2014-09-04T18:09:00Z"/>
          <w:rFonts w:asciiTheme="minorHAnsi" w:eastAsiaTheme="minorEastAsia" w:hAnsiTheme="minorHAnsi"/>
          <w:noProof/>
          <w:lang w:eastAsia="lv-LV"/>
        </w:rPr>
      </w:pPr>
      <w:del w:id="557" w:author="Aleksandrs Zeļikovičs" w:date="2014-09-04T18:09:00Z">
        <w:r w:rsidRPr="0008731D" w:rsidDel="0008731D">
          <w:rPr>
            <w:noProof/>
            <w:rPrChange w:id="558" w:author="Aleksandrs Zeļikovičs" w:date="2014-09-04T18:09:00Z">
              <w:rPr>
                <w:rStyle w:val="Hyperlink"/>
                <w:rFonts w:cs="Times New Roman"/>
                <w:noProof/>
              </w:rPr>
            </w:rPrChange>
          </w:rPr>
          <w:delText>2.9.2.</w:delText>
        </w:r>
        <w:r w:rsidDel="0008731D">
          <w:rPr>
            <w:rFonts w:asciiTheme="minorHAnsi" w:eastAsiaTheme="minorEastAsia" w:hAnsiTheme="minorHAnsi"/>
            <w:noProof/>
            <w:lang w:eastAsia="lv-LV"/>
          </w:rPr>
          <w:tab/>
        </w:r>
        <w:r w:rsidRPr="0008731D" w:rsidDel="0008731D">
          <w:rPr>
            <w:noProof/>
            <w:rPrChange w:id="559" w:author="Aleksandrs Zeļikovičs" w:date="2014-09-04T18:09:00Z">
              <w:rPr>
                <w:rStyle w:val="Hyperlink"/>
                <w:noProof/>
              </w:rPr>
            </w:rPrChange>
          </w:rPr>
          <w:delText>Visi HL7Operation kontrakta atribūti</w:delText>
        </w:r>
        <w:r w:rsidDel="0008731D">
          <w:rPr>
            <w:noProof/>
            <w:webHidden/>
          </w:rPr>
          <w:tab/>
          <w:delText>68</w:delText>
        </w:r>
      </w:del>
    </w:p>
    <w:p w14:paraId="4BADEDC5" w14:textId="77777777" w:rsidR="00D6316E" w:rsidDel="0008731D" w:rsidRDefault="00D6316E">
      <w:pPr>
        <w:pStyle w:val="TOC3"/>
        <w:rPr>
          <w:del w:id="560" w:author="Aleksandrs Zeļikovičs" w:date="2014-09-04T18:09:00Z"/>
          <w:rFonts w:asciiTheme="minorHAnsi" w:eastAsiaTheme="minorEastAsia" w:hAnsiTheme="minorHAnsi"/>
          <w:noProof/>
          <w:lang w:eastAsia="lv-LV"/>
        </w:rPr>
      </w:pPr>
      <w:del w:id="561" w:author="Aleksandrs Zeļikovičs" w:date="2014-09-04T18:09:00Z">
        <w:r w:rsidRPr="0008731D" w:rsidDel="0008731D">
          <w:rPr>
            <w:noProof/>
            <w:rPrChange w:id="562" w:author="Aleksandrs Zeļikovičs" w:date="2014-09-04T18:09:00Z">
              <w:rPr>
                <w:rStyle w:val="Hyperlink"/>
                <w:rFonts w:cs="Times New Roman"/>
                <w:noProof/>
              </w:rPr>
            </w:rPrChange>
          </w:rPr>
          <w:delText>2.9.3.</w:delText>
        </w:r>
        <w:r w:rsidDel="0008731D">
          <w:rPr>
            <w:rFonts w:asciiTheme="minorHAnsi" w:eastAsiaTheme="minorEastAsia" w:hAnsiTheme="minorHAnsi"/>
            <w:noProof/>
            <w:lang w:eastAsia="lv-LV"/>
          </w:rPr>
          <w:tab/>
        </w:r>
        <w:r w:rsidRPr="0008731D" w:rsidDel="0008731D">
          <w:rPr>
            <w:noProof/>
            <w:rPrChange w:id="563" w:author="Aleksandrs Zeļikovičs" w:date="2014-09-04T18:09:00Z">
              <w:rPr>
                <w:rStyle w:val="Hyperlink"/>
                <w:noProof/>
              </w:rPr>
            </w:rPrChange>
          </w:rPr>
          <w:delText>HL7SaveResponseOperationContract izsaukšanas piemērs</w:delText>
        </w:r>
        <w:r w:rsidDel="0008731D">
          <w:rPr>
            <w:noProof/>
            <w:webHidden/>
          </w:rPr>
          <w:tab/>
          <w:delText>70</w:delText>
        </w:r>
      </w:del>
    </w:p>
    <w:p w14:paraId="7F15F8F8" w14:textId="77777777" w:rsidR="007D2574" w:rsidRDefault="007D2574" w:rsidP="007D2574">
      <w:pPr>
        <w:pStyle w:val="Titleversija"/>
        <w:jc w:val="left"/>
      </w:pPr>
      <w:r>
        <w:rPr>
          <w:rFonts w:ascii="Arial Bold" w:hAnsi="Arial Bold"/>
          <w:b/>
          <w:caps/>
          <w:sz w:val="22"/>
        </w:rPr>
        <w:fldChar w:fldCharType="end"/>
      </w:r>
      <w:r>
        <w:br w:type="page"/>
      </w:r>
    </w:p>
    <w:p w14:paraId="7F15F8F9" w14:textId="77777777" w:rsidR="007D2574" w:rsidRDefault="007D2574" w:rsidP="007D2574">
      <w:pPr>
        <w:pStyle w:val="Heading1"/>
        <w:numPr>
          <w:ilvl w:val="0"/>
          <w:numId w:val="0"/>
        </w:numPr>
      </w:pPr>
      <w:bookmarkStart w:id="564" w:name="_Toc402363990"/>
      <w:r>
        <w:lastRenderedPageBreak/>
        <w:t>Attēlu saraksts</w:t>
      </w:r>
      <w:bookmarkEnd w:id="564"/>
    </w:p>
    <w:p w14:paraId="55147203" w14:textId="77777777" w:rsidR="00E95266" w:rsidRDefault="007D2574">
      <w:pPr>
        <w:pStyle w:val="TableofFigures"/>
        <w:rPr>
          <w:ins w:id="565" w:author="Aleksandrs Zeļikovičs" w:date="2014-10-29T16:37:00Z"/>
          <w:rFonts w:asciiTheme="minorHAnsi" w:eastAsiaTheme="minorEastAsia" w:hAnsiTheme="minorHAnsi"/>
          <w:noProof/>
          <w:lang w:eastAsia="lv-LV"/>
        </w:rPr>
      </w:pPr>
      <w:r>
        <w:rPr>
          <w:b/>
        </w:rPr>
        <w:fldChar w:fldCharType="begin"/>
      </w:r>
      <w:r>
        <w:rPr>
          <w:b/>
        </w:rPr>
        <w:instrText xml:space="preserve"> TOC \h \z \c "Attēls" </w:instrText>
      </w:r>
      <w:r>
        <w:rPr>
          <w:b/>
        </w:rPr>
        <w:fldChar w:fldCharType="separate"/>
      </w:r>
      <w:ins w:id="566" w:author="Aleksandrs Zeļikovičs" w:date="2014-10-29T16:37:00Z">
        <w:r w:rsidR="00E95266" w:rsidRPr="00955ACD">
          <w:rPr>
            <w:rStyle w:val="Hyperlink"/>
            <w:noProof/>
          </w:rPr>
          <w:fldChar w:fldCharType="begin"/>
        </w:r>
        <w:r w:rsidR="00E95266" w:rsidRPr="00955ACD">
          <w:rPr>
            <w:rStyle w:val="Hyperlink"/>
            <w:noProof/>
          </w:rPr>
          <w:instrText xml:space="preserve"> </w:instrText>
        </w:r>
        <w:r w:rsidR="00E95266">
          <w:rPr>
            <w:noProof/>
          </w:rPr>
          <w:instrText>HYPERLINK \l "_Toc402364056"</w:instrText>
        </w:r>
        <w:r w:rsidR="00E95266" w:rsidRPr="00955ACD">
          <w:rPr>
            <w:rStyle w:val="Hyperlink"/>
            <w:noProof/>
          </w:rPr>
          <w:instrText xml:space="preserve"> </w:instrText>
        </w:r>
        <w:r w:rsidR="00E95266" w:rsidRPr="00955ACD">
          <w:rPr>
            <w:rStyle w:val="Hyperlink"/>
            <w:noProof/>
          </w:rPr>
        </w:r>
        <w:r w:rsidR="00E95266" w:rsidRPr="00955ACD">
          <w:rPr>
            <w:rStyle w:val="Hyperlink"/>
            <w:noProof/>
          </w:rPr>
          <w:fldChar w:fldCharType="separate"/>
        </w:r>
        <w:r w:rsidR="00E95266" w:rsidRPr="00955ACD">
          <w:rPr>
            <w:rStyle w:val="Hyperlink"/>
            <w:noProof/>
          </w:rPr>
          <w:t>1. attēls. Projekta izveidošana</w:t>
        </w:r>
        <w:r w:rsidR="00E95266">
          <w:rPr>
            <w:noProof/>
            <w:webHidden/>
          </w:rPr>
          <w:tab/>
        </w:r>
        <w:r w:rsidR="00E95266">
          <w:rPr>
            <w:noProof/>
            <w:webHidden/>
          </w:rPr>
          <w:fldChar w:fldCharType="begin"/>
        </w:r>
        <w:r w:rsidR="00E95266">
          <w:rPr>
            <w:noProof/>
            <w:webHidden/>
          </w:rPr>
          <w:instrText xml:space="preserve"> PAGEREF _Toc402364056 \h </w:instrText>
        </w:r>
        <w:r w:rsidR="00E95266">
          <w:rPr>
            <w:noProof/>
            <w:webHidden/>
          </w:rPr>
        </w:r>
      </w:ins>
      <w:r w:rsidR="00E95266">
        <w:rPr>
          <w:noProof/>
          <w:webHidden/>
        </w:rPr>
        <w:fldChar w:fldCharType="separate"/>
      </w:r>
      <w:ins w:id="567" w:author="Aleksandrs Zeļikovičs" w:date="2014-10-29T16:37:00Z">
        <w:r w:rsidR="00E95266">
          <w:rPr>
            <w:noProof/>
            <w:webHidden/>
          </w:rPr>
          <w:t>11</w:t>
        </w:r>
        <w:r w:rsidR="00E95266">
          <w:rPr>
            <w:noProof/>
            <w:webHidden/>
          </w:rPr>
          <w:fldChar w:fldCharType="end"/>
        </w:r>
        <w:r w:rsidR="00E95266" w:rsidRPr="00955ACD">
          <w:rPr>
            <w:rStyle w:val="Hyperlink"/>
            <w:noProof/>
          </w:rPr>
          <w:fldChar w:fldCharType="end"/>
        </w:r>
      </w:ins>
    </w:p>
    <w:p w14:paraId="0C66C9D0" w14:textId="77777777" w:rsidR="00E95266" w:rsidRDefault="00E95266">
      <w:pPr>
        <w:pStyle w:val="TableofFigures"/>
        <w:rPr>
          <w:ins w:id="568" w:author="Aleksandrs Zeļikovičs" w:date="2014-10-29T16:37:00Z"/>
          <w:rFonts w:asciiTheme="minorHAnsi" w:eastAsiaTheme="minorEastAsia" w:hAnsiTheme="minorHAnsi"/>
          <w:noProof/>
          <w:lang w:eastAsia="lv-LV"/>
        </w:rPr>
      </w:pPr>
      <w:ins w:id="569"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"_Toc402364057"</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 attēls. Projekta izveidošana</w:t>
        </w:r>
        <w:r>
          <w:rPr>
            <w:noProof/>
            <w:webHidden/>
          </w:rPr>
          <w:tab/>
        </w:r>
        <w:r>
          <w:rPr>
            <w:noProof/>
            <w:webHidden/>
          </w:rPr>
          <w:fldChar w:fldCharType="begin"/>
        </w:r>
        <w:r>
          <w:rPr>
            <w:noProof/>
            <w:webHidden/>
          </w:rPr>
          <w:instrText xml:space="preserve"> PAGEREF _Toc402364057 \h </w:instrText>
        </w:r>
        <w:r>
          <w:rPr>
            <w:noProof/>
            <w:webHidden/>
          </w:rPr>
        </w:r>
      </w:ins>
      <w:r>
        <w:rPr>
          <w:noProof/>
          <w:webHidden/>
        </w:rPr>
        <w:fldChar w:fldCharType="separate"/>
      </w:r>
      <w:ins w:id="570" w:author="Aleksandrs Zeļikovičs" w:date="2014-10-29T16:37:00Z">
        <w:r>
          <w:rPr>
            <w:noProof/>
            <w:webHidden/>
          </w:rPr>
          <w:t>15</w:t>
        </w:r>
        <w:r>
          <w:rPr>
            <w:noProof/>
            <w:webHidden/>
          </w:rPr>
          <w:fldChar w:fldCharType="end"/>
        </w:r>
        <w:r w:rsidRPr="00955ACD">
          <w:rPr>
            <w:rStyle w:val="Hyperlink"/>
            <w:noProof/>
          </w:rPr>
          <w:fldChar w:fldCharType="end"/>
        </w:r>
      </w:ins>
    </w:p>
    <w:p w14:paraId="5E58F98B" w14:textId="77777777" w:rsidR="00E95266" w:rsidRDefault="00E95266">
      <w:pPr>
        <w:pStyle w:val="TableofFigures"/>
        <w:rPr>
          <w:ins w:id="571" w:author="Aleksandrs Zeļikovičs" w:date="2014-10-29T16:37:00Z"/>
          <w:rFonts w:asciiTheme="minorHAnsi" w:eastAsiaTheme="minorEastAsia" w:hAnsiTheme="minorHAnsi"/>
          <w:noProof/>
          <w:lang w:eastAsia="lv-LV"/>
        </w:rPr>
      </w:pPr>
      <w:ins w:id="572"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"_Toc402364058"</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 attēls. Projekta izveidošana</w:t>
        </w:r>
        <w:r>
          <w:rPr>
            <w:noProof/>
            <w:webHidden/>
          </w:rPr>
          <w:tab/>
        </w:r>
        <w:r>
          <w:rPr>
            <w:noProof/>
            <w:webHidden/>
          </w:rPr>
          <w:fldChar w:fldCharType="begin"/>
        </w:r>
        <w:r>
          <w:rPr>
            <w:noProof/>
            <w:webHidden/>
          </w:rPr>
          <w:instrText xml:space="preserve"> PAGEREF _Toc402364058 \h </w:instrText>
        </w:r>
        <w:r>
          <w:rPr>
            <w:noProof/>
            <w:webHidden/>
          </w:rPr>
        </w:r>
      </w:ins>
      <w:r>
        <w:rPr>
          <w:noProof/>
          <w:webHidden/>
        </w:rPr>
        <w:fldChar w:fldCharType="separate"/>
      </w:r>
      <w:ins w:id="573" w:author="Aleksandrs Zeļikovičs" w:date="2014-10-29T16:37:00Z">
        <w:r>
          <w:rPr>
            <w:noProof/>
            <w:webHidden/>
          </w:rPr>
          <w:t>16</w:t>
        </w:r>
        <w:r>
          <w:rPr>
            <w:noProof/>
            <w:webHidden/>
          </w:rPr>
          <w:fldChar w:fldCharType="end"/>
        </w:r>
        <w:r w:rsidRPr="00955ACD">
          <w:rPr>
            <w:rStyle w:val="Hyperlink"/>
            <w:noProof/>
          </w:rPr>
          <w:fldChar w:fldCharType="end"/>
        </w:r>
      </w:ins>
    </w:p>
    <w:p w14:paraId="166A2031" w14:textId="77777777" w:rsidR="00E95266" w:rsidRDefault="00E95266">
      <w:pPr>
        <w:pStyle w:val="TableofFigures"/>
        <w:rPr>
          <w:ins w:id="574" w:author="Aleksandrs Zeļikovičs" w:date="2014-10-29T16:37:00Z"/>
          <w:rFonts w:asciiTheme="minorHAnsi" w:eastAsiaTheme="minorEastAsia" w:hAnsiTheme="minorHAnsi"/>
          <w:noProof/>
          <w:lang w:eastAsia="lv-LV"/>
        </w:rPr>
      </w:pPr>
      <w:ins w:id="575"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"_Toc402364059"</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 attēls. Projekta izveidošana</w:t>
        </w:r>
        <w:r>
          <w:rPr>
            <w:noProof/>
            <w:webHidden/>
          </w:rPr>
          <w:tab/>
        </w:r>
        <w:r>
          <w:rPr>
            <w:noProof/>
            <w:webHidden/>
          </w:rPr>
          <w:fldChar w:fldCharType="begin"/>
        </w:r>
        <w:r>
          <w:rPr>
            <w:noProof/>
            <w:webHidden/>
          </w:rPr>
          <w:instrText xml:space="preserve"> PAGEREF _Toc402364059 \h </w:instrText>
        </w:r>
        <w:r>
          <w:rPr>
            <w:noProof/>
            <w:webHidden/>
          </w:rPr>
        </w:r>
      </w:ins>
      <w:r>
        <w:rPr>
          <w:noProof/>
          <w:webHidden/>
        </w:rPr>
        <w:fldChar w:fldCharType="separate"/>
      </w:r>
      <w:ins w:id="576" w:author="Aleksandrs Zeļikovičs" w:date="2014-10-29T16:37:00Z">
        <w:r>
          <w:rPr>
            <w:noProof/>
            <w:webHidden/>
          </w:rPr>
          <w:t>17</w:t>
        </w:r>
        <w:r>
          <w:rPr>
            <w:noProof/>
            <w:webHidden/>
          </w:rPr>
          <w:fldChar w:fldCharType="end"/>
        </w:r>
        <w:r w:rsidRPr="00955ACD">
          <w:rPr>
            <w:rStyle w:val="Hyperlink"/>
            <w:noProof/>
          </w:rPr>
          <w:fldChar w:fldCharType="end"/>
        </w:r>
      </w:ins>
    </w:p>
    <w:p w14:paraId="0061B15A" w14:textId="77777777" w:rsidR="00E95266" w:rsidRDefault="00E95266">
      <w:pPr>
        <w:pStyle w:val="TableofFigures"/>
        <w:rPr>
          <w:ins w:id="577" w:author="Aleksandrs Zeļikovičs" w:date="2014-10-29T16:37:00Z"/>
          <w:rFonts w:asciiTheme="minorHAnsi" w:eastAsiaTheme="minorEastAsia" w:hAnsiTheme="minorHAnsi"/>
          <w:noProof/>
          <w:lang w:eastAsia="lv-LV"/>
        </w:rPr>
      </w:pPr>
      <w:ins w:id="578"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"_Toc402364060"</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5. attēls. Shēmu pievienošana projektam</w:t>
        </w:r>
        <w:r>
          <w:rPr>
            <w:noProof/>
            <w:webHidden/>
          </w:rPr>
          <w:tab/>
        </w:r>
        <w:r>
          <w:rPr>
            <w:noProof/>
            <w:webHidden/>
          </w:rPr>
          <w:fldChar w:fldCharType="begin"/>
        </w:r>
        <w:r>
          <w:rPr>
            <w:noProof/>
            <w:webHidden/>
          </w:rPr>
          <w:instrText xml:space="preserve"> PAGEREF _Toc402364060 \h </w:instrText>
        </w:r>
        <w:r>
          <w:rPr>
            <w:noProof/>
            <w:webHidden/>
          </w:rPr>
        </w:r>
      </w:ins>
      <w:r>
        <w:rPr>
          <w:noProof/>
          <w:webHidden/>
        </w:rPr>
        <w:fldChar w:fldCharType="separate"/>
      </w:r>
      <w:ins w:id="579" w:author="Aleksandrs Zeļikovičs" w:date="2014-10-29T16:37:00Z">
        <w:r>
          <w:rPr>
            <w:noProof/>
            <w:webHidden/>
          </w:rPr>
          <w:t>17</w:t>
        </w:r>
        <w:r>
          <w:rPr>
            <w:noProof/>
            <w:webHidden/>
          </w:rPr>
          <w:fldChar w:fldCharType="end"/>
        </w:r>
        <w:r w:rsidRPr="00955ACD">
          <w:rPr>
            <w:rStyle w:val="Hyperlink"/>
            <w:noProof/>
          </w:rPr>
          <w:fldChar w:fldCharType="end"/>
        </w:r>
      </w:ins>
    </w:p>
    <w:p w14:paraId="3EDD69FD" w14:textId="77777777" w:rsidR="00E95266" w:rsidRDefault="00E95266">
      <w:pPr>
        <w:pStyle w:val="TableofFigures"/>
        <w:rPr>
          <w:ins w:id="580" w:author="Aleksandrs Zeļikovičs" w:date="2014-10-29T16:37:00Z"/>
          <w:rFonts w:asciiTheme="minorHAnsi" w:eastAsiaTheme="minorEastAsia" w:hAnsiTheme="minorHAnsi"/>
          <w:noProof/>
          <w:lang w:eastAsia="lv-LV"/>
        </w:rPr>
      </w:pPr>
      <w:ins w:id="581"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"_Toc402364061"</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6. attēls. Shēmu pievienošana projektam</w:t>
        </w:r>
        <w:r>
          <w:rPr>
            <w:noProof/>
            <w:webHidden/>
          </w:rPr>
          <w:tab/>
        </w:r>
        <w:r>
          <w:rPr>
            <w:noProof/>
            <w:webHidden/>
          </w:rPr>
          <w:fldChar w:fldCharType="begin"/>
        </w:r>
        <w:r>
          <w:rPr>
            <w:noProof/>
            <w:webHidden/>
          </w:rPr>
          <w:instrText xml:space="preserve"> PAGEREF _Toc402364061 \h </w:instrText>
        </w:r>
        <w:r>
          <w:rPr>
            <w:noProof/>
            <w:webHidden/>
          </w:rPr>
        </w:r>
      </w:ins>
      <w:r>
        <w:rPr>
          <w:noProof/>
          <w:webHidden/>
        </w:rPr>
        <w:fldChar w:fldCharType="separate"/>
      </w:r>
      <w:ins w:id="582" w:author="Aleksandrs Zeļikovičs" w:date="2014-10-29T16:37:00Z">
        <w:r>
          <w:rPr>
            <w:noProof/>
            <w:webHidden/>
          </w:rPr>
          <w:t>17</w:t>
        </w:r>
        <w:r>
          <w:rPr>
            <w:noProof/>
            <w:webHidden/>
          </w:rPr>
          <w:fldChar w:fldCharType="end"/>
        </w:r>
        <w:r w:rsidRPr="00955ACD">
          <w:rPr>
            <w:rStyle w:val="Hyperlink"/>
            <w:noProof/>
          </w:rPr>
          <w:fldChar w:fldCharType="end"/>
        </w:r>
      </w:ins>
    </w:p>
    <w:p w14:paraId="4F37F3C4" w14:textId="77777777" w:rsidR="00E95266" w:rsidRDefault="00E95266">
      <w:pPr>
        <w:pStyle w:val="TableofFigures"/>
        <w:rPr>
          <w:ins w:id="583" w:author="Aleksandrs Zeļikovičs" w:date="2014-10-29T16:37:00Z"/>
          <w:rFonts w:asciiTheme="minorHAnsi" w:eastAsiaTheme="minorEastAsia" w:hAnsiTheme="minorHAnsi"/>
          <w:noProof/>
          <w:lang w:eastAsia="lv-LV"/>
        </w:rPr>
      </w:pPr>
      <w:ins w:id="584"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"_Toc402364062"</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7. attēls. Shēmu pievienošana projektam</w:t>
        </w:r>
        <w:r>
          <w:rPr>
            <w:noProof/>
            <w:webHidden/>
          </w:rPr>
          <w:tab/>
        </w:r>
        <w:r>
          <w:rPr>
            <w:noProof/>
            <w:webHidden/>
          </w:rPr>
          <w:fldChar w:fldCharType="begin"/>
        </w:r>
        <w:r>
          <w:rPr>
            <w:noProof/>
            <w:webHidden/>
          </w:rPr>
          <w:instrText xml:space="preserve"> PAGEREF _Toc402364062 \h </w:instrText>
        </w:r>
        <w:r>
          <w:rPr>
            <w:noProof/>
            <w:webHidden/>
          </w:rPr>
        </w:r>
      </w:ins>
      <w:r>
        <w:rPr>
          <w:noProof/>
          <w:webHidden/>
        </w:rPr>
        <w:fldChar w:fldCharType="separate"/>
      </w:r>
      <w:ins w:id="585" w:author="Aleksandrs Zeļikovičs" w:date="2014-10-29T16:37:00Z">
        <w:r>
          <w:rPr>
            <w:noProof/>
            <w:webHidden/>
          </w:rPr>
          <w:t>18</w:t>
        </w:r>
        <w:r>
          <w:rPr>
            <w:noProof/>
            <w:webHidden/>
          </w:rPr>
          <w:fldChar w:fldCharType="end"/>
        </w:r>
        <w:r w:rsidRPr="00955ACD">
          <w:rPr>
            <w:rStyle w:val="Hyperlink"/>
            <w:noProof/>
          </w:rPr>
          <w:fldChar w:fldCharType="end"/>
        </w:r>
      </w:ins>
    </w:p>
    <w:p w14:paraId="308F7ACC" w14:textId="77777777" w:rsidR="00E95266" w:rsidRDefault="00E95266">
      <w:pPr>
        <w:pStyle w:val="TableofFigures"/>
        <w:rPr>
          <w:ins w:id="586" w:author="Aleksandrs Zeļikovičs" w:date="2014-10-29T16:37:00Z"/>
          <w:rFonts w:asciiTheme="minorHAnsi" w:eastAsiaTheme="minorEastAsia" w:hAnsiTheme="minorHAnsi"/>
          <w:noProof/>
          <w:lang w:eastAsia="lv-LV"/>
        </w:rPr>
      </w:pPr>
      <w:ins w:id="587"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"_Toc402364063"</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8. attēls. Shēmu pievienošana projektam, objekta ģenerācija</w:t>
        </w:r>
        <w:r>
          <w:rPr>
            <w:noProof/>
            <w:webHidden/>
          </w:rPr>
          <w:tab/>
        </w:r>
        <w:r>
          <w:rPr>
            <w:noProof/>
            <w:webHidden/>
          </w:rPr>
          <w:fldChar w:fldCharType="begin"/>
        </w:r>
        <w:r>
          <w:rPr>
            <w:noProof/>
            <w:webHidden/>
          </w:rPr>
          <w:instrText xml:space="preserve"> PAGEREF _Toc402364063 \h </w:instrText>
        </w:r>
        <w:r>
          <w:rPr>
            <w:noProof/>
            <w:webHidden/>
          </w:rPr>
        </w:r>
      </w:ins>
      <w:r>
        <w:rPr>
          <w:noProof/>
          <w:webHidden/>
        </w:rPr>
        <w:fldChar w:fldCharType="separate"/>
      </w:r>
      <w:ins w:id="588" w:author="Aleksandrs Zeļikovičs" w:date="2014-10-29T16:37:00Z">
        <w:r>
          <w:rPr>
            <w:noProof/>
            <w:webHidden/>
          </w:rPr>
          <w:t>18</w:t>
        </w:r>
        <w:r>
          <w:rPr>
            <w:noProof/>
            <w:webHidden/>
          </w:rPr>
          <w:fldChar w:fldCharType="end"/>
        </w:r>
        <w:r w:rsidRPr="00955ACD">
          <w:rPr>
            <w:rStyle w:val="Hyperlink"/>
            <w:noProof/>
          </w:rPr>
          <w:fldChar w:fldCharType="end"/>
        </w:r>
      </w:ins>
    </w:p>
    <w:p w14:paraId="0B66C0B9" w14:textId="77777777" w:rsidR="00E95266" w:rsidRDefault="00E95266">
      <w:pPr>
        <w:pStyle w:val="TableofFigures"/>
        <w:rPr>
          <w:ins w:id="589" w:author="Aleksandrs Zeļikovičs" w:date="2014-10-29T16:37:00Z"/>
          <w:rFonts w:asciiTheme="minorHAnsi" w:eastAsiaTheme="minorEastAsia" w:hAnsiTheme="minorHAnsi"/>
          <w:noProof/>
          <w:lang w:eastAsia="lv-LV"/>
        </w:rPr>
      </w:pPr>
      <w:ins w:id="590"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"_Toc402364064"</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9. attēls. Shēmu pievienošana projektam, objekta ģenerācija</w:t>
        </w:r>
        <w:r>
          <w:rPr>
            <w:noProof/>
            <w:webHidden/>
          </w:rPr>
          <w:tab/>
        </w:r>
        <w:r>
          <w:rPr>
            <w:noProof/>
            <w:webHidden/>
          </w:rPr>
          <w:fldChar w:fldCharType="begin"/>
        </w:r>
        <w:r>
          <w:rPr>
            <w:noProof/>
            <w:webHidden/>
          </w:rPr>
          <w:instrText xml:space="preserve"> PAGEREF _Toc402364064 \h </w:instrText>
        </w:r>
        <w:r>
          <w:rPr>
            <w:noProof/>
            <w:webHidden/>
          </w:rPr>
        </w:r>
      </w:ins>
      <w:r>
        <w:rPr>
          <w:noProof/>
          <w:webHidden/>
        </w:rPr>
        <w:fldChar w:fldCharType="separate"/>
      </w:r>
      <w:ins w:id="591" w:author="Aleksandrs Zeļikovičs" w:date="2014-10-29T16:37:00Z">
        <w:r>
          <w:rPr>
            <w:noProof/>
            <w:webHidden/>
          </w:rPr>
          <w:t>19</w:t>
        </w:r>
        <w:r>
          <w:rPr>
            <w:noProof/>
            <w:webHidden/>
          </w:rPr>
          <w:fldChar w:fldCharType="end"/>
        </w:r>
        <w:r w:rsidRPr="00955ACD">
          <w:rPr>
            <w:rStyle w:val="Hyperlink"/>
            <w:noProof/>
          </w:rPr>
          <w:fldChar w:fldCharType="end"/>
        </w:r>
      </w:ins>
    </w:p>
    <w:p w14:paraId="7FFC4029" w14:textId="77777777" w:rsidR="00E95266" w:rsidRDefault="00E95266">
      <w:pPr>
        <w:pStyle w:val="TableofFigures"/>
        <w:rPr>
          <w:ins w:id="592" w:author="Aleksandrs Zeļikovičs" w:date="2014-10-29T16:37:00Z"/>
          <w:rFonts w:asciiTheme="minorHAnsi" w:eastAsiaTheme="minorEastAsia" w:hAnsiTheme="minorHAnsi"/>
          <w:noProof/>
          <w:lang w:eastAsia="lv-LV"/>
        </w:rPr>
      </w:pPr>
      <w:ins w:id="593"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"_Toc402364065"</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10. attēls. Client.cs HL7ServiceBehavior pievienošana</w:t>
        </w:r>
        <w:r>
          <w:rPr>
            <w:noProof/>
            <w:webHidden/>
          </w:rPr>
          <w:tab/>
        </w:r>
        <w:r>
          <w:rPr>
            <w:noProof/>
            <w:webHidden/>
          </w:rPr>
          <w:fldChar w:fldCharType="begin"/>
        </w:r>
        <w:r>
          <w:rPr>
            <w:noProof/>
            <w:webHidden/>
          </w:rPr>
          <w:instrText xml:space="preserve"> PAGEREF _Toc402364065 \h </w:instrText>
        </w:r>
        <w:r>
          <w:rPr>
            <w:noProof/>
            <w:webHidden/>
          </w:rPr>
        </w:r>
      </w:ins>
      <w:r>
        <w:rPr>
          <w:noProof/>
          <w:webHidden/>
        </w:rPr>
        <w:fldChar w:fldCharType="separate"/>
      </w:r>
      <w:ins w:id="594" w:author="Aleksandrs Zeļikovičs" w:date="2014-10-29T16:37:00Z">
        <w:r>
          <w:rPr>
            <w:noProof/>
            <w:webHidden/>
          </w:rPr>
          <w:t>24</w:t>
        </w:r>
        <w:r>
          <w:rPr>
            <w:noProof/>
            <w:webHidden/>
          </w:rPr>
          <w:fldChar w:fldCharType="end"/>
        </w:r>
        <w:r w:rsidRPr="00955ACD">
          <w:rPr>
            <w:rStyle w:val="Hyperlink"/>
            <w:noProof/>
          </w:rPr>
          <w:fldChar w:fldCharType="end"/>
        </w:r>
      </w:ins>
    </w:p>
    <w:p w14:paraId="0B3665A0" w14:textId="77777777" w:rsidR="00E95266" w:rsidRDefault="00E95266">
      <w:pPr>
        <w:pStyle w:val="TableofFigures"/>
        <w:rPr>
          <w:ins w:id="595" w:author="Aleksandrs Zeļikovičs" w:date="2014-10-29T16:37:00Z"/>
          <w:rFonts w:asciiTheme="minorHAnsi" w:eastAsiaTheme="minorEastAsia" w:hAnsiTheme="minorHAnsi"/>
          <w:noProof/>
          <w:lang w:eastAsia="lv-LV"/>
        </w:rPr>
      </w:pPr>
      <w:ins w:id="596"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"_Toc402364066"</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11. attēls. Client.cs HL7 kļūdu apkalpošana</w:t>
        </w:r>
        <w:r>
          <w:rPr>
            <w:noProof/>
            <w:webHidden/>
          </w:rPr>
          <w:tab/>
        </w:r>
        <w:r>
          <w:rPr>
            <w:noProof/>
            <w:webHidden/>
          </w:rPr>
          <w:fldChar w:fldCharType="begin"/>
        </w:r>
        <w:r>
          <w:rPr>
            <w:noProof/>
            <w:webHidden/>
          </w:rPr>
          <w:instrText xml:space="preserve"> PAGEREF _Toc402364066 \h </w:instrText>
        </w:r>
        <w:r>
          <w:rPr>
            <w:noProof/>
            <w:webHidden/>
          </w:rPr>
        </w:r>
      </w:ins>
      <w:r>
        <w:rPr>
          <w:noProof/>
          <w:webHidden/>
        </w:rPr>
        <w:fldChar w:fldCharType="separate"/>
      </w:r>
      <w:ins w:id="597" w:author="Aleksandrs Zeļikovičs" w:date="2014-10-29T16:37:00Z">
        <w:r>
          <w:rPr>
            <w:noProof/>
            <w:webHidden/>
          </w:rPr>
          <w:t>24</w:t>
        </w:r>
        <w:r>
          <w:rPr>
            <w:noProof/>
            <w:webHidden/>
          </w:rPr>
          <w:fldChar w:fldCharType="end"/>
        </w:r>
        <w:r w:rsidRPr="00955ACD">
          <w:rPr>
            <w:rStyle w:val="Hyperlink"/>
            <w:noProof/>
          </w:rPr>
          <w:fldChar w:fldCharType="end"/>
        </w:r>
      </w:ins>
    </w:p>
    <w:p w14:paraId="40E56100" w14:textId="77777777" w:rsidR="00E95266" w:rsidRDefault="00E95266">
      <w:pPr>
        <w:pStyle w:val="TableofFigures"/>
        <w:rPr>
          <w:ins w:id="598" w:author="Aleksandrs Zeļikovičs" w:date="2014-10-29T16:37:00Z"/>
          <w:rFonts w:asciiTheme="minorHAnsi" w:eastAsiaTheme="minorEastAsia" w:hAnsiTheme="minorHAnsi"/>
          <w:noProof/>
          <w:lang w:eastAsia="lv-LV"/>
        </w:rPr>
      </w:pPr>
      <w:ins w:id="599"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"_Toc402364067"</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12. attēls. Client.cs datnes piemērs</w:t>
        </w:r>
        <w:r>
          <w:rPr>
            <w:noProof/>
            <w:webHidden/>
          </w:rPr>
          <w:tab/>
        </w:r>
        <w:r>
          <w:rPr>
            <w:noProof/>
            <w:webHidden/>
          </w:rPr>
          <w:fldChar w:fldCharType="begin"/>
        </w:r>
        <w:r>
          <w:rPr>
            <w:noProof/>
            <w:webHidden/>
          </w:rPr>
          <w:instrText xml:space="preserve"> PAGEREF _Toc402364067 \h </w:instrText>
        </w:r>
        <w:r>
          <w:rPr>
            <w:noProof/>
            <w:webHidden/>
          </w:rPr>
        </w:r>
      </w:ins>
      <w:r>
        <w:rPr>
          <w:noProof/>
          <w:webHidden/>
        </w:rPr>
        <w:fldChar w:fldCharType="separate"/>
      </w:r>
      <w:ins w:id="600" w:author="Aleksandrs Zeļikovičs" w:date="2014-10-29T16:37:00Z">
        <w:r>
          <w:rPr>
            <w:noProof/>
            <w:webHidden/>
          </w:rPr>
          <w:t>25</w:t>
        </w:r>
        <w:r>
          <w:rPr>
            <w:noProof/>
            <w:webHidden/>
          </w:rPr>
          <w:fldChar w:fldCharType="end"/>
        </w:r>
        <w:r w:rsidRPr="00955ACD">
          <w:rPr>
            <w:rStyle w:val="Hyperlink"/>
            <w:noProof/>
          </w:rPr>
          <w:fldChar w:fldCharType="end"/>
        </w:r>
      </w:ins>
    </w:p>
    <w:p w14:paraId="3AC7077B" w14:textId="77777777" w:rsidR="00E95266" w:rsidRDefault="00E95266">
      <w:pPr>
        <w:pStyle w:val="TableofFigures"/>
        <w:rPr>
          <w:ins w:id="601" w:author="Aleksandrs Zeļikovičs" w:date="2014-10-29T16:37:00Z"/>
          <w:rFonts w:asciiTheme="minorHAnsi" w:eastAsiaTheme="minorEastAsia" w:hAnsiTheme="minorHAnsi"/>
          <w:noProof/>
          <w:lang w:eastAsia="lv-LV"/>
        </w:rPr>
      </w:pPr>
      <w:ins w:id="602"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"_Toc402364068"</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13. attēls. Projekta izveidošana</w:t>
        </w:r>
        <w:r>
          <w:rPr>
            <w:noProof/>
            <w:webHidden/>
          </w:rPr>
          <w:tab/>
        </w:r>
        <w:r>
          <w:rPr>
            <w:noProof/>
            <w:webHidden/>
          </w:rPr>
          <w:fldChar w:fldCharType="begin"/>
        </w:r>
        <w:r>
          <w:rPr>
            <w:noProof/>
            <w:webHidden/>
          </w:rPr>
          <w:instrText xml:space="preserve"> PAGEREF _Toc402364068 \h </w:instrText>
        </w:r>
        <w:r>
          <w:rPr>
            <w:noProof/>
            <w:webHidden/>
          </w:rPr>
        </w:r>
      </w:ins>
      <w:r>
        <w:rPr>
          <w:noProof/>
          <w:webHidden/>
        </w:rPr>
        <w:fldChar w:fldCharType="separate"/>
      </w:r>
      <w:ins w:id="603" w:author="Aleksandrs Zeļikovičs" w:date="2014-10-29T16:37:00Z">
        <w:r>
          <w:rPr>
            <w:noProof/>
            <w:webHidden/>
          </w:rPr>
          <w:t>25</w:t>
        </w:r>
        <w:r>
          <w:rPr>
            <w:noProof/>
            <w:webHidden/>
          </w:rPr>
          <w:fldChar w:fldCharType="end"/>
        </w:r>
        <w:r w:rsidRPr="00955ACD">
          <w:rPr>
            <w:rStyle w:val="Hyperlink"/>
            <w:noProof/>
          </w:rPr>
          <w:fldChar w:fldCharType="end"/>
        </w:r>
      </w:ins>
    </w:p>
    <w:p w14:paraId="0076C24B" w14:textId="77777777" w:rsidR="00E95266" w:rsidRDefault="00E95266">
      <w:pPr>
        <w:pStyle w:val="TableofFigures"/>
        <w:rPr>
          <w:ins w:id="604" w:author="Aleksandrs Zeļikovičs" w:date="2014-10-29T16:37:00Z"/>
          <w:rFonts w:asciiTheme="minorHAnsi" w:eastAsiaTheme="minorEastAsia" w:hAnsiTheme="minorHAnsi"/>
          <w:noProof/>
          <w:lang w:eastAsia="lv-LV"/>
        </w:rPr>
      </w:pPr>
      <w:ins w:id="605"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"_Toc402364069"</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14. attēls. Projekti</w:t>
        </w:r>
        <w:r>
          <w:rPr>
            <w:noProof/>
            <w:webHidden/>
          </w:rPr>
          <w:tab/>
        </w:r>
        <w:r>
          <w:rPr>
            <w:noProof/>
            <w:webHidden/>
          </w:rPr>
          <w:fldChar w:fldCharType="begin"/>
        </w:r>
        <w:r>
          <w:rPr>
            <w:noProof/>
            <w:webHidden/>
          </w:rPr>
          <w:instrText xml:space="preserve"> PAGEREF _Toc402364069 \h </w:instrText>
        </w:r>
        <w:r>
          <w:rPr>
            <w:noProof/>
            <w:webHidden/>
          </w:rPr>
        </w:r>
      </w:ins>
      <w:r>
        <w:rPr>
          <w:noProof/>
          <w:webHidden/>
        </w:rPr>
        <w:fldChar w:fldCharType="separate"/>
      </w:r>
      <w:ins w:id="606" w:author="Aleksandrs Zeļikovičs" w:date="2014-10-29T16:37:00Z">
        <w:r>
          <w:rPr>
            <w:noProof/>
            <w:webHidden/>
          </w:rPr>
          <w:t>26</w:t>
        </w:r>
        <w:r>
          <w:rPr>
            <w:noProof/>
            <w:webHidden/>
          </w:rPr>
          <w:fldChar w:fldCharType="end"/>
        </w:r>
        <w:r w:rsidRPr="00955ACD">
          <w:rPr>
            <w:rStyle w:val="Hyperlink"/>
            <w:noProof/>
          </w:rPr>
          <w:fldChar w:fldCharType="end"/>
        </w:r>
      </w:ins>
    </w:p>
    <w:p w14:paraId="67086B18" w14:textId="77777777" w:rsidR="00E95266" w:rsidRDefault="00E95266">
      <w:pPr>
        <w:pStyle w:val="TableofFigures"/>
        <w:rPr>
          <w:ins w:id="607" w:author="Aleksandrs Zeļikovičs" w:date="2014-10-29T16:37:00Z"/>
          <w:rFonts w:asciiTheme="minorHAnsi" w:eastAsiaTheme="minorEastAsia" w:hAnsiTheme="minorHAnsi"/>
          <w:noProof/>
          <w:lang w:eastAsia="lv-LV"/>
        </w:rPr>
      </w:pPr>
      <w:ins w:id="608"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"_Toc402364070"</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15. attēls. IHL7SyncContract.cs datnes piemērs</w:t>
        </w:r>
        <w:r>
          <w:rPr>
            <w:noProof/>
            <w:webHidden/>
          </w:rPr>
          <w:tab/>
        </w:r>
        <w:r>
          <w:rPr>
            <w:noProof/>
            <w:webHidden/>
          </w:rPr>
          <w:fldChar w:fldCharType="begin"/>
        </w:r>
        <w:r>
          <w:rPr>
            <w:noProof/>
            <w:webHidden/>
          </w:rPr>
          <w:instrText xml:space="preserve"> PAGEREF _Toc402364070 \h </w:instrText>
        </w:r>
        <w:r>
          <w:rPr>
            <w:noProof/>
            <w:webHidden/>
          </w:rPr>
        </w:r>
      </w:ins>
      <w:r>
        <w:rPr>
          <w:noProof/>
          <w:webHidden/>
        </w:rPr>
        <w:fldChar w:fldCharType="separate"/>
      </w:r>
      <w:ins w:id="609" w:author="Aleksandrs Zeļikovičs" w:date="2014-10-29T16:37:00Z">
        <w:r>
          <w:rPr>
            <w:noProof/>
            <w:webHidden/>
          </w:rPr>
          <w:t>26</w:t>
        </w:r>
        <w:r>
          <w:rPr>
            <w:noProof/>
            <w:webHidden/>
          </w:rPr>
          <w:fldChar w:fldCharType="end"/>
        </w:r>
        <w:r w:rsidRPr="00955ACD">
          <w:rPr>
            <w:rStyle w:val="Hyperlink"/>
            <w:noProof/>
          </w:rPr>
          <w:fldChar w:fldCharType="end"/>
        </w:r>
      </w:ins>
    </w:p>
    <w:p w14:paraId="49016C3C" w14:textId="77777777" w:rsidR="00E95266" w:rsidRDefault="00E95266">
      <w:pPr>
        <w:pStyle w:val="TableofFigures"/>
        <w:rPr>
          <w:ins w:id="610" w:author="Aleksandrs Zeļikovičs" w:date="2014-10-29T16:37:00Z"/>
          <w:rFonts w:asciiTheme="minorHAnsi" w:eastAsiaTheme="minorEastAsia" w:hAnsiTheme="minorHAnsi"/>
          <w:noProof/>
          <w:lang w:eastAsia="lv-LV"/>
        </w:rPr>
      </w:pPr>
      <w:ins w:id="611"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"_Toc402364071"</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16. attēls. Service.cs datnes piemērs</w:t>
        </w:r>
        <w:r>
          <w:rPr>
            <w:noProof/>
            <w:webHidden/>
          </w:rPr>
          <w:tab/>
        </w:r>
        <w:r>
          <w:rPr>
            <w:noProof/>
            <w:webHidden/>
          </w:rPr>
          <w:fldChar w:fldCharType="begin"/>
        </w:r>
        <w:r>
          <w:rPr>
            <w:noProof/>
            <w:webHidden/>
          </w:rPr>
          <w:instrText xml:space="preserve"> PAGEREF _Toc402364071 \h </w:instrText>
        </w:r>
        <w:r>
          <w:rPr>
            <w:noProof/>
            <w:webHidden/>
          </w:rPr>
        </w:r>
      </w:ins>
      <w:r>
        <w:rPr>
          <w:noProof/>
          <w:webHidden/>
        </w:rPr>
        <w:fldChar w:fldCharType="separate"/>
      </w:r>
      <w:ins w:id="612" w:author="Aleksandrs Zeļikovičs" w:date="2014-10-29T16:37:00Z">
        <w:r>
          <w:rPr>
            <w:noProof/>
            <w:webHidden/>
          </w:rPr>
          <w:t>26</w:t>
        </w:r>
        <w:r>
          <w:rPr>
            <w:noProof/>
            <w:webHidden/>
          </w:rPr>
          <w:fldChar w:fldCharType="end"/>
        </w:r>
        <w:r w:rsidRPr="00955ACD">
          <w:rPr>
            <w:rStyle w:val="Hyperlink"/>
            <w:noProof/>
          </w:rPr>
          <w:fldChar w:fldCharType="end"/>
        </w:r>
      </w:ins>
    </w:p>
    <w:p w14:paraId="56A20A0B" w14:textId="77777777" w:rsidR="00E95266" w:rsidRDefault="00E95266">
      <w:pPr>
        <w:pStyle w:val="TableofFigures"/>
        <w:rPr>
          <w:ins w:id="613" w:author="Aleksandrs Zeļikovičs" w:date="2014-10-29T16:37:00Z"/>
          <w:rFonts w:asciiTheme="minorHAnsi" w:eastAsiaTheme="minorEastAsia" w:hAnsiTheme="minorHAnsi"/>
          <w:noProof/>
          <w:lang w:eastAsia="lv-LV"/>
        </w:rPr>
      </w:pPr>
      <w:ins w:id="614"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"_Toc402364072"</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17. attēls. IHL7SyncContract.cs datnes piemērs</w:t>
        </w:r>
        <w:r>
          <w:rPr>
            <w:noProof/>
            <w:webHidden/>
          </w:rPr>
          <w:tab/>
        </w:r>
        <w:r>
          <w:rPr>
            <w:noProof/>
            <w:webHidden/>
          </w:rPr>
          <w:fldChar w:fldCharType="begin"/>
        </w:r>
        <w:r>
          <w:rPr>
            <w:noProof/>
            <w:webHidden/>
          </w:rPr>
          <w:instrText xml:space="preserve"> PAGEREF _Toc402364072 \h </w:instrText>
        </w:r>
        <w:r>
          <w:rPr>
            <w:noProof/>
            <w:webHidden/>
          </w:rPr>
        </w:r>
      </w:ins>
      <w:r>
        <w:rPr>
          <w:noProof/>
          <w:webHidden/>
        </w:rPr>
        <w:fldChar w:fldCharType="separate"/>
      </w:r>
      <w:ins w:id="615" w:author="Aleksandrs Zeļikovičs" w:date="2014-10-29T16:37:00Z">
        <w:r>
          <w:rPr>
            <w:noProof/>
            <w:webHidden/>
          </w:rPr>
          <w:t>27</w:t>
        </w:r>
        <w:r>
          <w:rPr>
            <w:noProof/>
            <w:webHidden/>
          </w:rPr>
          <w:fldChar w:fldCharType="end"/>
        </w:r>
        <w:r w:rsidRPr="00955ACD">
          <w:rPr>
            <w:rStyle w:val="Hyperlink"/>
            <w:noProof/>
          </w:rPr>
          <w:fldChar w:fldCharType="end"/>
        </w:r>
      </w:ins>
    </w:p>
    <w:p w14:paraId="21683671" w14:textId="77777777" w:rsidR="00E95266" w:rsidRDefault="00E95266">
      <w:pPr>
        <w:pStyle w:val="TableofFigures"/>
        <w:rPr>
          <w:ins w:id="616" w:author="Aleksandrs Zeļikovičs" w:date="2014-10-29T16:37:00Z"/>
          <w:rFonts w:asciiTheme="minorHAnsi" w:eastAsiaTheme="minorEastAsia" w:hAnsiTheme="minorHAnsi"/>
          <w:noProof/>
          <w:lang w:eastAsia="lv-LV"/>
        </w:rPr>
      </w:pPr>
      <w:ins w:id="617"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"_Toc402364073"</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18. attēls. Client.cs datnes piemērs</w:t>
        </w:r>
        <w:r>
          <w:rPr>
            <w:noProof/>
            <w:webHidden/>
          </w:rPr>
          <w:tab/>
        </w:r>
        <w:r>
          <w:rPr>
            <w:noProof/>
            <w:webHidden/>
          </w:rPr>
          <w:fldChar w:fldCharType="begin"/>
        </w:r>
        <w:r>
          <w:rPr>
            <w:noProof/>
            <w:webHidden/>
          </w:rPr>
          <w:instrText xml:space="preserve"> PAGEREF _Toc402364073 \h </w:instrText>
        </w:r>
        <w:r>
          <w:rPr>
            <w:noProof/>
            <w:webHidden/>
          </w:rPr>
        </w:r>
      </w:ins>
      <w:r>
        <w:rPr>
          <w:noProof/>
          <w:webHidden/>
        </w:rPr>
        <w:fldChar w:fldCharType="separate"/>
      </w:r>
      <w:ins w:id="618" w:author="Aleksandrs Zeļikovičs" w:date="2014-10-29T16:37:00Z">
        <w:r>
          <w:rPr>
            <w:noProof/>
            <w:webHidden/>
          </w:rPr>
          <w:t>27</w:t>
        </w:r>
        <w:r>
          <w:rPr>
            <w:noProof/>
            <w:webHidden/>
          </w:rPr>
          <w:fldChar w:fldCharType="end"/>
        </w:r>
        <w:r w:rsidRPr="00955ACD">
          <w:rPr>
            <w:rStyle w:val="Hyperlink"/>
            <w:noProof/>
          </w:rPr>
          <w:fldChar w:fldCharType="end"/>
        </w:r>
      </w:ins>
    </w:p>
    <w:p w14:paraId="35FD5CDA" w14:textId="77777777" w:rsidR="00E95266" w:rsidRDefault="00E95266">
      <w:pPr>
        <w:pStyle w:val="TableofFigures"/>
        <w:rPr>
          <w:ins w:id="619" w:author="Aleksandrs Zeļikovičs" w:date="2014-10-29T16:37:00Z"/>
          <w:rFonts w:asciiTheme="minorHAnsi" w:eastAsiaTheme="minorEastAsia" w:hAnsiTheme="minorHAnsi"/>
          <w:noProof/>
          <w:lang w:eastAsia="lv-LV"/>
        </w:rPr>
      </w:pPr>
      <w:ins w:id="620"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"_Toc402364074"</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19. attēls. LinqToXsd ģenerētu shēmu projekts</w:t>
        </w:r>
        <w:r>
          <w:rPr>
            <w:noProof/>
            <w:webHidden/>
          </w:rPr>
          <w:tab/>
        </w:r>
        <w:r>
          <w:rPr>
            <w:noProof/>
            <w:webHidden/>
          </w:rPr>
          <w:fldChar w:fldCharType="begin"/>
        </w:r>
        <w:r>
          <w:rPr>
            <w:noProof/>
            <w:webHidden/>
          </w:rPr>
          <w:instrText xml:space="preserve"> PAGEREF _Toc402364074 \h </w:instrText>
        </w:r>
        <w:r>
          <w:rPr>
            <w:noProof/>
            <w:webHidden/>
          </w:rPr>
        </w:r>
      </w:ins>
      <w:r>
        <w:rPr>
          <w:noProof/>
          <w:webHidden/>
        </w:rPr>
        <w:fldChar w:fldCharType="separate"/>
      </w:r>
      <w:ins w:id="621" w:author="Aleksandrs Zeļikovičs" w:date="2014-10-29T16:37:00Z">
        <w:r>
          <w:rPr>
            <w:noProof/>
            <w:webHidden/>
          </w:rPr>
          <w:t>28</w:t>
        </w:r>
        <w:r>
          <w:rPr>
            <w:noProof/>
            <w:webHidden/>
          </w:rPr>
          <w:fldChar w:fldCharType="end"/>
        </w:r>
        <w:r w:rsidRPr="00955ACD">
          <w:rPr>
            <w:rStyle w:val="Hyperlink"/>
            <w:noProof/>
          </w:rPr>
          <w:fldChar w:fldCharType="end"/>
        </w:r>
      </w:ins>
    </w:p>
    <w:p w14:paraId="53DFDBD4" w14:textId="77777777" w:rsidR="00E95266" w:rsidRDefault="00E95266">
      <w:pPr>
        <w:pStyle w:val="TableofFigures"/>
        <w:rPr>
          <w:ins w:id="622" w:author="Aleksandrs Zeļikovičs" w:date="2014-10-29T16:37:00Z"/>
          <w:rFonts w:asciiTheme="minorHAnsi" w:eastAsiaTheme="minorEastAsia" w:hAnsiTheme="minorHAnsi"/>
          <w:noProof/>
          <w:lang w:eastAsia="lv-LV"/>
        </w:rPr>
      </w:pPr>
      <w:ins w:id="623"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"_Toc402364075"</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20. attēls. Risinājuma piemērs</w:t>
        </w:r>
        <w:r>
          <w:rPr>
            <w:noProof/>
            <w:webHidden/>
          </w:rPr>
          <w:tab/>
        </w:r>
        <w:r>
          <w:rPr>
            <w:noProof/>
            <w:webHidden/>
          </w:rPr>
          <w:fldChar w:fldCharType="begin"/>
        </w:r>
        <w:r>
          <w:rPr>
            <w:noProof/>
            <w:webHidden/>
          </w:rPr>
          <w:instrText xml:space="preserve"> PAGEREF _Toc402364075 \h </w:instrText>
        </w:r>
        <w:r>
          <w:rPr>
            <w:noProof/>
            <w:webHidden/>
          </w:rPr>
        </w:r>
      </w:ins>
      <w:r>
        <w:rPr>
          <w:noProof/>
          <w:webHidden/>
        </w:rPr>
        <w:fldChar w:fldCharType="separate"/>
      </w:r>
      <w:ins w:id="624" w:author="Aleksandrs Zeļikovičs" w:date="2014-10-29T16:37:00Z">
        <w:r>
          <w:rPr>
            <w:noProof/>
            <w:webHidden/>
          </w:rPr>
          <w:t>28</w:t>
        </w:r>
        <w:r>
          <w:rPr>
            <w:noProof/>
            <w:webHidden/>
          </w:rPr>
          <w:fldChar w:fldCharType="end"/>
        </w:r>
        <w:r w:rsidRPr="00955ACD">
          <w:rPr>
            <w:rStyle w:val="Hyperlink"/>
            <w:noProof/>
          </w:rPr>
          <w:fldChar w:fldCharType="end"/>
        </w:r>
      </w:ins>
    </w:p>
    <w:p w14:paraId="4E013C8A" w14:textId="77777777" w:rsidR="00E95266" w:rsidRDefault="00E95266">
      <w:pPr>
        <w:pStyle w:val="TableofFigures"/>
        <w:rPr>
          <w:ins w:id="625" w:author="Aleksandrs Zeļikovičs" w:date="2014-10-29T16:37:00Z"/>
          <w:rFonts w:asciiTheme="minorHAnsi" w:eastAsiaTheme="minorEastAsia" w:hAnsiTheme="minorHAnsi"/>
          <w:noProof/>
          <w:lang w:eastAsia="lv-LV"/>
        </w:rPr>
      </w:pPr>
      <w:ins w:id="626"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"_Toc402364076"</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21. attēls. IHL7SyncContract.cs datnes piemērs</w:t>
        </w:r>
        <w:r>
          <w:rPr>
            <w:noProof/>
            <w:webHidden/>
          </w:rPr>
          <w:tab/>
        </w:r>
        <w:r>
          <w:rPr>
            <w:noProof/>
            <w:webHidden/>
          </w:rPr>
          <w:fldChar w:fldCharType="begin"/>
        </w:r>
        <w:r>
          <w:rPr>
            <w:noProof/>
            <w:webHidden/>
          </w:rPr>
          <w:instrText xml:space="preserve"> PAGEREF _Toc402364076 \h </w:instrText>
        </w:r>
        <w:r>
          <w:rPr>
            <w:noProof/>
            <w:webHidden/>
          </w:rPr>
        </w:r>
      </w:ins>
      <w:r>
        <w:rPr>
          <w:noProof/>
          <w:webHidden/>
        </w:rPr>
        <w:fldChar w:fldCharType="separate"/>
      </w:r>
      <w:ins w:id="627" w:author="Aleksandrs Zeļikovičs" w:date="2014-10-29T16:37:00Z">
        <w:r>
          <w:rPr>
            <w:noProof/>
            <w:webHidden/>
          </w:rPr>
          <w:t>29</w:t>
        </w:r>
        <w:r>
          <w:rPr>
            <w:noProof/>
            <w:webHidden/>
          </w:rPr>
          <w:fldChar w:fldCharType="end"/>
        </w:r>
        <w:r w:rsidRPr="00955ACD">
          <w:rPr>
            <w:rStyle w:val="Hyperlink"/>
            <w:noProof/>
          </w:rPr>
          <w:fldChar w:fldCharType="end"/>
        </w:r>
      </w:ins>
    </w:p>
    <w:p w14:paraId="207C62E3" w14:textId="77777777" w:rsidR="00E95266" w:rsidRDefault="00E95266">
      <w:pPr>
        <w:pStyle w:val="TableofFigures"/>
        <w:rPr>
          <w:ins w:id="628" w:author="Aleksandrs Zeļikovičs" w:date="2014-10-29T16:37:00Z"/>
          <w:rFonts w:asciiTheme="minorHAnsi" w:eastAsiaTheme="minorEastAsia" w:hAnsiTheme="minorHAnsi"/>
          <w:noProof/>
          <w:lang w:eastAsia="lv-LV"/>
        </w:rPr>
      </w:pPr>
      <w:ins w:id="629"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"_Toc402364077"</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22. attēls. Service.cs datnes piemērs</w:t>
        </w:r>
        <w:r>
          <w:rPr>
            <w:noProof/>
            <w:webHidden/>
          </w:rPr>
          <w:tab/>
        </w:r>
        <w:r>
          <w:rPr>
            <w:noProof/>
            <w:webHidden/>
          </w:rPr>
          <w:fldChar w:fldCharType="begin"/>
        </w:r>
        <w:r>
          <w:rPr>
            <w:noProof/>
            <w:webHidden/>
          </w:rPr>
          <w:instrText xml:space="preserve"> PAGEREF _Toc402364077 \h </w:instrText>
        </w:r>
        <w:r>
          <w:rPr>
            <w:noProof/>
            <w:webHidden/>
          </w:rPr>
        </w:r>
      </w:ins>
      <w:r>
        <w:rPr>
          <w:noProof/>
          <w:webHidden/>
        </w:rPr>
        <w:fldChar w:fldCharType="separate"/>
      </w:r>
      <w:ins w:id="630" w:author="Aleksandrs Zeļikovičs" w:date="2014-10-29T16:37:00Z">
        <w:r>
          <w:rPr>
            <w:noProof/>
            <w:webHidden/>
          </w:rPr>
          <w:t>30</w:t>
        </w:r>
        <w:r>
          <w:rPr>
            <w:noProof/>
            <w:webHidden/>
          </w:rPr>
          <w:fldChar w:fldCharType="end"/>
        </w:r>
        <w:r w:rsidRPr="00955ACD">
          <w:rPr>
            <w:rStyle w:val="Hyperlink"/>
            <w:noProof/>
          </w:rPr>
          <w:fldChar w:fldCharType="end"/>
        </w:r>
      </w:ins>
    </w:p>
    <w:p w14:paraId="5EEA4F64" w14:textId="77777777" w:rsidR="00E95266" w:rsidRDefault="00E95266">
      <w:pPr>
        <w:pStyle w:val="TableofFigures"/>
        <w:rPr>
          <w:ins w:id="631" w:author="Aleksandrs Zeļikovičs" w:date="2014-10-29T16:37:00Z"/>
          <w:rFonts w:asciiTheme="minorHAnsi" w:eastAsiaTheme="minorEastAsia" w:hAnsiTheme="minorHAnsi"/>
          <w:noProof/>
          <w:lang w:eastAsia="lv-LV"/>
        </w:rPr>
      </w:pPr>
      <w:ins w:id="632"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"_Toc402364078"</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23. attēls. Client.cs datnes piemērs</w:t>
        </w:r>
        <w:r>
          <w:rPr>
            <w:noProof/>
            <w:webHidden/>
          </w:rPr>
          <w:tab/>
        </w:r>
        <w:r>
          <w:rPr>
            <w:noProof/>
            <w:webHidden/>
          </w:rPr>
          <w:fldChar w:fldCharType="begin"/>
        </w:r>
        <w:r>
          <w:rPr>
            <w:noProof/>
            <w:webHidden/>
          </w:rPr>
          <w:instrText xml:space="preserve"> PAGEREF _Toc402364078 \h </w:instrText>
        </w:r>
        <w:r>
          <w:rPr>
            <w:noProof/>
            <w:webHidden/>
          </w:rPr>
        </w:r>
      </w:ins>
      <w:r>
        <w:rPr>
          <w:noProof/>
          <w:webHidden/>
        </w:rPr>
        <w:fldChar w:fldCharType="separate"/>
      </w:r>
      <w:ins w:id="633" w:author="Aleksandrs Zeļikovičs" w:date="2014-10-29T16:37:00Z">
        <w:r>
          <w:rPr>
            <w:noProof/>
            <w:webHidden/>
          </w:rPr>
          <w:t>31</w:t>
        </w:r>
        <w:r>
          <w:rPr>
            <w:noProof/>
            <w:webHidden/>
          </w:rPr>
          <w:fldChar w:fldCharType="end"/>
        </w:r>
        <w:r w:rsidRPr="00955ACD">
          <w:rPr>
            <w:rStyle w:val="Hyperlink"/>
            <w:noProof/>
          </w:rPr>
          <w:fldChar w:fldCharType="end"/>
        </w:r>
      </w:ins>
    </w:p>
    <w:p w14:paraId="5DF4A09E" w14:textId="77777777" w:rsidR="00E95266" w:rsidRDefault="00E95266">
      <w:pPr>
        <w:pStyle w:val="TableofFigures"/>
        <w:rPr>
          <w:ins w:id="634" w:author="Aleksandrs Zeļikovičs" w:date="2014-10-29T16:37:00Z"/>
          <w:rFonts w:asciiTheme="minorHAnsi" w:eastAsiaTheme="minorEastAsia" w:hAnsiTheme="minorHAnsi"/>
          <w:noProof/>
          <w:lang w:eastAsia="lv-LV"/>
        </w:rPr>
      </w:pPr>
      <w:ins w:id="635"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"_Toc402364079"</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24. attēls. Risinājuma piemērs</w:t>
        </w:r>
        <w:r>
          <w:rPr>
            <w:noProof/>
            <w:webHidden/>
          </w:rPr>
          <w:tab/>
        </w:r>
        <w:r>
          <w:rPr>
            <w:noProof/>
            <w:webHidden/>
          </w:rPr>
          <w:fldChar w:fldCharType="begin"/>
        </w:r>
        <w:r>
          <w:rPr>
            <w:noProof/>
            <w:webHidden/>
          </w:rPr>
          <w:instrText xml:space="preserve"> PAGEREF _Toc402364079 \h </w:instrText>
        </w:r>
        <w:r>
          <w:rPr>
            <w:noProof/>
            <w:webHidden/>
          </w:rPr>
        </w:r>
      </w:ins>
      <w:r>
        <w:rPr>
          <w:noProof/>
          <w:webHidden/>
        </w:rPr>
        <w:fldChar w:fldCharType="separate"/>
      </w:r>
      <w:ins w:id="636" w:author="Aleksandrs Zeļikovičs" w:date="2014-10-29T16:37:00Z">
        <w:r>
          <w:rPr>
            <w:noProof/>
            <w:webHidden/>
          </w:rPr>
          <w:t>32</w:t>
        </w:r>
        <w:r>
          <w:rPr>
            <w:noProof/>
            <w:webHidden/>
          </w:rPr>
          <w:fldChar w:fldCharType="end"/>
        </w:r>
        <w:r w:rsidRPr="00955ACD">
          <w:rPr>
            <w:rStyle w:val="Hyperlink"/>
            <w:noProof/>
          </w:rPr>
          <w:fldChar w:fldCharType="end"/>
        </w:r>
      </w:ins>
    </w:p>
    <w:p w14:paraId="0CC2BFD1" w14:textId="77777777" w:rsidR="00E95266" w:rsidRDefault="00E95266">
      <w:pPr>
        <w:pStyle w:val="TableofFigures"/>
        <w:rPr>
          <w:ins w:id="637" w:author="Aleksandrs Zeļikovičs" w:date="2014-10-29T16:37:00Z"/>
          <w:rFonts w:asciiTheme="minorHAnsi" w:eastAsiaTheme="minorEastAsia" w:hAnsiTheme="minorHAnsi"/>
          <w:noProof/>
          <w:lang w:eastAsia="lv-LV"/>
        </w:rPr>
      </w:pPr>
      <w:ins w:id="638"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"_Toc402364080"</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25. attēls. IHL7SyncContract.cs datnes piemērs</w:t>
        </w:r>
        <w:r>
          <w:rPr>
            <w:noProof/>
            <w:webHidden/>
          </w:rPr>
          <w:tab/>
        </w:r>
        <w:r>
          <w:rPr>
            <w:noProof/>
            <w:webHidden/>
          </w:rPr>
          <w:fldChar w:fldCharType="begin"/>
        </w:r>
        <w:r>
          <w:rPr>
            <w:noProof/>
            <w:webHidden/>
          </w:rPr>
          <w:instrText xml:space="preserve"> PAGEREF _Toc402364080 \h </w:instrText>
        </w:r>
        <w:r>
          <w:rPr>
            <w:noProof/>
            <w:webHidden/>
          </w:rPr>
        </w:r>
      </w:ins>
      <w:r>
        <w:rPr>
          <w:noProof/>
          <w:webHidden/>
        </w:rPr>
        <w:fldChar w:fldCharType="separate"/>
      </w:r>
      <w:ins w:id="639" w:author="Aleksandrs Zeļikovičs" w:date="2014-10-29T16:37:00Z">
        <w:r>
          <w:rPr>
            <w:noProof/>
            <w:webHidden/>
          </w:rPr>
          <w:t>32</w:t>
        </w:r>
        <w:r>
          <w:rPr>
            <w:noProof/>
            <w:webHidden/>
          </w:rPr>
          <w:fldChar w:fldCharType="end"/>
        </w:r>
        <w:r w:rsidRPr="00955ACD">
          <w:rPr>
            <w:rStyle w:val="Hyperlink"/>
            <w:noProof/>
          </w:rPr>
          <w:fldChar w:fldCharType="end"/>
        </w:r>
      </w:ins>
    </w:p>
    <w:p w14:paraId="2645766A" w14:textId="77777777" w:rsidR="00E95266" w:rsidRDefault="00E95266">
      <w:pPr>
        <w:pStyle w:val="TableofFigures"/>
        <w:rPr>
          <w:ins w:id="640" w:author="Aleksandrs Zeļikovičs" w:date="2014-10-29T16:37:00Z"/>
          <w:rFonts w:asciiTheme="minorHAnsi" w:eastAsiaTheme="minorEastAsia" w:hAnsiTheme="minorHAnsi"/>
          <w:noProof/>
          <w:lang w:eastAsia="lv-LV"/>
        </w:rPr>
      </w:pPr>
      <w:ins w:id="641"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"_Toc402364081"</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26. attēls. Service.cs datnes piemērs</w:t>
        </w:r>
        <w:r>
          <w:rPr>
            <w:noProof/>
            <w:webHidden/>
          </w:rPr>
          <w:tab/>
        </w:r>
        <w:r>
          <w:rPr>
            <w:noProof/>
            <w:webHidden/>
          </w:rPr>
          <w:fldChar w:fldCharType="begin"/>
        </w:r>
        <w:r>
          <w:rPr>
            <w:noProof/>
            <w:webHidden/>
          </w:rPr>
          <w:instrText xml:space="preserve"> PAGEREF _Toc402364081 \h </w:instrText>
        </w:r>
        <w:r>
          <w:rPr>
            <w:noProof/>
            <w:webHidden/>
          </w:rPr>
        </w:r>
      </w:ins>
      <w:r>
        <w:rPr>
          <w:noProof/>
          <w:webHidden/>
        </w:rPr>
        <w:fldChar w:fldCharType="separate"/>
      </w:r>
      <w:ins w:id="642" w:author="Aleksandrs Zeļikovičs" w:date="2014-10-29T16:37:00Z">
        <w:r>
          <w:rPr>
            <w:noProof/>
            <w:webHidden/>
          </w:rPr>
          <w:t>35</w:t>
        </w:r>
        <w:r>
          <w:rPr>
            <w:noProof/>
            <w:webHidden/>
          </w:rPr>
          <w:fldChar w:fldCharType="end"/>
        </w:r>
        <w:r w:rsidRPr="00955ACD">
          <w:rPr>
            <w:rStyle w:val="Hyperlink"/>
            <w:noProof/>
          </w:rPr>
          <w:fldChar w:fldCharType="end"/>
        </w:r>
      </w:ins>
    </w:p>
    <w:p w14:paraId="51DC90E8" w14:textId="77777777" w:rsidR="00E95266" w:rsidRDefault="00E95266">
      <w:pPr>
        <w:pStyle w:val="TableofFigures"/>
        <w:rPr>
          <w:ins w:id="643" w:author="Aleksandrs Zeļikovičs" w:date="2014-10-29T16:37:00Z"/>
          <w:rFonts w:asciiTheme="minorHAnsi" w:eastAsiaTheme="minorEastAsia" w:hAnsiTheme="minorHAnsi"/>
          <w:noProof/>
          <w:lang w:eastAsia="lv-LV"/>
        </w:rPr>
      </w:pPr>
      <w:ins w:id="644"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"_Toc402364082"</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27. attēls. Risinājuma piemērs</w:t>
        </w:r>
        <w:r>
          <w:rPr>
            <w:noProof/>
            <w:webHidden/>
          </w:rPr>
          <w:tab/>
        </w:r>
        <w:r>
          <w:rPr>
            <w:noProof/>
            <w:webHidden/>
          </w:rPr>
          <w:fldChar w:fldCharType="begin"/>
        </w:r>
        <w:r>
          <w:rPr>
            <w:noProof/>
            <w:webHidden/>
          </w:rPr>
          <w:instrText xml:space="preserve"> PAGEREF _Toc402364082 \h </w:instrText>
        </w:r>
        <w:r>
          <w:rPr>
            <w:noProof/>
            <w:webHidden/>
          </w:rPr>
        </w:r>
      </w:ins>
      <w:r>
        <w:rPr>
          <w:noProof/>
          <w:webHidden/>
        </w:rPr>
        <w:fldChar w:fldCharType="separate"/>
      </w:r>
      <w:ins w:id="645" w:author="Aleksandrs Zeļikovičs" w:date="2014-10-29T16:37:00Z">
        <w:r>
          <w:rPr>
            <w:noProof/>
            <w:webHidden/>
          </w:rPr>
          <w:t>35</w:t>
        </w:r>
        <w:r>
          <w:rPr>
            <w:noProof/>
            <w:webHidden/>
          </w:rPr>
          <w:fldChar w:fldCharType="end"/>
        </w:r>
        <w:r w:rsidRPr="00955ACD">
          <w:rPr>
            <w:rStyle w:val="Hyperlink"/>
            <w:noProof/>
          </w:rPr>
          <w:fldChar w:fldCharType="end"/>
        </w:r>
      </w:ins>
    </w:p>
    <w:p w14:paraId="15AFEA4D" w14:textId="77777777" w:rsidR="00E95266" w:rsidRDefault="00E95266">
      <w:pPr>
        <w:pStyle w:val="TableofFigures"/>
        <w:rPr>
          <w:ins w:id="646" w:author="Aleksandrs Zeļikovičs" w:date="2014-10-29T16:37:00Z"/>
          <w:rFonts w:asciiTheme="minorHAnsi" w:eastAsiaTheme="minorEastAsia" w:hAnsiTheme="minorHAnsi"/>
          <w:noProof/>
          <w:lang w:eastAsia="lv-LV"/>
        </w:rPr>
      </w:pPr>
      <w:ins w:id="647"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"_Toc402364083"</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28. attēls.  IHL7SyncContract.cs datnes piemērs</w:t>
        </w:r>
        <w:r>
          <w:rPr>
            <w:noProof/>
            <w:webHidden/>
          </w:rPr>
          <w:tab/>
        </w:r>
        <w:r>
          <w:rPr>
            <w:noProof/>
            <w:webHidden/>
          </w:rPr>
          <w:fldChar w:fldCharType="begin"/>
        </w:r>
        <w:r>
          <w:rPr>
            <w:noProof/>
            <w:webHidden/>
          </w:rPr>
          <w:instrText xml:space="preserve"> PAGEREF _Toc402364083 \h </w:instrText>
        </w:r>
        <w:r>
          <w:rPr>
            <w:noProof/>
            <w:webHidden/>
          </w:rPr>
        </w:r>
      </w:ins>
      <w:r>
        <w:rPr>
          <w:noProof/>
          <w:webHidden/>
        </w:rPr>
        <w:fldChar w:fldCharType="separate"/>
      </w:r>
      <w:ins w:id="648" w:author="Aleksandrs Zeļikovičs" w:date="2014-10-29T16:37:00Z">
        <w:r>
          <w:rPr>
            <w:noProof/>
            <w:webHidden/>
          </w:rPr>
          <w:t>35</w:t>
        </w:r>
        <w:r>
          <w:rPr>
            <w:noProof/>
            <w:webHidden/>
          </w:rPr>
          <w:fldChar w:fldCharType="end"/>
        </w:r>
        <w:r w:rsidRPr="00955ACD">
          <w:rPr>
            <w:rStyle w:val="Hyperlink"/>
            <w:noProof/>
          </w:rPr>
          <w:fldChar w:fldCharType="end"/>
        </w:r>
      </w:ins>
    </w:p>
    <w:p w14:paraId="18BC5388" w14:textId="77777777" w:rsidR="00E95266" w:rsidRDefault="00E95266">
      <w:pPr>
        <w:pStyle w:val="TableofFigures"/>
        <w:rPr>
          <w:ins w:id="649" w:author="Aleksandrs Zeļikovičs" w:date="2014-10-29T16:37:00Z"/>
          <w:rFonts w:asciiTheme="minorHAnsi" w:eastAsiaTheme="minorEastAsia" w:hAnsiTheme="minorHAnsi"/>
          <w:noProof/>
          <w:lang w:eastAsia="lv-LV"/>
        </w:rPr>
      </w:pPr>
      <w:ins w:id="650"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"_Toc402364084"</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29. attēls. Service.cs datnes piemērs</w:t>
        </w:r>
        <w:r>
          <w:rPr>
            <w:noProof/>
            <w:webHidden/>
          </w:rPr>
          <w:tab/>
        </w:r>
        <w:r>
          <w:rPr>
            <w:noProof/>
            <w:webHidden/>
          </w:rPr>
          <w:fldChar w:fldCharType="begin"/>
        </w:r>
        <w:r>
          <w:rPr>
            <w:noProof/>
            <w:webHidden/>
          </w:rPr>
          <w:instrText xml:space="preserve"> PAGEREF _Toc402364084 \h </w:instrText>
        </w:r>
        <w:r>
          <w:rPr>
            <w:noProof/>
            <w:webHidden/>
          </w:rPr>
        </w:r>
      </w:ins>
      <w:r>
        <w:rPr>
          <w:noProof/>
          <w:webHidden/>
        </w:rPr>
        <w:fldChar w:fldCharType="separate"/>
      </w:r>
      <w:ins w:id="651" w:author="Aleksandrs Zeļikovičs" w:date="2014-10-29T16:37:00Z">
        <w:r>
          <w:rPr>
            <w:noProof/>
            <w:webHidden/>
          </w:rPr>
          <w:t>36</w:t>
        </w:r>
        <w:r>
          <w:rPr>
            <w:noProof/>
            <w:webHidden/>
          </w:rPr>
          <w:fldChar w:fldCharType="end"/>
        </w:r>
        <w:r w:rsidRPr="00955ACD">
          <w:rPr>
            <w:rStyle w:val="Hyperlink"/>
            <w:noProof/>
          </w:rPr>
          <w:fldChar w:fldCharType="end"/>
        </w:r>
      </w:ins>
    </w:p>
    <w:p w14:paraId="0BDD4DCB" w14:textId="77777777" w:rsidR="00E95266" w:rsidRDefault="00E95266">
      <w:pPr>
        <w:pStyle w:val="TableofFigures"/>
        <w:rPr>
          <w:ins w:id="652" w:author="Aleksandrs Zeļikovičs" w:date="2014-10-29T16:37:00Z"/>
          <w:rFonts w:asciiTheme="minorHAnsi" w:eastAsiaTheme="minorEastAsia" w:hAnsiTheme="minorHAnsi"/>
          <w:noProof/>
          <w:lang w:eastAsia="lv-LV"/>
        </w:rPr>
      </w:pPr>
      <w:ins w:id="653"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"_Toc402364085"</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30. attēls. Client.cs datnes piemērs</w:t>
        </w:r>
        <w:r>
          <w:rPr>
            <w:noProof/>
            <w:webHidden/>
          </w:rPr>
          <w:tab/>
        </w:r>
        <w:r>
          <w:rPr>
            <w:noProof/>
            <w:webHidden/>
          </w:rPr>
          <w:fldChar w:fldCharType="begin"/>
        </w:r>
        <w:r>
          <w:rPr>
            <w:noProof/>
            <w:webHidden/>
          </w:rPr>
          <w:instrText xml:space="preserve"> PAGEREF _Toc402364085 \h </w:instrText>
        </w:r>
        <w:r>
          <w:rPr>
            <w:noProof/>
            <w:webHidden/>
          </w:rPr>
        </w:r>
      </w:ins>
      <w:r>
        <w:rPr>
          <w:noProof/>
          <w:webHidden/>
        </w:rPr>
        <w:fldChar w:fldCharType="separate"/>
      </w:r>
      <w:ins w:id="654" w:author="Aleksandrs Zeļikovičs" w:date="2014-10-29T16:37:00Z">
        <w:r>
          <w:rPr>
            <w:noProof/>
            <w:webHidden/>
          </w:rPr>
          <w:t>36</w:t>
        </w:r>
        <w:r>
          <w:rPr>
            <w:noProof/>
            <w:webHidden/>
          </w:rPr>
          <w:fldChar w:fldCharType="end"/>
        </w:r>
        <w:r w:rsidRPr="00955ACD">
          <w:rPr>
            <w:rStyle w:val="Hyperlink"/>
            <w:noProof/>
          </w:rPr>
          <w:fldChar w:fldCharType="end"/>
        </w:r>
      </w:ins>
    </w:p>
    <w:p w14:paraId="43FE1FDD" w14:textId="77777777" w:rsidR="00E95266" w:rsidRDefault="00E95266">
      <w:pPr>
        <w:pStyle w:val="TableofFigures"/>
        <w:rPr>
          <w:ins w:id="655" w:author="Aleksandrs Zeļikovičs" w:date="2014-10-29T16:37:00Z"/>
          <w:rFonts w:asciiTheme="minorHAnsi" w:eastAsiaTheme="minorEastAsia" w:hAnsiTheme="minorHAnsi"/>
          <w:noProof/>
          <w:lang w:eastAsia="lv-LV"/>
        </w:rPr>
      </w:pPr>
      <w:ins w:id="656"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"_Toc402364086"</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31. attēls. Risinājuma piemērs</w:t>
        </w:r>
        <w:r>
          <w:rPr>
            <w:noProof/>
            <w:webHidden/>
          </w:rPr>
          <w:tab/>
        </w:r>
        <w:r>
          <w:rPr>
            <w:noProof/>
            <w:webHidden/>
          </w:rPr>
          <w:fldChar w:fldCharType="begin"/>
        </w:r>
        <w:r>
          <w:rPr>
            <w:noProof/>
            <w:webHidden/>
          </w:rPr>
          <w:instrText xml:space="preserve"> PAGEREF _Toc402364086 \h </w:instrText>
        </w:r>
        <w:r>
          <w:rPr>
            <w:noProof/>
            <w:webHidden/>
          </w:rPr>
        </w:r>
      </w:ins>
      <w:r>
        <w:rPr>
          <w:noProof/>
          <w:webHidden/>
        </w:rPr>
        <w:fldChar w:fldCharType="separate"/>
      </w:r>
      <w:ins w:id="657" w:author="Aleksandrs Zeļikovičs" w:date="2014-10-29T16:37:00Z">
        <w:r>
          <w:rPr>
            <w:noProof/>
            <w:webHidden/>
          </w:rPr>
          <w:t>37</w:t>
        </w:r>
        <w:r>
          <w:rPr>
            <w:noProof/>
            <w:webHidden/>
          </w:rPr>
          <w:fldChar w:fldCharType="end"/>
        </w:r>
        <w:r w:rsidRPr="00955ACD">
          <w:rPr>
            <w:rStyle w:val="Hyperlink"/>
            <w:noProof/>
          </w:rPr>
          <w:fldChar w:fldCharType="end"/>
        </w:r>
      </w:ins>
    </w:p>
    <w:p w14:paraId="07194731" w14:textId="77777777" w:rsidR="00E95266" w:rsidRDefault="00E95266">
      <w:pPr>
        <w:pStyle w:val="TableofFigures"/>
        <w:rPr>
          <w:ins w:id="658" w:author="Aleksandrs Zeļikovičs" w:date="2014-10-29T16:37:00Z"/>
          <w:rFonts w:asciiTheme="minorHAnsi" w:eastAsiaTheme="minorEastAsia" w:hAnsiTheme="minorHAnsi"/>
          <w:noProof/>
          <w:lang w:eastAsia="lv-LV"/>
        </w:rPr>
      </w:pPr>
      <w:ins w:id="659"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"_Toc402364087"</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32. attēls. IHL7SyncContract.cs datnes piemērs</w:t>
        </w:r>
        <w:r>
          <w:rPr>
            <w:noProof/>
            <w:webHidden/>
          </w:rPr>
          <w:tab/>
        </w:r>
        <w:r>
          <w:rPr>
            <w:noProof/>
            <w:webHidden/>
          </w:rPr>
          <w:fldChar w:fldCharType="begin"/>
        </w:r>
        <w:r>
          <w:rPr>
            <w:noProof/>
            <w:webHidden/>
          </w:rPr>
          <w:instrText xml:space="preserve"> PAGEREF _Toc402364087 \h </w:instrText>
        </w:r>
        <w:r>
          <w:rPr>
            <w:noProof/>
            <w:webHidden/>
          </w:rPr>
        </w:r>
      </w:ins>
      <w:r>
        <w:rPr>
          <w:noProof/>
          <w:webHidden/>
        </w:rPr>
        <w:fldChar w:fldCharType="separate"/>
      </w:r>
      <w:ins w:id="660" w:author="Aleksandrs Zeļikovičs" w:date="2014-10-29T16:37:00Z">
        <w:r>
          <w:rPr>
            <w:noProof/>
            <w:webHidden/>
          </w:rPr>
          <w:t>37</w:t>
        </w:r>
        <w:r>
          <w:rPr>
            <w:noProof/>
            <w:webHidden/>
          </w:rPr>
          <w:fldChar w:fldCharType="end"/>
        </w:r>
        <w:r w:rsidRPr="00955ACD">
          <w:rPr>
            <w:rStyle w:val="Hyperlink"/>
            <w:noProof/>
          </w:rPr>
          <w:fldChar w:fldCharType="end"/>
        </w:r>
      </w:ins>
    </w:p>
    <w:p w14:paraId="6FCCD779" w14:textId="77777777" w:rsidR="00E95266" w:rsidRDefault="00E95266">
      <w:pPr>
        <w:pStyle w:val="TableofFigures"/>
        <w:rPr>
          <w:ins w:id="661" w:author="Aleksandrs Zeļikovičs" w:date="2014-10-29T16:37:00Z"/>
          <w:rFonts w:asciiTheme="minorHAnsi" w:eastAsiaTheme="minorEastAsia" w:hAnsiTheme="minorHAnsi"/>
          <w:noProof/>
          <w:lang w:eastAsia="lv-LV"/>
        </w:rPr>
      </w:pPr>
      <w:ins w:id="662"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"_Toc402364088"</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33. attēls. Service.cs datnes piemērs</w:t>
        </w:r>
        <w:r>
          <w:rPr>
            <w:noProof/>
            <w:webHidden/>
          </w:rPr>
          <w:tab/>
        </w:r>
        <w:r>
          <w:rPr>
            <w:noProof/>
            <w:webHidden/>
          </w:rPr>
          <w:fldChar w:fldCharType="begin"/>
        </w:r>
        <w:r>
          <w:rPr>
            <w:noProof/>
            <w:webHidden/>
          </w:rPr>
          <w:instrText xml:space="preserve"> PAGEREF _Toc402364088 \h </w:instrText>
        </w:r>
        <w:r>
          <w:rPr>
            <w:noProof/>
            <w:webHidden/>
          </w:rPr>
        </w:r>
      </w:ins>
      <w:r>
        <w:rPr>
          <w:noProof/>
          <w:webHidden/>
        </w:rPr>
        <w:fldChar w:fldCharType="separate"/>
      </w:r>
      <w:ins w:id="663" w:author="Aleksandrs Zeļikovičs" w:date="2014-10-29T16:37:00Z">
        <w:r>
          <w:rPr>
            <w:noProof/>
            <w:webHidden/>
          </w:rPr>
          <w:t>37</w:t>
        </w:r>
        <w:r>
          <w:rPr>
            <w:noProof/>
            <w:webHidden/>
          </w:rPr>
          <w:fldChar w:fldCharType="end"/>
        </w:r>
        <w:r w:rsidRPr="00955ACD">
          <w:rPr>
            <w:rStyle w:val="Hyperlink"/>
            <w:noProof/>
          </w:rPr>
          <w:fldChar w:fldCharType="end"/>
        </w:r>
      </w:ins>
    </w:p>
    <w:p w14:paraId="20733166" w14:textId="77777777" w:rsidR="00E95266" w:rsidRDefault="00E95266">
      <w:pPr>
        <w:pStyle w:val="TableofFigures"/>
        <w:rPr>
          <w:ins w:id="664" w:author="Aleksandrs Zeļikovičs" w:date="2014-10-29T16:37:00Z"/>
          <w:rFonts w:asciiTheme="minorHAnsi" w:eastAsiaTheme="minorEastAsia" w:hAnsiTheme="minorHAnsi"/>
          <w:noProof/>
          <w:lang w:eastAsia="lv-LV"/>
        </w:rPr>
      </w:pPr>
      <w:ins w:id="665"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"_Toc402364089"</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34. attēls. Ziņojumu sūtīšana izmantojot apziņošanas serviss</w:t>
        </w:r>
        <w:r>
          <w:rPr>
            <w:noProof/>
            <w:webHidden/>
          </w:rPr>
          <w:tab/>
        </w:r>
        <w:r>
          <w:rPr>
            <w:noProof/>
            <w:webHidden/>
          </w:rPr>
          <w:fldChar w:fldCharType="begin"/>
        </w:r>
        <w:r>
          <w:rPr>
            <w:noProof/>
            <w:webHidden/>
          </w:rPr>
          <w:instrText xml:space="preserve"> PAGEREF _Toc402364089 \h </w:instrText>
        </w:r>
        <w:r>
          <w:rPr>
            <w:noProof/>
            <w:webHidden/>
          </w:rPr>
        </w:r>
      </w:ins>
      <w:r>
        <w:rPr>
          <w:noProof/>
          <w:webHidden/>
        </w:rPr>
        <w:fldChar w:fldCharType="separate"/>
      </w:r>
      <w:ins w:id="666" w:author="Aleksandrs Zeļikovičs" w:date="2014-10-29T16:37:00Z">
        <w:r>
          <w:rPr>
            <w:noProof/>
            <w:webHidden/>
          </w:rPr>
          <w:t>40</w:t>
        </w:r>
        <w:r>
          <w:rPr>
            <w:noProof/>
            <w:webHidden/>
          </w:rPr>
          <w:fldChar w:fldCharType="end"/>
        </w:r>
        <w:r w:rsidRPr="00955ACD">
          <w:rPr>
            <w:rStyle w:val="Hyperlink"/>
            <w:noProof/>
          </w:rPr>
          <w:fldChar w:fldCharType="end"/>
        </w:r>
      </w:ins>
    </w:p>
    <w:p w14:paraId="7E3AD404" w14:textId="77777777" w:rsidR="00E95266" w:rsidRDefault="00E95266">
      <w:pPr>
        <w:pStyle w:val="TableofFigures"/>
        <w:rPr>
          <w:ins w:id="667" w:author="Aleksandrs Zeļikovičs" w:date="2014-10-29T16:37:00Z"/>
          <w:rFonts w:asciiTheme="minorHAnsi" w:eastAsiaTheme="minorEastAsia" w:hAnsiTheme="minorHAnsi"/>
          <w:noProof/>
          <w:lang w:eastAsia="lv-LV"/>
        </w:rPr>
      </w:pPr>
      <w:ins w:id="668"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"_Toc402364090"</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35. attēls. Servisa izsaukšana caur OSB</w:t>
        </w:r>
        <w:r>
          <w:rPr>
            <w:noProof/>
            <w:webHidden/>
          </w:rPr>
          <w:tab/>
        </w:r>
        <w:r>
          <w:rPr>
            <w:noProof/>
            <w:webHidden/>
          </w:rPr>
          <w:fldChar w:fldCharType="begin"/>
        </w:r>
        <w:r>
          <w:rPr>
            <w:noProof/>
            <w:webHidden/>
          </w:rPr>
          <w:instrText xml:space="preserve"> PAGEREF _Toc402364090 \h </w:instrText>
        </w:r>
        <w:r>
          <w:rPr>
            <w:noProof/>
            <w:webHidden/>
          </w:rPr>
        </w:r>
      </w:ins>
      <w:r>
        <w:rPr>
          <w:noProof/>
          <w:webHidden/>
        </w:rPr>
        <w:fldChar w:fldCharType="separate"/>
      </w:r>
      <w:ins w:id="669" w:author="Aleksandrs Zeļikovičs" w:date="2014-10-29T16:37:00Z">
        <w:r>
          <w:rPr>
            <w:noProof/>
            <w:webHidden/>
          </w:rPr>
          <w:t>44</w:t>
        </w:r>
        <w:r>
          <w:rPr>
            <w:noProof/>
            <w:webHidden/>
          </w:rPr>
          <w:fldChar w:fldCharType="end"/>
        </w:r>
        <w:r w:rsidRPr="00955ACD">
          <w:rPr>
            <w:rStyle w:val="Hyperlink"/>
            <w:noProof/>
          </w:rPr>
          <w:fldChar w:fldCharType="end"/>
        </w:r>
      </w:ins>
    </w:p>
    <w:p w14:paraId="31E4A5F9" w14:textId="77777777" w:rsidR="00E95266" w:rsidRDefault="00E95266">
      <w:pPr>
        <w:pStyle w:val="TableofFigures"/>
        <w:rPr>
          <w:ins w:id="670" w:author="Aleksandrs Zeļikovičs" w:date="2014-10-29T16:37:00Z"/>
          <w:rFonts w:asciiTheme="minorHAnsi" w:eastAsiaTheme="minorEastAsia" w:hAnsiTheme="minorHAnsi"/>
          <w:noProof/>
          <w:lang w:eastAsia="lv-LV"/>
        </w:rPr>
      </w:pPr>
      <w:ins w:id="671"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"_Toc402364091"</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36. attēls. Sertifikāta piemērs</w:t>
        </w:r>
        <w:r>
          <w:rPr>
            <w:noProof/>
            <w:webHidden/>
          </w:rPr>
          <w:tab/>
        </w:r>
        <w:r>
          <w:rPr>
            <w:noProof/>
            <w:webHidden/>
          </w:rPr>
          <w:fldChar w:fldCharType="begin"/>
        </w:r>
        <w:r>
          <w:rPr>
            <w:noProof/>
            <w:webHidden/>
          </w:rPr>
          <w:instrText xml:space="preserve"> PAGEREF _Toc402364091 \h </w:instrText>
        </w:r>
        <w:r>
          <w:rPr>
            <w:noProof/>
            <w:webHidden/>
          </w:rPr>
        </w:r>
      </w:ins>
      <w:r>
        <w:rPr>
          <w:noProof/>
          <w:webHidden/>
        </w:rPr>
        <w:fldChar w:fldCharType="separate"/>
      </w:r>
      <w:ins w:id="672" w:author="Aleksandrs Zeļikovičs" w:date="2014-10-29T16:37:00Z">
        <w:r>
          <w:rPr>
            <w:noProof/>
            <w:webHidden/>
          </w:rPr>
          <w:t>44</w:t>
        </w:r>
        <w:r>
          <w:rPr>
            <w:noProof/>
            <w:webHidden/>
          </w:rPr>
          <w:fldChar w:fldCharType="end"/>
        </w:r>
        <w:r w:rsidRPr="00955ACD">
          <w:rPr>
            <w:rStyle w:val="Hyperlink"/>
            <w:noProof/>
          </w:rPr>
          <w:fldChar w:fldCharType="end"/>
        </w:r>
      </w:ins>
    </w:p>
    <w:p w14:paraId="2BC01980" w14:textId="77777777" w:rsidR="00E95266" w:rsidRDefault="00E95266">
      <w:pPr>
        <w:pStyle w:val="TableofFigures"/>
        <w:rPr>
          <w:ins w:id="673" w:author="Aleksandrs Zeļikovičs" w:date="2014-10-29T16:37:00Z"/>
          <w:rFonts w:asciiTheme="minorHAnsi" w:eastAsiaTheme="minorEastAsia" w:hAnsiTheme="minorHAnsi"/>
          <w:noProof/>
          <w:lang w:eastAsia="lv-LV"/>
        </w:rPr>
      </w:pPr>
      <w:ins w:id="674"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"_Toc402364092"</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37. attēls. Konsoles atvēršana</w:t>
        </w:r>
        <w:r>
          <w:rPr>
            <w:noProof/>
            <w:webHidden/>
          </w:rPr>
          <w:tab/>
        </w:r>
        <w:r>
          <w:rPr>
            <w:noProof/>
            <w:webHidden/>
          </w:rPr>
          <w:fldChar w:fldCharType="begin"/>
        </w:r>
        <w:r>
          <w:rPr>
            <w:noProof/>
            <w:webHidden/>
          </w:rPr>
          <w:instrText xml:space="preserve"> PAGEREF _Toc402364092 \h </w:instrText>
        </w:r>
        <w:r>
          <w:rPr>
            <w:noProof/>
            <w:webHidden/>
          </w:rPr>
        </w:r>
      </w:ins>
      <w:r>
        <w:rPr>
          <w:noProof/>
          <w:webHidden/>
        </w:rPr>
        <w:fldChar w:fldCharType="separate"/>
      </w:r>
      <w:ins w:id="675" w:author="Aleksandrs Zeļikovičs" w:date="2014-10-29T16:37:00Z">
        <w:r>
          <w:rPr>
            <w:noProof/>
            <w:webHidden/>
          </w:rPr>
          <w:t>45</w:t>
        </w:r>
        <w:r>
          <w:rPr>
            <w:noProof/>
            <w:webHidden/>
          </w:rPr>
          <w:fldChar w:fldCharType="end"/>
        </w:r>
        <w:r w:rsidRPr="00955ACD">
          <w:rPr>
            <w:rStyle w:val="Hyperlink"/>
            <w:noProof/>
          </w:rPr>
          <w:fldChar w:fldCharType="end"/>
        </w:r>
      </w:ins>
    </w:p>
    <w:p w14:paraId="039F0764" w14:textId="77777777" w:rsidR="00E95266" w:rsidRDefault="00E95266">
      <w:pPr>
        <w:pStyle w:val="TableofFigures"/>
        <w:rPr>
          <w:ins w:id="676" w:author="Aleksandrs Zeļikovičs" w:date="2014-10-29T16:37:00Z"/>
          <w:rFonts w:asciiTheme="minorHAnsi" w:eastAsiaTheme="minorEastAsia" w:hAnsiTheme="minorHAnsi"/>
          <w:noProof/>
          <w:lang w:eastAsia="lv-LV"/>
        </w:rPr>
      </w:pPr>
      <w:ins w:id="677"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"_Toc402364093"</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38. attēls. Sertifikāta pievienošana</w:t>
        </w:r>
        <w:r>
          <w:rPr>
            <w:noProof/>
            <w:webHidden/>
          </w:rPr>
          <w:tab/>
        </w:r>
        <w:r>
          <w:rPr>
            <w:noProof/>
            <w:webHidden/>
          </w:rPr>
          <w:fldChar w:fldCharType="begin"/>
        </w:r>
        <w:r>
          <w:rPr>
            <w:noProof/>
            <w:webHidden/>
          </w:rPr>
          <w:instrText xml:space="preserve"> PAGEREF _Toc402364093 \h </w:instrText>
        </w:r>
        <w:r>
          <w:rPr>
            <w:noProof/>
            <w:webHidden/>
          </w:rPr>
        </w:r>
      </w:ins>
      <w:r>
        <w:rPr>
          <w:noProof/>
          <w:webHidden/>
        </w:rPr>
        <w:fldChar w:fldCharType="separate"/>
      </w:r>
      <w:ins w:id="678" w:author="Aleksandrs Zeļikovičs" w:date="2014-10-29T16:37:00Z">
        <w:r>
          <w:rPr>
            <w:noProof/>
            <w:webHidden/>
          </w:rPr>
          <w:t>45</w:t>
        </w:r>
        <w:r>
          <w:rPr>
            <w:noProof/>
            <w:webHidden/>
          </w:rPr>
          <w:fldChar w:fldCharType="end"/>
        </w:r>
        <w:r w:rsidRPr="00955ACD">
          <w:rPr>
            <w:rStyle w:val="Hyperlink"/>
            <w:noProof/>
          </w:rPr>
          <w:fldChar w:fldCharType="end"/>
        </w:r>
      </w:ins>
    </w:p>
    <w:p w14:paraId="06EB2A2C" w14:textId="77777777" w:rsidR="00E95266" w:rsidRDefault="00E95266">
      <w:pPr>
        <w:pStyle w:val="TableofFigures"/>
        <w:rPr>
          <w:ins w:id="679" w:author="Aleksandrs Zeļikovičs" w:date="2014-10-29T16:37:00Z"/>
          <w:rFonts w:asciiTheme="minorHAnsi" w:eastAsiaTheme="minorEastAsia" w:hAnsiTheme="minorHAnsi"/>
          <w:noProof/>
          <w:lang w:eastAsia="lv-LV"/>
        </w:rPr>
      </w:pPr>
      <w:ins w:id="680"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"_Toc402364094"</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39. attēls. Sertifikāta pievienošana</w:t>
        </w:r>
        <w:r>
          <w:rPr>
            <w:noProof/>
            <w:webHidden/>
          </w:rPr>
          <w:tab/>
        </w:r>
        <w:r>
          <w:rPr>
            <w:noProof/>
            <w:webHidden/>
          </w:rPr>
          <w:fldChar w:fldCharType="begin"/>
        </w:r>
        <w:r>
          <w:rPr>
            <w:noProof/>
            <w:webHidden/>
          </w:rPr>
          <w:instrText xml:space="preserve"> PAGEREF _Toc402364094 \h </w:instrText>
        </w:r>
        <w:r>
          <w:rPr>
            <w:noProof/>
            <w:webHidden/>
          </w:rPr>
        </w:r>
      </w:ins>
      <w:r>
        <w:rPr>
          <w:noProof/>
          <w:webHidden/>
        </w:rPr>
        <w:fldChar w:fldCharType="separate"/>
      </w:r>
      <w:ins w:id="681" w:author="Aleksandrs Zeļikovičs" w:date="2014-10-29T16:37:00Z">
        <w:r>
          <w:rPr>
            <w:noProof/>
            <w:webHidden/>
          </w:rPr>
          <w:t>45</w:t>
        </w:r>
        <w:r>
          <w:rPr>
            <w:noProof/>
            <w:webHidden/>
          </w:rPr>
          <w:fldChar w:fldCharType="end"/>
        </w:r>
        <w:r w:rsidRPr="00955ACD">
          <w:rPr>
            <w:rStyle w:val="Hyperlink"/>
            <w:noProof/>
          </w:rPr>
          <w:fldChar w:fldCharType="end"/>
        </w:r>
      </w:ins>
    </w:p>
    <w:p w14:paraId="06BD9F39" w14:textId="77777777" w:rsidR="00E95266" w:rsidRDefault="00E95266">
      <w:pPr>
        <w:pStyle w:val="TableofFigures"/>
        <w:rPr>
          <w:ins w:id="682" w:author="Aleksandrs Zeļikovičs" w:date="2014-10-29T16:37:00Z"/>
          <w:rFonts w:asciiTheme="minorHAnsi" w:eastAsiaTheme="minorEastAsia" w:hAnsiTheme="minorHAnsi"/>
          <w:noProof/>
          <w:lang w:eastAsia="lv-LV"/>
        </w:rPr>
      </w:pPr>
      <w:ins w:id="683"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"_Toc402364095"</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40. attēls. Importēšanas izvēlne</w:t>
        </w:r>
        <w:r>
          <w:rPr>
            <w:noProof/>
            <w:webHidden/>
          </w:rPr>
          <w:tab/>
        </w:r>
        <w:r>
          <w:rPr>
            <w:noProof/>
            <w:webHidden/>
          </w:rPr>
          <w:fldChar w:fldCharType="begin"/>
        </w:r>
        <w:r>
          <w:rPr>
            <w:noProof/>
            <w:webHidden/>
          </w:rPr>
          <w:instrText xml:space="preserve"> PAGEREF _Toc402364095 \h </w:instrText>
        </w:r>
        <w:r>
          <w:rPr>
            <w:noProof/>
            <w:webHidden/>
          </w:rPr>
        </w:r>
      </w:ins>
      <w:r>
        <w:rPr>
          <w:noProof/>
          <w:webHidden/>
        </w:rPr>
        <w:fldChar w:fldCharType="separate"/>
      </w:r>
      <w:ins w:id="684" w:author="Aleksandrs Zeļikovičs" w:date="2014-10-29T16:37:00Z">
        <w:r>
          <w:rPr>
            <w:noProof/>
            <w:webHidden/>
          </w:rPr>
          <w:t>45</w:t>
        </w:r>
        <w:r>
          <w:rPr>
            <w:noProof/>
            <w:webHidden/>
          </w:rPr>
          <w:fldChar w:fldCharType="end"/>
        </w:r>
        <w:r w:rsidRPr="00955ACD">
          <w:rPr>
            <w:rStyle w:val="Hyperlink"/>
            <w:noProof/>
          </w:rPr>
          <w:fldChar w:fldCharType="end"/>
        </w:r>
      </w:ins>
    </w:p>
    <w:p w14:paraId="3391FAE4" w14:textId="77777777" w:rsidR="00E95266" w:rsidRDefault="00E95266">
      <w:pPr>
        <w:pStyle w:val="TableofFigures"/>
        <w:rPr>
          <w:ins w:id="685" w:author="Aleksandrs Zeļikovičs" w:date="2014-10-29T16:37:00Z"/>
          <w:rFonts w:asciiTheme="minorHAnsi" w:eastAsiaTheme="minorEastAsia" w:hAnsiTheme="minorHAnsi"/>
          <w:noProof/>
          <w:lang w:eastAsia="lv-LV"/>
        </w:rPr>
      </w:pPr>
      <w:ins w:id="686"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"_Toc402364096"</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41. attēls. Importēšanas izvēlne</w:t>
        </w:r>
        <w:r>
          <w:rPr>
            <w:noProof/>
            <w:webHidden/>
          </w:rPr>
          <w:tab/>
        </w:r>
        <w:r>
          <w:rPr>
            <w:noProof/>
            <w:webHidden/>
          </w:rPr>
          <w:fldChar w:fldCharType="begin"/>
        </w:r>
        <w:r>
          <w:rPr>
            <w:noProof/>
            <w:webHidden/>
          </w:rPr>
          <w:instrText xml:space="preserve"> PAGEREF _Toc402364096 \h </w:instrText>
        </w:r>
        <w:r>
          <w:rPr>
            <w:noProof/>
            <w:webHidden/>
          </w:rPr>
        </w:r>
      </w:ins>
      <w:r>
        <w:rPr>
          <w:noProof/>
          <w:webHidden/>
        </w:rPr>
        <w:fldChar w:fldCharType="separate"/>
      </w:r>
      <w:ins w:id="687" w:author="Aleksandrs Zeļikovičs" w:date="2014-10-29T16:37:00Z">
        <w:r>
          <w:rPr>
            <w:noProof/>
            <w:webHidden/>
          </w:rPr>
          <w:t>46</w:t>
        </w:r>
        <w:r>
          <w:rPr>
            <w:noProof/>
            <w:webHidden/>
          </w:rPr>
          <w:fldChar w:fldCharType="end"/>
        </w:r>
        <w:r w:rsidRPr="00955ACD">
          <w:rPr>
            <w:rStyle w:val="Hyperlink"/>
            <w:noProof/>
          </w:rPr>
          <w:fldChar w:fldCharType="end"/>
        </w:r>
      </w:ins>
    </w:p>
    <w:p w14:paraId="0252C49D" w14:textId="77777777" w:rsidR="00E95266" w:rsidRDefault="00E95266">
      <w:pPr>
        <w:pStyle w:val="TableofFigures"/>
        <w:rPr>
          <w:ins w:id="688" w:author="Aleksandrs Zeļikovičs" w:date="2014-10-29T16:37:00Z"/>
          <w:rFonts w:asciiTheme="minorHAnsi" w:eastAsiaTheme="minorEastAsia" w:hAnsiTheme="minorHAnsi"/>
          <w:noProof/>
          <w:lang w:eastAsia="lv-LV"/>
        </w:rPr>
      </w:pPr>
      <w:ins w:id="689"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"_Toc402364097"</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42. attēls. Sertifikātu izvēlne</w:t>
        </w:r>
        <w:r>
          <w:rPr>
            <w:noProof/>
            <w:webHidden/>
          </w:rPr>
          <w:tab/>
        </w:r>
        <w:r>
          <w:rPr>
            <w:noProof/>
            <w:webHidden/>
          </w:rPr>
          <w:fldChar w:fldCharType="begin"/>
        </w:r>
        <w:r>
          <w:rPr>
            <w:noProof/>
            <w:webHidden/>
          </w:rPr>
          <w:instrText xml:space="preserve"> PAGEREF _Toc402364097 \h </w:instrText>
        </w:r>
        <w:r>
          <w:rPr>
            <w:noProof/>
            <w:webHidden/>
          </w:rPr>
        </w:r>
      </w:ins>
      <w:r>
        <w:rPr>
          <w:noProof/>
          <w:webHidden/>
        </w:rPr>
        <w:fldChar w:fldCharType="separate"/>
      </w:r>
      <w:ins w:id="690" w:author="Aleksandrs Zeļikovičs" w:date="2014-10-29T16:37:00Z">
        <w:r>
          <w:rPr>
            <w:noProof/>
            <w:webHidden/>
          </w:rPr>
          <w:t>46</w:t>
        </w:r>
        <w:r>
          <w:rPr>
            <w:noProof/>
            <w:webHidden/>
          </w:rPr>
          <w:fldChar w:fldCharType="end"/>
        </w:r>
        <w:r w:rsidRPr="00955ACD">
          <w:rPr>
            <w:rStyle w:val="Hyperlink"/>
            <w:noProof/>
          </w:rPr>
          <w:fldChar w:fldCharType="end"/>
        </w:r>
      </w:ins>
    </w:p>
    <w:p w14:paraId="3C4D6EF6" w14:textId="77777777" w:rsidR="00E95266" w:rsidRDefault="00E95266">
      <w:pPr>
        <w:pStyle w:val="TableofFigures"/>
        <w:rPr>
          <w:ins w:id="691" w:author="Aleksandrs Zeļikovičs" w:date="2014-10-29T16:37:00Z"/>
          <w:rFonts w:asciiTheme="minorHAnsi" w:eastAsiaTheme="minorEastAsia" w:hAnsiTheme="minorHAnsi"/>
          <w:noProof/>
          <w:lang w:eastAsia="lv-LV"/>
        </w:rPr>
      </w:pPr>
      <w:ins w:id="692"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"_Toc402364098"</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43. attēls. Sertifikāta dati</w:t>
        </w:r>
        <w:r>
          <w:rPr>
            <w:noProof/>
            <w:webHidden/>
          </w:rPr>
          <w:tab/>
        </w:r>
        <w:r>
          <w:rPr>
            <w:noProof/>
            <w:webHidden/>
          </w:rPr>
          <w:fldChar w:fldCharType="begin"/>
        </w:r>
        <w:r>
          <w:rPr>
            <w:noProof/>
            <w:webHidden/>
          </w:rPr>
          <w:instrText xml:space="preserve"> PAGEREF _Toc402364098 \h </w:instrText>
        </w:r>
        <w:r>
          <w:rPr>
            <w:noProof/>
            <w:webHidden/>
          </w:rPr>
        </w:r>
      </w:ins>
      <w:r>
        <w:rPr>
          <w:noProof/>
          <w:webHidden/>
        </w:rPr>
        <w:fldChar w:fldCharType="separate"/>
      </w:r>
      <w:ins w:id="693" w:author="Aleksandrs Zeļikovičs" w:date="2014-10-29T16:37:00Z">
        <w:r>
          <w:rPr>
            <w:noProof/>
            <w:webHidden/>
          </w:rPr>
          <w:t>46</w:t>
        </w:r>
        <w:r>
          <w:rPr>
            <w:noProof/>
            <w:webHidden/>
          </w:rPr>
          <w:fldChar w:fldCharType="end"/>
        </w:r>
        <w:r w:rsidRPr="00955ACD">
          <w:rPr>
            <w:rStyle w:val="Hyperlink"/>
            <w:noProof/>
          </w:rPr>
          <w:fldChar w:fldCharType="end"/>
        </w:r>
      </w:ins>
    </w:p>
    <w:p w14:paraId="01A6A87E" w14:textId="77777777" w:rsidR="00E95266" w:rsidRDefault="00E95266">
      <w:pPr>
        <w:pStyle w:val="TableofFigures"/>
        <w:rPr>
          <w:ins w:id="694" w:author="Aleksandrs Zeļikovičs" w:date="2014-10-29T16:37:00Z"/>
          <w:rFonts w:asciiTheme="minorHAnsi" w:eastAsiaTheme="minorEastAsia" w:hAnsiTheme="minorHAnsi"/>
          <w:noProof/>
          <w:lang w:eastAsia="lv-LV"/>
        </w:rPr>
      </w:pPr>
      <w:ins w:id="695"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"_Toc402364099"</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44. attēls. Servisa izsaukšana caur OSB</w:t>
        </w:r>
        <w:r>
          <w:rPr>
            <w:noProof/>
            <w:webHidden/>
          </w:rPr>
          <w:tab/>
        </w:r>
        <w:r>
          <w:rPr>
            <w:noProof/>
            <w:webHidden/>
          </w:rPr>
          <w:fldChar w:fldCharType="begin"/>
        </w:r>
        <w:r>
          <w:rPr>
            <w:noProof/>
            <w:webHidden/>
          </w:rPr>
          <w:instrText xml:space="preserve"> PAGEREF _Toc402364099 \h </w:instrText>
        </w:r>
        <w:r>
          <w:rPr>
            <w:noProof/>
            <w:webHidden/>
          </w:rPr>
        </w:r>
      </w:ins>
      <w:r>
        <w:rPr>
          <w:noProof/>
          <w:webHidden/>
        </w:rPr>
        <w:fldChar w:fldCharType="separate"/>
      </w:r>
      <w:ins w:id="696" w:author="Aleksandrs Zeļikovičs" w:date="2014-10-29T16:37:00Z">
        <w:r>
          <w:rPr>
            <w:noProof/>
            <w:webHidden/>
          </w:rPr>
          <w:t>48</w:t>
        </w:r>
        <w:r>
          <w:rPr>
            <w:noProof/>
            <w:webHidden/>
          </w:rPr>
          <w:fldChar w:fldCharType="end"/>
        </w:r>
        <w:r w:rsidRPr="00955ACD">
          <w:rPr>
            <w:rStyle w:val="Hyperlink"/>
            <w:noProof/>
          </w:rPr>
          <w:fldChar w:fldCharType="end"/>
        </w:r>
      </w:ins>
    </w:p>
    <w:p w14:paraId="719A9B13" w14:textId="77777777" w:rsidR="00E95266" w:rsidRDefault="00E95266">
      <w:pPr>
        <w:pStyle w:val="TableofFigures"/>
        <w:rPr>
          <w:ins w:id="697" w:author="Aleksandrs Zeļikovičs" w:date="2014-10-29T16:37:00Z"/>
          <w:rFonts w:asciiTheme="minorHAnsi" w:eastAsiaTheme="minorEastAsia" w:hAnsiTheme="minorHAnsi"/>
          <w:noProof/>
          <w:lang w:eastAsia="lv-LV"/>
        </w:rPr>
      </w:pPr>
      <w:ins w:id="698"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"_Toc402364100"</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45. attēls. Servisa izsaukšana caur OSB ar userName Credential</w:t>
        </w:r>
        <w:r>
          <w:rPr>
            <w:noProof/>
            <w:webHidden/>
          </w:rPr>
          <w:tab/>
        </w:r>
        <w:r>
          <w:rPr>
            <w:noProof/>
            <w:webHidden/>
          </w:rPr>
          <w:fldChar w:fldCharType="begin"/>
        </w:r>
        <w:r>
          <w:rPr>
            <w:noProof/>
            <w:webHidden/>
          </w:rPr>
          <w:instrText xml:space="preserve"> PAGEREF _Toc402364100 \h </w:instrText>
        </w:r>
        <w:r>
          <w:rPr>
            <w:noProof/>
            <w:webHidden/>
          </w:rPr>
        </w:r>
      </w:ins>
      <w:r>
        <w:rPr>
          <w:noProof/>
          <w:webHidden/>
        </w:rPr>
        <w:fldChar w:fldCharType="separate"/>
      </w:r>
      <w:ins w:id="699" w:author="Aleksandrs Zeļikovičs" w:date="2014-10-29T16:37:00Z">
        <w:r>
          <w:rPr>
            <w:noProof/>
            <w:webHidden/>
          </w:rPr>
          <w:t>49</w:t>
        </w:r>
        <w:r>
          <w:rPr>
            <w:noProof/>
            <w:webHidden/>
          </w:rPr>
          <w:fldChar w:fldCharType="end"/>
        </w:r>
        <w:r w:rsidRPr="00955ACD">
          <w:rPr>
            <w:rStyle w:val="Hyperlink"/>
            <w:noProof/>
          </w:rPr>
          <w:fldChar w:fldCharType="end"/>
        </w:r>
      </w:ins>
    </w:p>
    <w:p w14:paraId="533C15AC" w14:textId="77777777" w:rsidR="00E95266" w:rsidRDefault="00E95266">
      <w:pPr>
        <w:pStyle w:val="TableofFigures"/>
        <w:rPr>
          <w:ins w:id="700" w:author="Aleksandrs Zeļikovičs" w:date="2014-10-29T16:37:00Z"/>
          <w:rFonts w:asciiTheme="minorHAnsi" w:eastAsiaTheme="minorEastAsia" w:hAnsiTheme="minorHAnsi"/>
          <w:noProof/>
          <w:lang w:eastAsia="lv-LV"/>
        </w:rPr>
      </w:pPr>
      <w:ins w:id="701"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"_Toc402364101"</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46. attēls. Risinājuma piemērs</w:t>
        </w:r>
        <w:r>
          <w:rPr>
            <w:noProof/>
            <w:webHidden/>
          </w:rPr>
          <w:tab/>
        </w:r>
        <w:r>
          <w:rPr>
            <w:noProof/>
            <w:webHidden/>
          </w:rPr>
          <w:fldChar w:fldCharType="begin"/>
        </w:r>
        <w:r>
          <w:rPr>
            <w:noProof/>
            <w:webHidden/>
          </w:rPr>
          <w:instrText xml:space="preserve"> PAGEREF _Toc402364101 \h </w:instrText>
        </w:r>
        <w:r>
          <w:rPr>
            <w:noProof/>
            <w:webHidden/>
          </w:rPr>
        </w:r>
      </w:ins>
      <w:r>
        <w:rPr>
          <w:noProof/>
          <w:webHidden/>
        </w:rPr>
        <w:fldChar w:fldCharType="separate"/>
      </w:r>
      <w:ins w:id="702" w:author="Aleksandrs Zeļikovičs" w:date="2014-10-29T16:37:00Z">
        <w:r>
          <w:rPr>
            <w:noProof/>
            <w:webHidden/>
          </w:rPr>
          <w:t>49</w:t>
        </w:r>
        <w:r>
          <w:rPr>
            <w:noProof/>
            <w:webHidden/>
          </w:rPr>
          <w:fldChar w:fldCharType="end"/>
        </w:r>
        <w:r w:rsidRPr="00955ACD">
          <w:rPr>
            <w:rStyle w:val="Hyperlink"/>
            <w:noProof/>
          </w:rPr>
          <w:fldChar w:fldCharType="end"/>
        </w:r>
      </w:ins>
    </w:p>
    <w:p w14:paraId="431850E9" w14:textId="77777777" w:rsidR="00E95266" w:rsidRDefault="00E95266">
      <w:pPr>
        <w:pStyle w:val="TableofFigures"/>
        <w:rPr>
          <w:ins w:id="703" w:author="Aleksandrs Zeļikovičs" w:date="2014-10-29T16:37:00Z"/>
          <w:rFonts w:asciiTheme="minorHAnsi" w:eastAsiaTheme="minorEastAsia" w:hAnsiTheme="minorHAnsi"/>
          <w:noProof/>
          <w:lang w:eastAsia="lv-LV"/>
        </w:rPr>
      </w:pPr>
      <w:ins w:id="704"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"_Toc402364102"</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47. attēls. IHL7SyncContract.cs datnes piemērs</w:t>
        </w:r>
        <w:r>
          <w:rPr>
            <w:noProof/>
            <w:webHidden/>
          </w:rPr>
          <w:tab/>
        </w:r>
        <w:r>
          <w:rPr>
            <w:noProof/>
            <w:webHidden/>
          </w:rPr>
          <w:fldChar w:fldCharType="begin"/>
        </w:r>
        <w:r>
          <w:rPr>
            <w:noProof/>
            <w:webHidden/>
          </w:rPr>
          <w:instrText xml:space="preserve"> PAGEREF _Toc402364102 \h </w:instrText>
        </w:r>
        <w:r>
          <w:rPr>
            <w:noProof/>
            <w:webHidden/>
          </w:rPr>
        </w:r>
      </w:ins>
      <w:r>
        <w:rPr>
          <w:noProof/>
          <w:webHidden/>
        </w:rPr>
        <w:fldChar w:fldCharType="separate"/>
      </w:r>
      <w:ins w:id="705" w:author="Aleksandrs Zeļikovičs" w:date="2014-10-29T16:37:00Z">
        <w:r>
          <w:rPr>
            <w:noProof/>
            <w:webHidden/>
          </w:rPr>
          <w:t>50</w:t>
        </w:r>
        <w:r>
          <w:rPr>
            <w:noProof/>
            <w:webHidden/>
          </w:rPr>
          <w:fldChar w:fldCharType="end"/>
        </w:r>
        <w:r w:rsidRPr="00955ACD">
          <w:rPr>
            <w:rStyle w:val="Hyperlink"/>
            <w:noProof/>
          </w:rPr>
          <w:fldChar w:fldCharType="end"/>
        </w:r>
      </w:ins>
    </w:p>
    <w:p w14:paraId="16E4C3ED" w14:textId="77777777" w:rsidR="00E95266" w:rsidRDefault="00E95266">
      <w:pPr>
        <w:pStyle w:val="TableofFigures"/>
        <w:rPr>
          <w:ins w:id="706" w:author="Aleksandrs Zeļikovičs" w:date="2014-10-29T16:37:00Z"/>
          <w:rFonts w:asciiTheme="minorHAnsi" w:eastAsiaTheme="minorEastAsia" w:hAnsiTheme="minorHAnsi"/>
          <w:noProof/>
          <w:lang w:eastAsia="lv-LV"/>
        </w:rPr>
      </w:pPr>
      <w:ins w:id="707"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"_Toc402364103"</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48. attēls. Service.cs datnes piemērs</w:t>
        </w:r>
        <w:r>
          <w:rPr>
            <w:noProof/>
            <w:webHidden/>
          </w:rPr>
          <w:tab/>
        </w:r>
        <w:r>
          <w:rPr>
            <w:noProof/>
            <w:webHidden/>
          </w:rPr>
          <w:fldChar w:fldCharType="begin"/>
        </w:r>
        <w:r>
          <w:rPr>
            <w:noProof/>
            <w:webHidden/>
          </w:rPr>
          <w:instrText xml:space="preserve"> PAGEREF _Toc402364103 \h </w:instrText>
        </w:r>
        <w:r>
          <w:rPr>
            <w:noProof/>
            <w:webHidden/>
          </w:rPr>
        </w:r>
      </w:ins>
      <w:r>
        <w:rPr>
          <w:noProof/>
          <w:webHidden/>
        </w:rPr>
        <w:fldChar w:fldCharType="separate"/>
      </w:r>
      <w:ins w:id="708" w:author="Aleksandrs Zeļikovičs" w:date="2014-10-29T16:37:00Z">
        <w:r>
          <w:rPr>
            <w:noProof/>
            <w:webHidden/>
          </w:rPr>
          <w:t>50</w:t>
        </w:r>
        <w:r>
          <w:rPr>
            <w:noProof/>
            <w:webHidden/>
          </w:rPr>
          <w:fldChar w:fldCharType="end"/>
        </w:r>
        <w:r w:rsidRPr="00955ACD">
          <w:rPr>
            <w:rStyle w:val="Hyperlink"/>
            <w:noProof/>
          </w:rPr>
          <w:fldChar w:fldCharType="end"/>
        </w:r>
      </w:ins>
    </w:p>
    <w:p w14:paraId="613D274C" w14:textId="77777777" w:rsidR="00E95266" w:rsidRDefault="00E95266">
      <w:pPr>
        <w:pStyle w:val="TableofFigures"/>
        <w:rPr>
          <w:ins w:id="709" w:author="Aleksandrs Zeļikovičs" w:date="2014-10-29T16:37:00Z"/>
          <w:rFonts w:asciiTheme="minorHAnsi" w:eastAsiaTheme="minorEastAsia" w:hAnsiTheme="minorHAnsi"/>
          <w:noProof/>
          <w:lang w:eastAsia="lv-LV"/>
        </w:rPr>
      </w:pPr>
      <w:ins w:id="710"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"_Toc402364104"</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49. attēls. AsyncInteraction piemērs</w:t>
        </w:r>
        <w:r>
          <w:rPr>
            <w:noProof/>
            <w:webHidden/>
          </w:rPr>
          <w:tab/>
        </w:r>
        <w:r>
          <w:rPr>
            <w:noProof/>
            <w:webHidden/>
          </w:rPr>
          <w:fldChar w:fldCharType="begin"/>
        </w:r>
        <w:r>
          <w:rPr>
            <w:noProof/>
            <w:webHidden/>
          </w:rPr>
          <w:instrText xml:space="preserve"> PAGEREF _Toc402364104 \h </w:instrText>
        </w:r>
        <w:r>
          <w:rPr>
            <w:noProof/>
            <w:webHidden/>
          </w:rPr>
        </w:r>
      </w:ins>
      <w:r>
        <w:rPr>
          <w:noProof/>
          <w:webHidden/>
        </w:rPr>
        <w:fldChar w:fldCharType="separate"/>
      </w:r>
      <w:ins w:id="711" w:author="Aleksandrs Zeļikovičs" w:date="2014-10-29T16:37:00Z">
        <w:r>
          <w:rPr>
            <w:noProof/>
            <w:webHidden/>
          </w:rPr>
          <w:t>51</w:t>
        </w:r>
        <w:r>
          <w:rPr>
            <w:noProof/>
            <w:webHidden/>
          </w:rPr>
          <w:fldChar w:fldCharType="end"/>
        </w:r>
        <w:r w:rsidRPr="00955ACD">
          <w:rPr>
            <w:rStyle w:val="Hyperlink"/>
            <w:noProof/>
          </w:rPr>
          <w:fldChar w:fldCharType="end"/>
        </w:r>
      </w:ins>
    </w:p>
    <w:p w14:paraId="02198467" w14:textId="77777777" w:rsidR="00E95266" w:rsidRDefault="00E95266">
      <w:pPr>
        <w:pStyle w:val="TableofFigures"/>
        <w:rPr>
          <w:ins w:id="712" w:author="Aleksandrs Zeļikovičs" w:date="2014-10-29T16:37:00Z"/>
          <w:rFonts w:asciiTheme="minorHAnsi" w:eastAsiaTheme="minorEastAsia" w:hAnsiTheme="minorHAnsi"/>
          <w:noProof/>
          <w:lang w:eastAsia="lv-LV"/>
        </w:rPr>
      </w:pPr>
      <w:ins w:id="713" w:author="Aleksandrs Zeļikovičs" w:date="2014-10-29T16:37:00Z">
        <w:r w:rsidRPr="00955ACD">
          <w:rPr>
            <w:rStyle w:val="Hyperlink"/>
            <w:noProof/>
          </w:rPr>
          <w:fldChar w:fldCharType="begin"/>
        </w:r>
        <w:r w:rsidRPr="00955ACD">
          <w:rPr>
            <w:rStyle w:val="Hyperlink"/>
            <w:noProof/>
          </w:rPr>
          <w:instrText xml:space="preserve"> </w:instrText>
        </w:r>
        <w:r>
          <w:rPr>
            <w:noProof/>
          </w:rPr>
          <w:instrText>HYPERLINK \l "_Toc402364105"</w:instrText>
        </w:r>
        <w:r w:rsidRPr="00955ACD">
          <w:rPr>
            <w:rStyle w:val="Hyperlink"/>
            <w:noProof/>
          </w:rPr>
          <w:instrText xml:space="preserve"> </w:instrText>
        </w:r>
        <w:r w:rsidRPr="00955ACD">
          <w:rPr>
            <w:rStyle w:val="Hyperlink"/>
            <w:noProof/>
          </w:rPr>
        </w:r>
        <w:r w:rsidRPr="00955ACD">
          <w:rPr>
            <w:rStyle w:val="Hyperlink"/>
            <w:noProof/>
          </w:rPr>
          <w:fldChar w:fldCharType="separate"/>
        </w:r>
        <w:r w:rsidRPr="00955ACD">
          <w:rPr>
            <w:rStyle w:val="Hyperlink"/>
            <w:noProof/>
          </w:rPr>
          <w:t>50.attēls. Pieprasījuma servisa mijiedarbības ar E-veselības Integrācijas platformu</w:t>
        </w:r>
        <w:r>
          <w:rPr>
            <w:noProof/>
            <w:webHidden/>
          </w:rPr>
          <w:tab/>
        </w:r>
        <w:r>
          <w:rPr>
            <w:noProof/>
            <w:webHidden/>
          </w:rPr>
          <w:fldChar w:fldCharType="begin"/>
        </w:r>
        <w:r>
          <w:rPr>
            <w:noProof/>
            <w:webHidden/>
          </w:rPr>
          <w:instrText xml:space="preserve"> PAGEREF _Toc402364105 \h </w:instrText>
        </w:r>
        <w:r>
          <w:rPr>
            <w:noProof/>
            <w:webHidden/>
          </w:rPr>
        </w:r>
      </w:ins>
      <w:r>
        <w:rPr>
          <w:noProof/>
          <w:webHidden/>
        </w:rPr>
        <w:fldChar w:fldCharType="separate"/>
      </w:r>
      <w:ins w:id="714" w:author="Aleksandrs Zeļikovičs" w:date="2014-10-29T16:37:00Z">
        <w:r>
          <w:rPr>
            <w:noProof/>
            <w:webHidden/>
          </w:rPr>
          <w:t>65</w:t>
        </w:r>
        <w:r>
          <w:rPr>
            <w:noProof/>
            <w:webHidden/>
          </w:rPr>
          <w:fldChar w:fldCharType="end"/>
        </w:r>
        <w:r w:rsidRPr="00955ACD">
          <w:rPr>
            <w:rStyle w:val="Hyperlink"/>
            <w:noProof/>
          </w:rPr>
          <w:fldChar w:fldCharType="end"/>
        </w:r>
      </w:ins>
    </w:p>
    <w:p w14:paraId="7154766C" w14:textId="77777777" w:rsidR="00D6316E" w:rsidDel="0008731D" w:rsidRDefault="00D6316E">
      <w:pPr>
        <w:pStyle w:val="TableofFigures"/>
        <w:rPr>
          <w:del w:id="715" w:author="Aleksandrs Zeļikovičs" w:date="2014-09-04T18:09:00Z"/>
          <w:rFonts w:asciiTheme="minorHAnsi" w:eastAsiaTheme="minorEastAsia" w:hAnsiTheme="minorHAnsi"/>
          <w:noProof/>
          <w:lang w:eastAsia="lv-LV"/>
        </w:rPr>
      </w:pPr>
      <w:del w:id="716" w:author="Aleksandrs Zeļikovičs" w:date="2014-09-04T18:09:00Z">
        <w:r w:rsidRPr="0008731D" w:rsidDel="0008731D">
          <w:rPr>
            <w:noProof/>
            <w:rPrChange w:id="717" w:author="Aleksandrs Zeļikovičs" w:date="2014-09-04T18:09:00Z">
              <w:rPr>
                <w:rStyle w:val="Hyperlink"/>
                <w:noProof/>
              </w:rPr>
            </w:rPrChange>
          </w:rPr>
          <w:delText>1. attēls. Projekta izveidošana</w:delText>
        </w:r>
        <w:r w:rsidDel="0008731D">
          <w:rPr>
            <w:noProof/>
            <w:webHidden/>
          </w:rPr>
          <w:tab/>
          <w:delText>11</w:delText>
        </w:r>
      </w:del>
    </w:p>
    <w:p w14:paraId="505012C2" w14:textId="77777777" w:rsidR="00D6316E" w:rsidDel="0008731D" w:rsidRDefault="00D6316E">
      <w:pPr>
        <w:pStyle w:val="TableofFigures"/>
        <w:rPr>
          <w:del w:id="718" w:author="Aleksandrs Zeļikovičs" w:date="2014-09-04T18:09:00Z"/>
          <w:rFonts w:asciiTheme="minorHAnsi" w:eastAsiaTheme="minorEastAsia" w:hAnsiTheme="minorHAnsi"/>
          <w:noProof/>
          <w:lang w:eastAsia="lv-LV"/>
        </w:rPr>
      </w:pPr>
      <w:del w:id="719" w:author="Aleksandrs Zeļikovičs" w:date="2014-09-04T18:09:00Z">
        <w:r w:rsidRPr="0008731D" w:rsidDel="0008731D">
          <w:rPr>
            <w:noProof/>
            <w:rPrChange w:id="720" w:author="Aleksandrs Zeļikovičs" w:date="2014-09-04T18:09:00Z">
              <w:rPr>
                <w:rStyle w:val="Hyperlink"/>
                <w:noProof/>
              </w:rPr>
            </w:rPrChange>
          </w:rPr>
          <w:delText>2. attēls. Projekta izveidošana</w:delText>
        </w:r>
        <w:r w:rsidDel="0008731D">
          <w:rPr>
            <w:noProof/>
            <w:webHidden/>
          </w:rPr>
          <w:tab/>
          <w:delText>15</w:delText>
        </w:r>
      </w:del>
    </w:p>
    <w:p w14:paraId="2AEC6A54" w14:textId="77777777" w:rsidR="00D6316E" w:rsidDel="0008731D" w:rsidRDefault="00D6316E">
      <w:pPr>
        <w:pStyle w:val="TableofFigures"/>
        <w:rPr>
          <w:del w:id="721" w:author="Aleksandrs Zeļikovičs" w:date="2014-09-04T18:09:00Z"/>
          <w:rFonts w:asciiTheme="minorHAnsi" w:eastAsiaTheme="minorEastAsia" w:hAnsiTheme="minorHAnsi"/>
          <w:noProof/>
          <w:lang w:eastAsia="lv-LV"/>
        </w:rPr>
      </w:pPr>
      <w:del w:id="722" w:author="Aleksandrs Zeļikovičs" w:date="2014-09-04T18:09:00Z">
        <w:r w:rsidRPr="0008731D" w:rsidDel="0008731D">
          <w:rPr>
            <w:noProof/>
            <w:rPrChange w:id="723" w:author="Aleksandrs Zeļikovičs" w:date="2014-09-04T18:09:00Z">
              <w:rPr>
                <w:rStyle w:val="Hyperlink"/>
                <w:noProof/>
              </w:rPr>
            </w:rPrChange>
          </w:rPr>
          <w:delText>3. attēls. Projekta izveidošana</w:delText>
        </w:r>
        <w:r w:rsidDel="0008731D">
          <w:rPr>
            <w:noProof/>
            <w:webHidden/>
          </w:rPr>
          <w:tab/>
          <w:delText>16</w:delText>
        </w:r>
      </w:del>
    </w:p>
    <w:p w14:paraId="4AB7E7CA" w14:textId="77777777" w:rsidR="00D6316E" w:rsidDel="0008731D" w:rsidRDefault="00D6316E">
      <w:pPr>
        <w:pStyle w:val="TableofFigures"/>
        <w:rPr>
          <w:del w:id="724" w:author="Aleksandrs Zeļikovičs" w:date="2014-09-04T18:09:00Z"/>
          <w:rFonts w:asciiTheme="minorHAnsi" w:eastAsiaTheme="minorEastAsia" w:hAnsiTheme="minorHAnsi"/>
          <w:noProof/>
          <w:lang w:eastAsia="lv-LV"/>
        </w:rPr>
      </w:pPr>
      <w:del w:id="725" w:author="Aleksandrs Zeļikovičs" w:date="2014-09-04T18:09:00Z">
        <w:r w:rsidRPr="0008731D" w:rsidDel="0008731D">
          <w:rPr>
            <w:noProof/>
            <w:rPrChange w:id="726" w:author="Aleksandrs Zeļikovičs" w:date="2014-09-04T18:09:00Z">
              <w:rPr>
                <w:rStyle w:val="Hyperlink"/>
                <w:noProof/>
              </w:rPr>
            </w:rPrChange>
          </w:rPr>
          <w:delText>4. attēls. Projekta izveidošana</w:delText>
        </w:r>
        <w:r w:rsidDel="0008731D">
          <w:rPr>
            <w:noProof/>
            <w:webHidden/>
          </w:rPr>
          <w:tab/>
          <w:delText>17</w:delText>
        </w:r>
      </w:del>
    </w:p>
    <w:p w14:paraId="0C4410F8" w14:textId="77777777" w:rsidR="00D6316E" w:rsidDel="0008731D" w:rsidRDefault="00D6316E">
      <w:pPr>
        <w:pStyle w:val="TableofFigures"/>
        <w:rPr>
          <w:del w:id="727" w:author="Aleksandrs Zeļikovičs" w:date="2014-09-04T18:09:00Z"/>
          <w:rFonts w:asciiTheme="minorHAnsi" w:eastAsiaTheme="minorEastAsia" w:hAnsiTheme="minorHAnsi"/>
          <w:noProof/>
          <w:lang w:eastAsia="lv-LV"/>
        </w:rPr>
      </w:pPr>
      <w:del w:id="728" w:author="Aleksandrs Zeļikovičs" w:date="2014-09-04T18:09:00Z">
        <w:r w:rsidRPr="0008731D" w:rsidDel="0008731D">
          <w:rPr>
            <w:noProof/>
            <w:rPrChange w:id="729" w:author="Aleksandrs Zeļikovičs" w:date="2014-09-04T18:09:00Z">
              <w:rPr>
                <w:rStyle w:val="Hyperlink"/>
                <w:noProof/>
              </w:rPr>
            </w:rPrChange>
          </w:rPr>
          <w:delText>5. attēls. Shēmu pievienošana projektam</w:delText>
        </w:r>
        <w:r w:rsidDel="0008731D">
          <w:rPr>
            <w:noProof/>
            <w:webHidden/>
          </w:rPr>
          <w:tab/>
          <w:delText>17</w:delText>
        </w:r>
      </w:del>
    </w:p>
    <w:p w14:paraId="2A4BB2BE" w14:textId="77777777" w:rsidR="00D6316E" w:rsidDel="0008731D" w:rsidRDefault="00D6316E">
      <w:pPr>
        <w:pStyle w:val="TableofFigures"/>
        <w:rPr>
          <w:del w:id="730" w:author="Aleksandrs Zeļikovičs" w:date="2014-09-04T18:09:00Z"/>
          <w:rFonts w:asciiTheme="minorHAnsi" w:eastAsiaTheme="minorEastAsia" w:hAnsiTheme="minorHAnsi"/>
          <w:noProof/>
          <w:lang w:eastAsia="lv-LV"/>
        </w:rPr>
      </w:pPr>
      <w:del w:id="731" w:author="Aleksandrs Zeļikovičs" w:date="2014-09-04T18:09:00Z">
        <w:r w:rsidRPr="0008731D" w:rsidDel="0008731D">
          <w:rPr>
            <w:noProof/>
            <w:rPrChange w:id="732" w:author="Aleksandrs Zeļikovičs" w:date="2014-09-04T18:09:00Z">
              <w:rPr>
                <w:rStyle w:val="Hyperlink"/>
                <w:noProof/>
              </w:rPr>
            </w:rPrChange>
          </w:rPr>
          <w:delText>6. attēls. Shēmu pievienošana projektam</w:delText>
        </w:r>
        <w:r w:rsidDel="0008731D">
          <w:rPr>
            <w:noProof/>
            <w:webHidden/>
          </w:rPr>
          <w:tab/>
          <w:delText>17</w:delText>
        </w:r>
      </w:del>
    </w:p>
    <w:p w14:paraId="3514E2CA" w14:textId="77777777" w:rsidR="00D6316E" w:rsidDel="0008731D" w:rsidRDefault="00D6316E">
      <w:pPr>
        <w:pStyle w:val="TableofFigures"/>
        <w:rPr>
          <w:del w:id="733" w:author="Aleksandrs Zeļikovičs" w:date="2014-09-04T18:09:00Z"/>
          <w:rFonts w:asciiTheme="minorHAnsi" w:eastAsiaTheme="minorEastAsia" w:hAnsiTheme="minorHAnsi"/>
          <w:noProof/>
          <w:lang w:eastAsia="lv-LV"/>
        </w:rPr>
      </w:pPr>
      <w:del w:id="734" w:author="Aleksandrs Zeļikovičs" w:date="2014-09-04T18:09:00Z">
        <w:r w:rsidRPr="0008731D" w:rsidDel="0008731D">
          <w:rPr>
            <w:noProof/>
            <w:rPrChange w:id="735" w:author="Aleksandrs Zeļikovičs" w:date="2014-09-04T18:09:00Z">
              <w:rPr>
                <w:rStyle w:val="Hyperlink"/>
                <w:noProof/>
              </w:rPr>
            </w:rPrChange>
          </w:rPr>
          <w:delText>7. attēls. Shēmu pievienošana projektam</w:delText>
        </w:r>
        <w:r w:rsidDel="0008731D">
          <w:rPr>
            <w:noProof/>
            <w:webHidden/>
          </w:rPr>
          <w:tab/>
          <w:delText>18</w:delText>
        </w:r>
      </w:del>
    </w:p>
    <w:p w14:paraId="7D4D28F5" w14:textId="77777777" w:rsidR="00D6316E" w:rsidDel="0008731D" w:rsidRDefault="00D6316E">
      <w:pPr>
        <w:pStyle w:val="TableofFigures"/>
        <w:rPr>
          <w:del w:id="736" w:author="Aleksandrs Zeļikovičs" w:date="2014-09-04T18:09:00Z"/>
          <w:rFonts w:asciiTheme="minorHAnsi" w:eastAsiaTheme="minorEastAsia" w:hAnsiTheme="minorHAnsi"/>
          <w:noProof/>
          <w:lang w:eastAsia="lv-LV"/>
        </w:rPr>
      </w:pPr>
      <w:del w:id="737" w:author="Aleksandrs Zeļikovičs" w:date="2014-09-04T18:09:00Z">
        <w:r w:rsidRPr="0008731D" w:rsidDel="0008731D">
          <w:rPr>
            <w:noProof/>
            <w:rPrChange w:id="738" w:author="Aleksandrs Zeļikovičs" w:date="2014-09-04T18:09:00Z">
              <w:rPr>
                <w:rStyle w:val="Hyperlink"/>
                <w:noProof/>
              </w:rPr>
            </w:rPrChange>
          </w:rPr>
          <w:delText>8. attēls. Shēmu pievienošana projektam, objekta ģenerācija</w:delText>
        </w:r>
        <w:r w:rsidDel="0008731D">
          <w:rPr>
            <w:noProof/>
            <w:webHidden/>
          </w:rPr>
          <w:tab/>
          <w:delText>18</w:delText>
        </w:r>
      </w:del>
    </w:p>
    <w:p w14:paraId="14294D72" w14:textId="77777777" w:rsidR="00D6316E" w:rsidDel="0008731D" w:rsidRDefault="00D6316E">
      <w:pPr>
        <w:pStyle w:val="TableofFigures"/>
        <w:rPr>
          <w:del w:id="739" w:author="Aleksandrs Zeļikovičs" w:date="2014-09-04T18:09:00Z"/>
          <w:rFonts w:asciiTheme="minorHAnsi" w:eastAsiaTheme="minorEastAsia" w:hAnsiTheme="minorHAnsi"/>
          <w:noProof/>
          <w:lang w:eastAsia="lv-LV"/>
        </w:rPr>
      </w:pPr>
      <w:del w:id="740" w:author="Aleksandrs Zeļikovičs" w:date="2014-09-04T18:09:00Z">
        <w:r w:rsidRPr="0008731D" w:rsidDel="0008731D">
          <w:rPr>
            <w:noProof/>
            <w:rPrChange w:id="741" w:author="Aleksandrs Zeļikovičs" w:date="2014-09-04T18:09:00Z">
              <w:rPr>
                <w:rStyle w:val="Hyperlink"/>
                <w:noProof/>
              </w:rPr>
            </w:rPrChange>
          </w:rPr>
          <w:delText>9. attēls. Shēmu pievienošana projektam, objekta ģenerācija</w:delText>
        </w:r>
        <w:r w:rsidDel="0008731D">
          <w:rPr>
            <w:noProof/>
            <w:webHidden/>
          </w:rPr>
          <w:tab/>
          <w:delText>19</w:delText>
        </w:r>
      </w:del>
    </w:p>
    <w:p w14:paraId="0F8CCD6F" w14:textId="77777777" w:rsidR="00D6316E" w:rsidDel="0008731D" w:rsidRDefault="00D6316E">
      <w:pPr>
        <w:pStyle w:val="TableofFigures"/>
        <w:rPr>
          <w:del w:id="742" w:author="Aleksandrs Zeļikovičs" w:date="2014-09-04T18:09:00Z"/>
          <w:rFonts w:asciiTheme="minorHAnsi" w:eastAsiaTheme="minorEastAsia" w:hAnsiTheme="minorHAnsi"/>
          <w:noProof/>
          <w:lang w:eastAsia="lv-LV"/>
        </w:rPr>
      </w:pPr>
      <w:del w:id="743" w:author="Aleksandrs Zeļikovičs" w:date="2014-09-04T18:09:00Z">
        <w:r w:rsidRPr="0008731D" w:rsidDel="0008731D">
          <w:rPr>
            <w:noProof/>
            <w:rPrChange w:id="744" w:author="Aleksandrs Zeļikovičs" w:date="2014-09-04T18:09:00Z">
              <w:rPr>
                <w:rStyle w:val="Hyperlink"/>
                <w:noProof/>
              </w:rPr>
            </w:rPrChange>
          </w:rPr>
          <w:delText>10. attēls. Client.cs HL7ServiceBehavior pievienošana</w:delText>
        </w:r>
        <w:r w:rsidDel="0008731D">
          <w:rPr>
            <w:noProof/>
            <w:webHidden/>
          </w:rPr>
          <w:tab/>
          <w:delText>22</w:delText>
        </w:r>
      </w:del>
    </w:p>
    <w:p w14:paraId="27B1C596" w14:textId="77777777" w:rsidR="00D6316E" w:rsidDel="0008731D" w:rsidRDefault="00D6316E">
      <w:pPr>
        <w:pStyle w:val="TableofFigures"/>
        <w:rPr>
          <w:del w:id="745" w:author="Aleksandrs Zeļikovičs" w:date="2014-09-04T18:09:00Z"/>
          <w:rFonts w:asciiTheme="minorHAnsi" w:eastAsiaTheme="minorEastAsia" w:hAnsiTheme="minorHAnsi"/>
          <w:noProof/>
          <w:lang w:eastAsia="lv-LV"/>
        </w:rPr>
      </w:pPr>
      <w:del w:id="746" w:author="Aleksandrs Zeļikovičs" w:date="2014-09-04T18:09:00Z">
        <w:r w:rsidRPr="0008731D" w:rsidDel="0008731D">
          <w:rPr>
            <w:noProof/>
            <w:rPrChange w:id="747" w:author="Aleksandrs Zeļikovičs" w:date="2014-09-04T18:09:00Z">
              <w:rPr>
                <w:rStyle w:val="Hyperlink"/>
                <w:noProof/>
              </w:rPr>
            </w:rPrChange>
          </w:rPr>
          <w:delText>11. attēls. Client.cs HL7 kļūdu apkalpošana</w:delText>
        </w:r>
        <w:r w:rsidDel="0008731D">
          <w:rPr>
            <w:noProof/>
            <w:webHidden/>
          </w:rPr>
          <w:tab/>
          <w:delText>22</w:delText>
        </w:r>
      </w:del>
    </w:p>
    <w:p w14:paraId="69F5D00D" w14:textId="77777777" w:rsidR="00D6316E" w:rsidDel="0008731D" w:rsidRDefault="00D6316E">
      <w:pPr>
        <w:pStyle w:val="TableofFigures"/>
        <w:rPr>
          <w:del w:id="748" w:author="Aleksandrs Zeļikovičs" w:date="2014-09-04T18:09:00Z"/>
          <w:rFonts w:asciiTheme="minorHAnsi" w:eastAsiaTheme="minorEastAsia" w:hAnsiTheme="minorHAnsi"/>
          <w:noProof/>
          <w:lang w:eastAsia="lv-LV"/>
        </w:rPr>
      </w:pPr>
      <w:del w:id="749" w:author="Aleksandrs Zeļikovičs" w:date="2014-09-04T18:09:00Z">
        <w:r w:rsidRPr="0008731D" w:rsidDel="0008731D">
          <w:rPr>
            <w:noProof/>
            <w:rPrChange w:id="750" w:author="Aleksandrs Zeļikovičs" w:date="2014-09-04T18:09:00Z">
              <w:rPr>
                <w:rStyle w:val="Hyperlink"/>
                <w:noProof/>
              </w:rPr>
            </w:rPrChange>
          </w:rPr>
          <w:delText>12. attēls. Client.cs datnes piemērs</w:delText>
        </w:r>
        <w:r w:rsidDel="0008731D">
          <w:rPr>
            <w:noProof/>
            <w:webHidden/>
          </w:rPr>
          <w:tab/>
          <w:delText>23</w:delText>
        </w:r>
      </w:del>
    </w:p>
    <w:p w14:paraId="163B6448" w14:textId="77777777" w:rsidR="00D6316E" w:rsidDel="0008731D" w:rsidRDefault="00D6316E">
      <w:pPr>
        <w:pStyle w:val="TableofFigures"/>
        <w:rPr>
          <w:del w:id="751" w:author="Aleksandrs Zeļikovičs" w:date="2014-09-04T18:09:00Z"/>
          <w:rFonts w:asciiTheme="minorHAnsi" w:eastAsiaTheme="minorEastAsia" w:hAnsiTheme="minorHAnsi"/>
          <w:noProof/>
          <w:lang w:eastAsia="lv-LV"/>
        </w:rPr>
      </w:pPr>
      <w:del w:id="752" w:author="Aleksandrs Zeļikovičs" w:date="2014-09-04T18:09:00Z">
        <w:r w:rsidRPr="0008731D" w:rsidDel="0008731D">
          <w:rPr>
            <w:noProof/>
            <w:rPrChange w:id="753" w:author="Aleksandrs Zeļikovičs" w:date="2014-09-04T18:09:00Z">
              <w:rPr>
                <w:rStyle w:val="Hyperlink"/>
                <w:noProof/>
              </w:rPr>
            </w:rPrChange>
          </w:rPr>
          <w:delText>13. attēls. Projekta izveidošana</w:delText>
        </w:r>
        <w:r w:rsidDel="0008731D">
          <w:rPr>
            <w:noProof/>
            <w:webHidden/>
          </w:rPr>
          <w:tab/>
          <w:delText>23</w:delText>
        </w:r>
      </w:del>
    </w:p>
    <w:p w14:paraId="7F82E4A9" w14:textId="77777777" w:rsidR="00D6316E" w:rsidDel="0008731D" w:rsidRDefault="00D6316E">
      <w:pPr>
        <w:pStyle w:val="TableofFigures"/>
        <w:rPr>
          <w:del w:id="754" w:author="Aleksandrs Zeļikovičs" w:date="2014-09-04T18:09:00Z"/>
          <w:rFonts w:asciiTheme="minorHAnsi" w:eastAsiaTheme="minorEastAsia" w:hAnsiTheme="minorHAnsi"/>
          <w:noProof/>
          <w:lang w:eastAsia="lv-LV"/>
        </w:rPr>
      </w:pPr>
      <w:del w:id="755" w:author="Aleksandrs Zeļikovičs" w:date="2014-09-04T18:09:00Z">
        <w:r w:rsidRPr="0008731D" w:rsidDel="0008731D">
          <w:rPr>
            <w:noProof/>
            <w:rPrChange w:id="756" w:author="Aleksandrs Zeļikovičs" w:date="2014-09-04T18:09:00Z">
              <w:rPr>
                <w:rStyle w:val="Hyperlink"/>
                <w:noProof/>
              </w:rPr>
            </w:rPrChange>
          </w:rPr>
          <w:delText>14. attēls. Projekti</w:delText>
        </w:r>
        <w:r w:rsidDel="0008731D">
          <w:rPr>
            <w:noProof/>
            <w:webHidden/>
          </w:rPr>
          <w:tab/>
          <w:delText>24</w:delText>
        </w:r>
      </w:del>
    </w:p>
    <w:p w14:paraId="5B8B24AC" w14:textId="77777777" w:rsidR="00D6316E" w:rsidDel="0008731D" w:rsidRDefault="00D6316E">
      <w:pPr>
        <w:pStyle w:val="TableofFigures"/>
        <w:rPr>
          <w:del w:id="757" w:author="Aleksandrs Zeļikovičs" w:date="2014-09-04T18:09:00Z"/>
          <w:rFonts w:asciiTheme="minorHAnsi" w:eastAsiaTheme="minorEastAsia" w:hAnsiTheme="minorHAnsi"/>
          <w:noProof/>
          <w:lang w:eastAsia="lv-LV"/>
        </w:rPr>
      </w:pPr>
      <w:del w:id="758" w:author="Aleksandrs Zeļikovičs" w:date="2014-09-04T18:09:00Z">
        <w:r w:rsidRPr="0008731D" w:rsidDel="0008731D">
          <w:rPr>
            <w:noProof/>
            <w:rPrChange w:id="759" w:author="Aleksandrs Zeļikovičs" w:date="2014-09-04T18:09:00Z">
              <w:rPr>
                <w:rStyle w:val="Hyperlink"/>
                <w:noProof/>
              </w:rPr>
            </w:rPrChange>
          </w:rPr>
          <w:delText>15. attēls. IHL7SyncContract.cs datnes piemērs</w:delText>
        </w:r>
        <w:r w:rsidDel="0008731D">
          <w:rPr>
            <w:noProof/>
            <w:webHidden/>
          </w:rPr>
          <w:tab/>
          <w:delText>24</w:delText>
        </w:r>
      </w:del>
    </w:p>
    <w:p w14:paraId="040ACF4D" w14:textId="77777777" w:rsidR="00D6316E" w:rsidDel="0008731D" w:rsidRDefault="00D6316E">
      <w:pPr>
        <w:pStyle w:val="TableofFigures"/>
        <w:rPr>
          <w:del w:id="760" w:author="Aleksandrs Zeļikovičs" w:date="2014-09-04T18:09:00Z"/>
          <w:rFonts w:asciiTheme="minorHAnsi" w:eastAsiaTheme="minorEastAsia" w:hAnsiTheme="minorHAnsi"/>
          <w:noProof/>
          <w:lang w:eastAsia="lv-LV"/>
        </w:rPr>
      </w:pPr>
      <w:del w:id="761" w:author="Aleksandrs Zeļikovičs" w:date="2014-09-04T18:09:00Z">
        <w:r w:rsidRPr="0008731D" w:rsidDel="0008731D">
          <w:rPr>
            <w:noProof/>
            <w:rPrChange w:id="762" w:author="Aleksandrs Zeļikovičs" w:date="2014-09-04T18:09:00Z">
              <w:rPr>
                <w:rStyle w:val="Hyperlink"/>
                <w:noProof/>
              </w:rPr>
            </w:rPrChange>
          </w:rPr>
          <w:delText>16. attēls. Service.cs datnes piemērs</w:delText>
        </w:r>
        <w:r w:rsidDel="0008731D">
          <w:rPr>
            <w:noProof/>
            <w:webHidden/>
          </w:rPr>
          <w:tab/>
          <w:delText>24</w:delText>
        </w:r>
      </w:del>
    </w:p>
    <w:p w14:paraId="2DBF7745" w14:textId="77777777" w:rsidR="00D6316E" w:rsidDel="0008731D" w:rsidRDefault="00D6316E">
      <w:pPr>
        <w:pStyle w:val="TableofFigures"/>
        <w:rPr>
          <w:del w:id="763" w:author="Aleksandrs Zeļikovičs" w:date="2014-09-04T18:09:00Z"/>
          <w:rFonts w:asciiTheme="minorHAnsi" w:eastAsiaTheme="minorEastAsia" w:hAnsiTheme="minorHAnsi"/>
          <w:noProof/>
          <w:lang w:eastAsia="lv-LV"/>
        </w:rPr>
      </w:pPr>
      <w:del w:id="764" w:author="Aleksandrs Zeļikovičs" w:date="2014-09-04T18:09:00Z">
        <w:r w:rsidRPr="0008731D" w:rsidDel="0008731D">
          <w:rPr>
            <w:noProof/>
            <w:rPrChange w:id="765" w:author="Aleksandrs Zeļikovičs" w:date="2014-09-04T18:09:00Z">
              <w:rPr>
                <w:rStyle w:val="Hyperlink"/>
                <w:noProof/>
              </w:rPr>
            </w:rPrChange>
          </w:rPr>
          <w:delText>17. attēls. IHL7SyncContract.cs datnes piemērs</w:delText>
        </w:r>
        <w:r w:rsidDel="0008731D">
          <w:rPr>
            <w:noProof/>
            <w:webHidden/>
          </w:rPr>
          <w:tab/>
          <w:delText>25</w:delText>
        </w:r>
      </w:del>
    </w:p>
    <w:p w14:paraId="254F51AF" w14:textId="77777777" w:rsidR="00D6316E" w:rsidDel="0008731D" w:rsidRDefault="00D6316E">
      <w:pPr>
        <w:pStyle w:val="TableofFigures"/>
        <w:rPr>
          <w:del w:id="766" w:author="Aleksandrs Zeļikovičs" w:date="2014-09-04T18:09:00Z"/>
          <w:rFonts w:asciiTheme="minorHAnsi" w:eastAsiaTheme="minorEastAsia" w:hAnsiTheme="minorHAnsi"/>
          <w:noProof/>
          <w:lang w:eastAsia="lv-LV"/>
        </w:rPr>
      </w:pPr>
      <w:del w:id="767" w:author="Aleksandrs Zeļikovičs" w:date="2014-09-04T18:09:00Z">
        <w:r w:rsidRPr="0008731D" w:rsidDel="0008731D">
          <w:rPr>
            <w:noProof/>
            <w:rPrChange w:id="768" w:author="Aleksandrs Zeļikovičs" w:date="2014-09-04T18:09:00Z">
              <w:rPr>
                <w:rStyle w:val="Hyperlink"/>
                <w:noProof/>
              </w:rPr>
            </w:rPrChange>
          </w:rPr>
          <w:delText>18. attēls. Client.cs datnes piemērs</w:delText>
        </w:r>
        <w:r w:rsidDel="0008731D">
          <w:rPr>
            <w:noProof/>
            <w:webHidden/>
          </w:rPr>
          <w:tab/>
          <w:delText>25</w:delText>
        </w:r>
      </w:del>
    </w:p>
    <w:p w14:paraId="6EFD6237" w14:textId="77777777" w:rsidR="00D6316E" w:rsidDel="0008731D" w:rsidRDefault="00D6316E">
      <w:pPr>
        <w:pStyle w:val="TableofFigures"/>
        <w:rPr>
          <w:del w:id="769" w:author="Aleksandrs Zeļikovičs" w:date="2014-09-04T18:09:00Z"/>
          <w:rFonts w:asciiTheme="minorHAnsi" w:eastAsiaTheme="minorEastAsia" w:hAnsiTheme="minorHAnsi"/>
          <w:noProof/>
          <w:lang w:eastAsia="lv-LV"/>
        </w:rPr>
      </w:pPr>
      <w:del w:id="770" w:author="Aleksandrs Zeļikovičs" w:date="2014-09-04T18:09:00Z">
        <w:r w:rsidRPr="0008731D" w:rsidDel="0008731D">
          <w:rPr>
            <w:noProof/>
            <w:rPrChange w:id="771" w:author="Aleksandrs Zeļikovičs" w:date="2014-09-04T18:09:00Z">
              <w:rPr>
                <w:rStyle w:val="Hyperlink"/>
                <w:noProof/>
              </w:rPr>
            </w:rPrChange>
          </w:rPr>
          <w:delText>19. attēls. LinqToXsd ģenerētu shēmu projekts</w:delText>
        </w:r>
        <w:r w:rsidDel="0008731D">
          <w:rPr>
            <w:noProof/>
            <w:webHidden/>
          </w:rPr>
          <w:tab/>
          <w:delText>26</w:delText>
        </w:r>
      </w:del>
    </w:p>
    <w:p w14:paraId="09ADC84D" w14:textId="77777777" w:rsidR="00D6316E" w:rsidDel="0008731D" w:rsidRDefault="00D6316E">
      <w:pPr>
        <w:pStyle w:val="TableofFigures"/>
        <w:rPr>
          <w:del w:id="772" w:author="Aleksandrs Zeļikovičs" w:date="2014-09-04T18:09:00Z"/>
          <w:rFonts w:asciiTheme="minorHAnsi" w:eastAsiaTheme="minorEastAsia" w:hAnsiTheme="minorHAnsi"/>
          <w:noProof/>
          <w:lang w:eastAsia="lv-LV"/>
        </w:rPr>
      </w:pPr>
      <w:del w:id="773" w:author="Aleksandrs Zeļikovičs" w:date="2014-09-04T18:09:00Z">
        <w:r w:rsidRPr="0008731D" w:rsidDel="0008731D">
          <w:rPr>
            <w:noProof/>
            <w:rPrChange w:id="774" w:author="Aleksandrs Zeļikovičs" w:date="2014-09-04T18:09:00Z">
              <w:rPr>
                <w:rStyle w:val="Hyperlink"/>
                <w:noProof/>
              </w:rPr>
            </w:rPrChange>
          </w:rPr>
          <w:delText>20. attēls. Risinājuma piemērs</w:delText>
        </w:r>
        <w:r w:rsidDel="0008731D">
          <w:rPr>
            <w:noProof/>
            <w:webHidden/>
          </w:rPr>
          <w:tab/>
          <w:delText>26</w:delText>
        </w:r>
      </w:del>
    </w:p>
    <w:p w14:paraId="6AE9F03C" w14:textId="77777777" w:rsidR="00D6316E" w:rsidDel="0008731D" w:rsidRDefault="00D6316E">
      <w:pPr>
        <w:pStyle w:val="TableofFigures"/>
        <w:rPr>
          <w:del w:id="775" w:author="Aleksandrs Zeļikovičs" w:date="2014-09-04T18:09:00Z"/>
          <w:rFonts w:asciiTheme="minorHAnsi" w:eastAsiaTheme="minorEastAsia" w:hAnsiTheme="minorHAnsi"/>
          <w:noProof/>
          <w:lang w:eastAsia="lv-LV"/>
        </w:rPr>
      </w:pPr>
      <w:del w:id="776" w:author="Aleksandrs Zeļikovičs" w:date="2014-09-04T18:09:00Z">
        <w:r w:rsidRPr="0008731D" w:rsidDel="0008731D">
          <w:rPr>
            <w:noProof/>
            <w:rPrChange w:id="777" w:author="Aleksandrs Zeļikovičs" w:date="2014-09-04T18:09:00Z">
              <w:rPr>
                <w:rStyle w:val="Hyperlink"/>
                <w:noProof/>
              </w:rPr>
            </w:rPrChange>
          </w:rPr>
          <w:delText>21. attēls. IHL7SyncContract.cs datnes piemērs</w:delText>
        </w:r>
        <w:r w:rsidDel="0008731D">
          <w:rPr>
            <w:noProof/>
            <w:webHidden/>
          </w:rPr>
          <w:tab/>
          <w:delText>27</w:delText>
        </w:r>
      </w:del>
    </w:p>
    <w:p w14:paraId="2BB22BD4" w14:textId="77777777" w:rsidR="00D6316E" w:rsidDel="0008731D" w:rsidRDefault="00D6316E">
      <w:pPr>
        <w:pStyle w:val="TableofFigures"/>
        <w:rPr>
          <w:del w:id="778" w:author="Aleksandrs Zeļikovičs" w:date="2014-09-04T18:09:00Z"/>
          <w:rFonts w:asciiTheme="minorHAnsi" w:eastAsiaTheme="minorEastAsia" w:hAnsiTheme="minorHAnsi"/>
          <w:noProof/>
          <w:lang w:eastAsia="lv-LV"/>
        </w:rPr>
      </w:pPr>
      <w:del w:id="779" w:author="Aleksandrs Zeļikovičs" w:date="2014-09-04T18:09:00Z">
        <w:r w:rsidRPr="0008731D" w:rsidDel="0008731D">
          <w:rPr>
            <w:noProof/>
            <w:rPrChange w:id="780" w:author="Aleksandrs Zeļikovičs" w:date="2014-09-04T18:09:00Z">
              <w:rPr>
                <w:rStyle w:val="Hyperlink"/>
                <w:noProof/>
              </w:rPr>
            </w:rPrChange>
          </w:rPr>
          <w:delText>22. attēls. Service.cs datnes piemērs</w:delText>
        </w:r>
        <w:r w:rsidDel="0008731D">
          <w:rPr>
            <w:noProof/>
            <w:webHidden/>
          </w:rPr>
          <w:tab/>
          <w:delText>28</w:delText>
        </w:r>
      </w:del>
    </w:p>
    <w:p w14:paraId="6D482B92" w14:textId="77777777" w:rsidR="00D6316E" w:rsidDel="0008731D" w:rsidRDefault="00D6316E">
      <w:pPr>
        <w:pStyle w:val="TableofFigures"/>
        <w:rPr>
          <w:del w:id="781" w:author="Aleksandrs Zeļikovičs" w:date="2014-09-04T18:09:00Z"/>
          <w:rFonts w:asciiTheme="minorHAnsi" w:eastAsiaTheme="minorEastAsia" w:hAnsiTheme="minorHAnsi"/>
          <w:noProof/>
          <w:lang w:eastAsia="lv-LV"/>
        </w:rPr>
      </w:pPr>
      <w:del w:id="782" w:author="Aleksandrs Zeļikovičs" w:date="2014-09-04T18:09:00Z">
        <w:r w:rsidRPr="0008731D" w:rsidDel="0008731D">
          <w:rPr>
            <w:noProof/>
            <w:rPrChange w:id="783" w:author="Aleksandrs Zeļikovičs" w:date="2014-09-04T18:09:00Z">
              <w:rPr>
                <w:rStyle w:val="Hyperlink"/>
                <w:noProof/>
              </w:rPr>
            </w:rPrChange>
          </w:rPr>
          <w:delText>23. attēls. Client.cs datnes piemērs</w:delText>
        </w:r>
        <w:r w:rsidDel="0008731D">
          <w:rPr>
            <w:noProof/>
            <w:webHidden/>
          </w:rPr>
          <w:tab/>
          <w:delText>29</w:delText>
        </w:r>
      </w:del>
    </w:p>
    <w:p w14:paraId="04BC6BCA" w14:textId="77777777" w:rsidR="00D6316E" w:rsidDel="0008731D" w:rsidRDefault="00D6316E">
      <w:pPr>
        <w:pStyle w:val="TableofFigures"/>
        <w:rPr>
          <w:del w:id="784" w:author="Aleksandrs Zeļikovičs" w:date="2014-09-04T18:09:00Z"/>
          <w:rFonts w:asciiTheme="minorHAnsi" w:eastAsiaTheme="minorEastAsia" w:hAnsiTheme="minorHAnsi"/>
          <w:noProof/>
          <w:lang w:eastAsia="lv-LV"/>
        </w:rPr>
      </w:pPr>
      <w:del w:id="785" w:author="Aleksandrs Zeļikovičs" w:date="2014-09-04T18:09:00Z">
        <w:r w:rsidRPr="0008731D" w:rsidDel="0008731D">
          <w:rPr>
            <w:noProof/>
            <w:rPrChange w:id="786" w:author="Aleksandrs Zeļikovičs" w:date="2014-09-04T18:09:00Z">
              <w:rPr>
                <w:rStyle w:val="Hyperlink"/>
                <w:noProof/>
              </w:rPr>
            </w:rPrChange>
          </w:rPr>
          <w:delText>24. attēls. Risinājuma piemērs</w:delText>
        </w:r>
        <w:r w:rsidDel="0008731D">
          <w:rPr>
            <w:noProof/>
            <w:webHidden/>
          </w:rPr>
          <w:tab/>
          <w:delText>30</w:delText>
        </w:r>
      </w:del>
    </w:p>
    <w:p w14:paraId="4B7FDFA7" w14:textId="77777777" w:rsidR="00D6316E" w:rsidDel="0008731D" w:rsidRDefault="00D6316E">
      <w:pPr>
        <w:pStyle w:val="TableofFigures"/>
        <w:rPr>
          <w:del w:id="787" w:author="Aleksandrs Zeļikovičs" w:date="2014-09-04T18:09:00Z"/>
          <w:rFonts w:asciiTheme="minorHAnsi" w:eastAsiaTheme="minorEastAsia" w:hAnsiTheme="minorHAnsi"/>
          <w:noProof/>
          <w:lang w:eastAsia="lv-LV"/>
        </w:rPr>
      </w:pPr>
      <w:del w:id="788" w:author="Aleksandrs Zeļikovičs" w:date="2014-09-04T18:09:00Z">
        <w:r w:rsidRPr="0008731D" w:rsidDel="0008731D">
          <w:rPr>
            <w:noProof/>
            <w:rPrChange w:id="789" w:author="Aleksandrs Zeļikovičs" w:date="2014-09-04T18:09:00Z">
              <w:rPr>
                <w:rStyle w:val="Hyperlink"/>
                <w:noProof/>
              </w:rPr>
            </w:rPrChange>
          </w:rPr>
          <w:delText>25. attēls. IHL7SyncContract.cs datnes piemērs</w:delText>
        </w:r>
        <w:r w:rsidDel="0008731D">
          <w:rPr>
            <w:noProof/>
            <w:webHidden/>
          </w:rPr>
          <w:tab/>
          <w:delText>30</w:delText>
        </w:r>
      </w:del>
    </w:p>
    <w:p w14:paraId="03B3D726" w14:textId="77777777" w:rsidR="00D6316E" w:rsidDel="0008731D" w:rsidRDefault="00D6316E">
      <w:pPr>
        <w:pStyle w:val="TableofFigures"/>
        <w:rPr>
          <w:del w:id="790" w:author="Aleksandrs Zeļikovičs" w:date="2014-09-04T18:09:00Z"/>
          <w:rFonts w:asciiTheme="minorHAnsi" w:eastAsiaTheme="minorEastAsia" w:hAnsiTheme="minorHAnsi"/>
          <w:noProof/>
          <w:lang w:eastAsia="lv-LV"/>
        </w:rPr>
      </w:pPr>
      <w:del w:id="791" w:author="Aleksandrs Zeļikovičs" w:date="2014-09-04T18:09:00Z">
        <w:r w:rsidRPr="0008731D" w:rsidDel="0008731D">
          <w:rPr>
            <w:noProof/>
            <w:rPrChange w:id="792" w:author="Aleksandrs Zeļikovičs" w:date="2014-09-04T18:09:00Z">
              <w:rPr>
                <w:rStyle w:val="Hyperlink"/>
                <w:noProof/>
              </w:rPr>
            </w:rPrChange>
          </w:rPr>
          <w:delText>26. attēls. Service.cs datnes piemērs</w:delText>
        </w:r>
        <w:r w:rsidDel="0008731D">
          <w:rPr>
            <w:noProof/>
            <w:webHidden/>
          </w:rPr>
          <w:tab/>
          <w:delText>33</w:delText>
        </w:r>
      </w:del>
    </w:p>
    <w:p w14:paraId="2551793D" w14:textId="77777777" w:rsidR="00D6316E" w:rsidDel="0008731D" w:rsidRDefault="00D6316E">
      <w:pPr>
        <w:pStyle w:val="TableofFigures"/>
        <w:rPr>
          <w:del w:id="793" w:author="Aleksandrs Zeļikovičs" w:date="2014-09-04T18:09:00Z"/>
          <w:rFonts w:asciiTheme="minorHAnsi" w:eastAsiaTheme="minorEastAsia" w:hAnsiTheme="minorHAnsi"/>
          <w:noProof/>
          <w:lang w:eastAsia="lv-LV"/>
        </w:rPr>
      </w:pPr>
      <w:del w:id="794" w:author="Aleksandrs Zeļikovičs" w:date="2014-09-04T18:09:00Z">
        <w:r w:rsidRPr="0008731D" w:rsidDel="0008731D">
          <w:rPr>
            <w:noProof/>
            <w:rPrChange w:id="795" w:author="Aleksandrs Zeļikovičs" w:date="2014-09-04T18:09:00Z">
              <w:rPr>
                <w:rStyle w:val="Hyperlink"/>
                <w:noProof/>
              </w:rPr>
            </w:rPrChange>
          </w:rPr>
          <w:delText>27. attēls. Risinājuma piemērs</w:delText>
        </w:r>
        <w:r w:rsidDel="0008731D">
          <w:rPr>
            <w:noProof/>
            <w:webHidden/>
          </w:rPr>
          <w:tab/>
          <w:delText>33</w:delText>
        </w:r>
      </w:del>
    </w:p>
    <w:p w14:paraId="41A4E7FC" w14:textId="77777777" w:rsidR="00D6316E" w:rsidDel="0008731D" w:rsidRDefault="00D6316E">
      <w:pPr>
        <w:pStyle w:val="TableofFigures"/>
        <w:rPr>
          <w:del w:id="796" w:author="Aleksandrs Zeļikovičs" w:date="2014-09-04T18:09:00Z"/>
          <w:rFonts w:asciiTheme="minorHAnsi" w:eastAsiaTheme="minorEastAsia" w:hAnsiTheme="minorHAnsi"/>
          <w:noProof/>
          <w:lang w:eastAsia="lv-LV"/>
        </w:rPr>
      </w:pPr>
      <w:del w:id="797" w:author="Aleksandrs Zeļikovičs" w:date="2014-09-04T18:09:00Z">
        <w:r w:rsidRPr="0008731D" w:rsidDel="0008731D">
          <w:rPr>
            <w:noProof/>
            <w:rPrChange w:id="798" w:author="Aleksandrs Zeļikovičs" w:date="2014-09-04T18:09:00Z">
              <w:rPr>
                <w:rStyle w:val="Hyperlink"/>
                <w:noProof/>
              </w:rPr>
            </w:rPrChange>
          </w:rPr>
          <w:delText>28. attēls.  IHL7SyncContract.cs datnes piemērs</w:delText>
        </w:r>
        <w:r w:rsidDel="0008731D">
          <w:rPr>
            <w:noProof/>
            <w:webHidden/>
          </w:rPr>
          <w:tab/>
          <w:delText>33</w:delText>
        </w:r>
      </w:del>
    </w:p>
    <w:p w14:paraId="6E648BAE" w14:textId="77777777" w:rsidR="00D6316E" w:rsidDel="0008731D" w:rsidRDefault="00D6316E">
      <w:pPr>
        <w:pStyle w:val="TableofFigures"/>
        <w:rPr>
          <w:del w:id="799" w:author="Aleksandrs Zeļikovičs" w:date="2014-09-04T18:09:00Z"/>
          <w:rFonts w:asciiTheme="minorHAnsi" w:eastAsiaTheme="minorEastAsia" w:hAnsiTheme="minorHAnsi"/>
          <w:noProof/>
          <w:lang w:eastAsia="lv-LV"/>
        </w:rPr>
      </w:pPr>
      <w:del w:id="800" w:author="Aleksandrs Zeļikovičs" w:date="2014-09-04T18:09:00Z">
        <w:r w:rsidRPr="0008731D" w:rsidDel="0008731D">
          <w:rPr>
            <w:noProof/>
            <w:rPrChange w:id="801" w:author="Aleksandrs Zeļikovičs" w:date="2014-09-04T18:09:00Z">
              <w:rPr>
                <w:rStyle w:val="Hyperlink"/>
                <w:noProof/>
              </w:rPr>
            </w:rPrChange>
          </w:rPr>
          <w:delText>29. attēls. Service.cs datnes piemērs</w:delText>
        </w:r>
        <w:r w:rsidDel="0008731D">
          <w:rPr>
            <w:noProof/>
            <w:webHidden/>
          </w:rPr>
          <w:tab/>
          <w:delText>34</w:delText>
        </w:r>
      </w:del>
    </w:p>
    <w:p w14:paraId="224F89F3" w14:textId="77777777" w:rsidR="00D6316E" w:rsidDel="0008731D" w:rsidRDefault="00D6316E">
      <w:pPr>
        <w:pStyle w:val="TableofFigures"/>
        <w:rPr>
          <w:del w:id="802" w:author="Aleksandrs Zeļikovičs" w:date="2014-09-04T18:09:00Z"/>
          <w:rFonts w:asciiTheme="minorHAnsi" w:eastAsiaTheme="minorEastAsia" w:hAnsiTheme="minorHAnsi"/>
          <w:noProof/>
          <w:lang w:eastAsia="lv-LV"/>
        </w:rPr>
      </w:pPr>
      <w:del w:id="803" w:author="Aleksandrs Zeļikovičs" w:date="2014-09-04T18:09:00Z">
        <w:r w:rsidRPr="0008731D" w:rsidDel="0008731D">
          <w:rPr>
            <w:noProof/>
            <w:rPrChange w:id="804" w:author="Aleksandrs Zeļikovičs" w:date="2014-09-04T18:09:00Z">
              <w:rPr>
                <w:rStyle w:val="Hyperlink"/>
                <w:noProof/>
              </w:rPr>
            </w:rPrChange>
          </w:rPr>
          <w:delText>30. attēls. Client.cs datnes piemērs</w:delText>
        </w:r>
        <w:r w:rsidDel="0008731D">
          <w:rPr>
            <w:noProof/>
            <w:webHidden/>
          </w:rPr>
          <w:tab/>
          <w:delText>34</w:delText>
        </w:r>
      </w:del>
    </w:p>
    <w:p w14:paraId="606BECF1" w14:textId="77777777" w:rsidR="00D6316E" w:rsidDel="0008731D" w:rsidRDefault="00D6316E">
      <w:pPr>
        <w:pStyle w:val="TableofFigures"/>
        <w:rPr>
          <w:del w:id="805" w:author="Aleksandrs Zeļikovičs" w:date="2014-09-04T18:09:00Z"/>
          <w:rFonts w:asciiTheme="minorHAnsi" w:eastAsiaTheme="minorEastAsia" w:hAnsiTheme="minorHAnsi"/>
          <w:noProof/>
          <w:lang w:eastAsia="lv-LV"/>
        </w:rPr>
      </w:pPr>
      <w:del w:id="806" w:author="Aleksandrs Zeļikovičs" w:date="2014-09-04T18:09:00Z">
        <w:r w:rsidRPr="0008731D" w:rsidDel="0008731D">
          <w:rPr>
            <w:noProof/>
            <w:rPrChange w:id="807" w:author="Aleksandrs Zeļikovičs" w:date="2014-09-04T18:09:00Z">
              <w:rPr>
                <w:rStyle w:val="Hyperlink"/>
                <w:noProof/>
              </w:rPr>
            </w:rPrChange>
          </w:rPr>
          <w:delText>31. attēls. Risinājuma piemērs</w:delText>
        </w:r>
        <w:r w:rsidDel="0008731D">
          <w:rPr>
            <w:noProof/>
            <w:webHidden/>
          </w:rPr>
          <w:tab/>
          <w:delText>35</w:delText>
        </w:r>
      </w:del>
    </w:p>
    <w:p w14:paraId="276DC633" w14:textId="77777777" w:rsidR="00D6316E" w:rsidDel="0008731D" w:rsidRDefault="00D6316E">
      <w:pPr>
        <w:pStyle w:val="TableofFigures"/>
        <w:rPr>
          <w:del w:id="808" w:author="Aleksandrs Zeļikovičs" w:date="2014-09-04T18:09:00Z"/>
          <w:rFonts w:asciiTheme="minorHAnsi" w:eastAsiaTheme="minorEastAsia" w:hAnsiTheme="minorHAnsi"/>
          <w:noProof/>
          <w:lang w:eastAsia="lv-LV"/>
        </w:rPr>
      </w:pPr>
      <w:del w:id="809" w:author="Aleksandrs Zeļikovičs" w:date="2014-09-04T18:09:00Z">
        <w:r w:rsidRPr="0008731D" w:rsidDel="0008731D">
          <w:rPr>
            <w:noProof/>
            <w:rPrChange w:id="810" w:author="Aleksandrs Zeļikovičs" w:date="2014-09-04T18:09:00Z">
              <w:rPr>
                <w:rStyle w:val="Hyperlink"/>
                <w:noProof/>
              </w:rPr>
            </w:rPrChange>
          </w:rPr>
          <w:delText>32. attēls. IHL7SyncContract.cs datnes piemērs</w:delText>
        </w:r>
        <w:r w:rsidDel="0008731D">
          <w:rPr>
            <w:noProof/>
            <w:webHidden/>
          </w:rPr>
          <w:tab/>
          <w:delText>35</w:delText>
        </w:r>
      </w:del>
    </w:p>
    <w:p w14:paraId="3959548A" w14:textId="77777777" w:rsidR="00D6316E" w:rsidDel="0008731D" w:rsidRDefault="00D6316E">
      <w:pPr>
        <w:pStyle w:val="TableofFigures"/>
        <w:rPr>
          <w:del w:id="811" w:author="Aleksandrs Zeļikovičs" w:date="2014-09-04T18:09:00Z"/>
          <w:rFonts w:asciiTheme="minorHAnsi" w:eastAsiaTheme="minorEastAsia" w:hAnsiTheme="minorHAnsi"/>
          <w:noProof/>
          <w:lang w:eastAsia="lv-LV"/>
        </w:rPr>
      </w:pPr>
      <w:del w:id="812" w:author="Aleksandrs Zeļikovičs" w:date="2014-09-04T18:09:00Z">
        <w:r w:rsidRPr="0008731D" w:rsidDel="0008731D">
          <w:rPr>
            <w:noProof/>
            <w:rPrChange w:id="813" w:author="Aleksandrs Zeļikovičs" w:date="2014-09-04T18:09:00Z">
              <w:rPr>
                <w:rStyle w:val="Hyperlink"/>
                <w:noProof/>
              </w:rPr>
            </w:rPrChange>
          </w:rPr>
          <w:delText>33. attēls. Service.cs datnes piemērs</w:delText>
        </w:r>
        <w:r w:rsidDel="0008731D">
          <w:rPr>
            <w:noProof/>
            <w:webHidden/>
          </w:rPr>
          <w:tab/>
          <w:delText>35</w:delText>
        </w:r>
      </w:del>
    </w:p>
    <w:p w14:paraId="330D0CF2" w14:textId="77777777" w:rsidR="00D6316E" w:rsidDel="0008731D" w:rsidRDefault="00D6316E">
      <w:pPr>
        <w:pStyle w:val="TableofFigures"/>
        <w:rPr>
          <w:del w:id="814" w:author="Aleksandrs Zeļikovičs" w:date="2014-09-04T18:09:00Z"/>
          <w:rFonts w:asciiTheme="minorHAnsi" w:eastAsiaTheme="minorEastAsia" w:hAnsiTheme="minorHAnsi"/>
          <w:noProof/>
          <w:lang w:eastAsia="lv-LV"/>
        </w:rPr>
      </w:pPr>
      <w:del w:id="815" w:author="Aleksandrs Zeļikovičs" w:date="2014-09-04T18:09:00Z">
        <w:r w:rsidRPr="0008731D" w:rsidDel="0008731D">
          <w:rPr>
            <w:noProof/>
            <w:rPrChange w:id="816" w:author="Aleksandrs Zeļikovičs" w:date="2014-09-04T18:09:00Z">
              <w:rPr>
                <w:rStyle w:val="Hyperlink"/>
                <w:noProof/>
              </w:rPr>
            </w:rPrChange>
          </w:rPr>
          <w:delText>34. attēls. Ziņojumu sūtīšana izmantojot apziņošanas serviss</w:delText>
        </w:r>
        <w:r w:rsidDel="0008731D">
          <w:rPr>
            <w:noProof/>
            <w:webHidden/>
          </w:rPr>
          <w:tab/>
          <w:delText>38</w:delText>
        </w:r>
      </w:del>
    </w:p>
    <w:p w14:paraId="16B67F73" w14:textId="77777777" w:rsidR="00D6316E" w:rsidDel="0008731D" w:rsidRDefault="00D6316E">
      <w:pPr>
        <w:pStyle w:val="TableofFigures"/>
        <w:rPr>
          <w:del w:id="817" w:author="Aleksandrs Zeļikovičs" w:date="2014-09-04T18:09:00Z"/>
          <w:rFonts w:asciiTheme="minorHAnsi" w:eastAsiaTheme="minorEastAsia" w:hAnsiTheme="minorHAnsi"/>
          <w:noProof/>
          <w:lang w:eastAsia="lv-LV"/>
        </w:rPr>
      </w:pPr>
      <w:del w:id="818" w:author="Aleksandrs Zeļikovičs" w:date="2014-09-04T18:09:00Z">
        <w:r w:rsidRPr="0008731D" w:rsidDel="0008731D">
          <w:rPr>
            <w:noProof/>
            <w:rPrChange w:id="819" w:author="Aleksandrs Zeļikovičs" w:date="2014-09-04T18:09:00Z">
              <w:rPr>
                <w:rStyle w:val="Hyperlink"/>
                <w:noProof/>
              </w:rPr>
            </w:rPrChange>
          </w:rPr>
          <w:delText>35. attēls. Servisa izsaukšana caur OSB</w:delText>
        </w:r>
        <w:r w:rsidDel="0008731D">
          <w:rPr>
            <w:noProof/>
            <w:webHidden/>
          </w:rPr>
          <w:tab/>
          <w:delText>42</w:delText>
        </w:r>
      </w:del>
    </w:p>
    <w:p w14:paraId="724428F4" w14:textId="77777777" w:rsidR="00D6316E" w:rsidDel="0008731D" w:rsidRDefault="00D6316E">
      <w:pPr>
        <w:pStyle w:val="TableofFigures"/>
        <w:rPr>
          <w:del w:id="820" w:author="Aleksandrs Zeļikovičs" w:date="2014-09-04T18:09:00Z"/>
          <w:rFonts w:asciiTheme="minorHAnsi" w:eastAsiaTheme="minorEastAsia" w:hAnsiTheme="minorHAnsi"/>
          <w:noProof/>
          <w:lang w:eastAsia="lv-LV"/>
        </w:rPr>
      </w:pPr>
      <w:del w:id="821" w:author="Aleksandrs Zeļikovičs" w:date="2014-09-04T18:09:00Z">
        <w:r w:rsidRPr="0008731D" w:rsidDel="0008731D">
          <w:rPr>
            <w:noProof/>
            <w:rPrChange w:id="822" w:author="Aleksandrs Zeļikovičs" w:date="2014-09-04T18:09:00Z">
              <w:rPr>
                <w:rStyle w:val="Hyperlink"/>
                <w:noProof/>
              </w:rPr>
            </w:rPrChange>
          </w:rPr>
          <w:delText>36. attēls. Sertifikāta piemērs</w:delText>
        </w:r>
        <w:r w:rsidDel="0008731D">
          <w:rPr>
            <w:noProof/>
            <w:webHidden/>
          </w:rPr>
          <w:tab/>
          <w:delText>42</w:delText>
        </w:r>
      </w:del>
    </w:p>
    <w:p w14:paraId="3BE4121A" w14:textId="77777777" w:rsidR="00D6316E" w:rsidDel="0008731D" w:rsidRDefault="00D6316E">
      <w:pPr>
        <w:pStyle w:val="TableofFigures"/>
        <w:rPr>
          <w:del w:id="823" w:author="Aleksandrs Zeļikovičs" w:date="2014-09-04T18:09:00Z"/>
          <w:rFonts w:asciiTheme="minorHAnsi" w:eastAsiaTheme="minorEastAsia" w:hAnsiTheme="minorHAnsi"/>
          <w:noProof/>
          <w:lang w:eastAsia="lv-LV"/>
        </w:rPr>
      </w:pPr>
      <w:del w:id="824" w:author="Aleksandrs Zeļikovičs" w:date="2014-09-04T18:09:00Z">
        <w:r w:rsidRPr="0008731D" w:rsidDel="0008731D">
          <w:rPr>
            <w:noProof/>
            <w:rPrChange w:id="825" w:author="Aleksandrs Zeļikovičs" w:date="2014-09-04T18:09:00Z">
              <w:rPr>
                <w:rStyle w:val="Hyperlink"/>
                <w:noProof/>
              </w:rPr>
            </w:rPrChange>
          </w:rPr>
          <w:delText>37. attēls. Konsoles atvēršana</w:delText>
        </w:r>
        <w:r w:rsidDel="0008731D">
          <w:rPr>
            <w:noProof/>
            <w:webHidden/>
          </w:rPr>
          <w:tab/>
          <w:delText>43</w:delText>
        </w:r>
      </w:del>
    </w:p>
    <w:p w14:paraId="379733DB" w14:textId="77777777" w:rsidR="00D6316E" w:rsidDel="0008731D" w:rsidRDefault="00D6316E">
      <w:pPr>
        <w:pStyle w:val="TableofFigures"/>
        <w:rPr>
          <w:del w:id="826" w:author="Aleksandrs Zeļikovičs" w:date="2014-09-04T18:09:00Z"/>
          <w:rFonts w:asciiTheme="minorHAnsi" w:eastAsiaTheme="minorEastAsia" w:hAnsiTheme="minorHAnsi"/>
          <w:noProof/>
          <w:lang w:eastAsia="lv-LV"/>
        </w:rPr>
      </w:pPr>
      <w:del w:id="827" w:author="Aleksandrs Zeļikovičs" w:date="2014-09-04T18:09:00Z">
        <w:r w:rsidRPr="0008731D" w:rsidDel="0008731D">
          <w:rPr>
            <w:noProof/>
            <w:rPrChange w:id="828" w:author="Aleksandrs Zeļikovičs" w:date="2014-09-04T18:09:00Z">
              <w:rPr>
                <w:rStyle w:val="Hyperlink"/>
                <w:noProof/>
              </w:rPr>
            </w:rPrChange>
          </w:rPr>
          <w:delText>38. attēls. Sertifikāta pievienošana</w:delText>
        </w:r>
        <w:r w:rsidDel="0008731D">
          <w:rPr>
            <w:noProof/>
            <w:webHidden/>
          </w:rPr>
          <w:tab/>
          <w:delText>43</w:delText>
        </w:r>
      </w:del>
    </w:p>
    <w:p w14:paraId="3EAD2C2E" w14:textId="77777777" w:rsidR="00D6316E" w:rsidDel="0008731D" w:rsidRDefault="00D6316E">
      <w:pPr>
        <w:pStyle w:val="TableofFigures"/>
        <w:rPr>
          <w:del w:id="829" w:author="Aleksandrs Zeļikovičs" w:date="2014-09-04T18:09:00Z"/>
          <w:rFonts w:asciiTheme="minorHAnsi" w:eastAsiaTheme="minorEastAsia" w:hAnsiTheme="minorHAnsi"/>
          <w:noProof/>
          <w:lang w:eastAsia="lv-LV"/>
        </w:rPr>
      </w:pPr>
      <w:del w:id="830" w:author="Aleksandrs Zeļikovičs" w:date="2014-09-04T18:09:00Z">
        <w:r w:rsidRPr="0008731D" w:rsidDel="0008731D">
          <w:rPr>
            <w:noProof/>
            <w:rPrChange w:id="831" w:author="Aleksandrs Zeļikovičs" w:date="2014-09-04T18:09:00Z">
              <w:rPr>
                <w:rStyle w:val="Hyperlink"/>
                <w:noProof/>
              </w:rPr>
            </w:rPrChange>
          </w:rPr>
          <w:delText>39. attēls. Sertifikāta pievienošana</w:delText>
        </w:r>
        <w:r w:rsidDel="0008731D">
          <w:rPr>
            <w:noProof/>
            <w:webHidden/>
          </w:rPr>
          <w:tab/>
          <w:delText>43</w:delText>
        </w:r>
      </w:del>
    </w:p>
    <w:p w14:paraId="1484AF77" w14:textId="77777777" w:rsidR="00D6316E" w:rsidDel="0008731D" w:rsidRDefault="00D6316E">
      <w:pPr>
        <w:pStyle w:val="TableofFigures"/>
        <w:rPr>
          <w:del w:id="832" w:author="Aleksandrs Zeļikovičs" w:date="2014-09-04T18:09:00Z"/>
          <w:rFonts w:asciiTheme="minorHAnsi" w:eastAsiaTheme="minorEastAsia" w:hAnsiTheme="minorHAnsi"/>
          <w:noProof/>
          <w:lang w:eastAsia="lv-LV"/>
        </w:rPr>
      </w:pPr>
      <w:del w:id="833" w:author="Aleksandrs Zeļikovičs" w:date="2014-09-04T18:09:00Z">
        <w:r w:rsidRPr="0008731D" w:rsidDel="0008731D">
          <w:rPr>
            <w:noProof/>
            <w:rPrChange w:id="834" w:author="Aleksandrs Zeļikovičs" w:date="2014-09-04T18:09:00Z">
              <w:rPr>
                <w:rStyle w:val="Hyperlink"/>
                <w:noProof/>
              </w:rPr>
            </w:rPrChange>
          </w:rPr>
          <w:delText>40. attēls. Importēšanas izvēlne</w:delText>
        </w:r>
        <w:r w:rsidDel="0008731D">
          <w:rPr>
            <w:noProof/>
            <w:webHidden/>
          </w:rPr>
          <w:tab/>
          <w:delText>43</w:delText>
        </w:r>
      </w:del>
    </w:p>
    <w:p w14:paraId="414C1809" w14:textId="77777777" w:rsidR="00D6316E" w:rsidDel="0008731D" w:rsidRDefault="00D6316E">
      <w:pPr>
        <w:pStyle w:val="TableofFigures"/>
        <w:rPr>
          <w:del w:id="835" w:author="Aleksandrs Zeļikovičs" w:date="2014-09-04T18:09:00Z"/>
          <w:rFonts w:asciiTheme="minorHAnsi" w:eastAsiaTheme="minorEastAsia" w:hAnsiTheme="minorHAnsi"/>
          <w:noProof/>
          <w:lang w:eastAsia="lv-LV"/>
        </w:rPr>
      </w:pPr>
      <w:del w:id="836" w:author="Aleksandrs Zeļikovičs" w:date="2014-09-04T18:09:00Z">
        <w:r w:rsidRPr="0008731D" w:rsidDel="0008731D">
          <w:rPr>
            <w:noProof/>
            <w:rPrChange w:id="837" w:author="Aleksandrs Zeļikovičs" w:date="2014-09-04T18:09:00Z">
              <w:rPr>
                <w:rStyle w:val="Hyperlink"/>
                <w:noProof/>
              </w:rPr>
            </w:rPrChange>
          </w:rPr>
          <w:delText>41. attēls. Importēšanas izvēlne</w:delText>
        </w:r>
        <w:r w:rsidDel="0008731D">
          <w:rPr>
            <w:noProof/>
            <w:webHidden/>
          </w:rPr>
          <w:tab/>
          <w:delText>44</w:delText>
        </w:r>
      </w:del>
    </w:p>
    <w:p w14:paraId="1F42E6C4" w14:textId="77777777" w:rsidR="00D6316E" w:rsidDel="0008731D" w:rsidRDefault="00D6316E">
      <w:pPr>
        <w:pStyle w:val="TableofFigures"/>
        <w:rPr>
          <w:del w:id="838" w:author="Aleksandrs Zeļikovičs" w:date="2014-09-04T18:09:00Z"/>
          <w:rFonts w:asciiTheme="minorHAnsi" w:eastAsiaTheme="minorEastAsia" w:hAnsiTheme="minorHAnsi"/>
          <w:noProof/>
          <w:lang w:eastAsia="lv-LV"/>
        </w:rPr>
      </w:pPr>
      <w:del w:id="839" w:author="Aleksandrs Zeļikovičs" w:date="2014-09-04T18:09:00Z">
        <w:r w:rsidRPr="0008731D" w:rsidDel="0008731D">
          <w:rPr>
            <w:noProof/>
            <w:rPrChange w:id="840" w:author="Aleksandrs Zeļikovičs" w:date="2014-09-04T18:09:00Z">
              <w:rPr>
                <w:rStyle w:val="Hyperlink"/>
                <w:noProof/>
              </w:rPr>
            </w:rPrChange>
          </w:rPr>
          <w:delText>42. attēls. Sertifikātu izvēlne</w:delText>
        </w:r>
        <w:r w:rsidDel="0008731D">
          <w:rPr>
            <w:noProof/>
            <w:webHidden/>
          </w:rPr>
          <w:tab/>
          <w:delText>44</w:delText>
        </w:r>
      </w:del>
    </w:p>
    <w:p w14:paraId="649BAA58" w14:textId="77777777" w:rsidR="00D6316E" w:rsidDel="0008731D" w:rsidRDefault="00D6316E">
      <w:pPr>
        <w:pStyle w:val="TableofFigures"/>
        <w:rPr>
          <w:del w:id="841" w:author="Aleksandrs Zeļikovičs" w:date="2014-09-04T18:09:00Z"/>
          <w:rFonts w:asciiTheme="minorHAnsi" w:eastAsiaTheme="minorEastAsia" w:hAnsiTheme="minorHAnsi"/>
          <w:noProof/>
          <w:lang w:eastAsia="lv-LV"/>
        </w:rPr>
      </w:pPr>
      <w:del w:id="842" w:author="Aleksandrs Zeļikovičs" w:date="2014-09-04T18:09:00Z">
        <w:r w:rsidRPr="0008731D" w:rsidDel="0008731D">
          <w:rPr>
            <w:noProof/>
            <w:rPrChange w:id="843" w:author="Aleksandrs Zeļikovičs" w:date="2014-09-04T18:09:00Z">
              <w:rPr>
                <w:rStyle w:val="Hyperlink"/>
                <w:noProof/>
              </w:rPr>
            </w:rPrChange>
          </w:rPr>
          <w:delText>43. attēls. Sertifikāta dati</w:delText>
        </w:r>
        <w:r w:rsidDel="0008731D">
          <w:rPr>
            <w:noProof/>
            <w:webHidden/>
          </w:rPr>
          <w:tab/>
          <w:delText>44</w:delText>
        </w:r>
      </w:del>
    </w:p>
    <w:p w14:paraId="42E2D433" w14:textId="77777777" w:rsidR="00D6316E" w:rsidDel="0008731D" w:rsidRDefault="00D6316E">
      <w:pPr>
        <w:pStyle w:val="TableofFigures"/>
        <w:rPr>
          <w:del w:id="844" w:author="Aleksandrs Zeļikovičs" w:date="2014-09-04T18:09:00Z"/>
          <w:rFonts w:asciiTheme="minorHAnsi" w:eastAsiaTheme="minorEastAsia" w:hAnsiTheme="minorHAnsi"/>
          <w:noProof/>
          <w:lang w:eastAsia="lv-LV"/>
        </w:rPr>
      </w:pPr>
      <w:del w:id="845" w:author="Aleksandrs Zeļikovičs" w:date="2014-09-04T18:09:00Z">
        <w:r w:rsidRPr="0008731D" w:rsidDel="0008731D">
          <w:rPr>
            <w:noProof/>
            <w:rPrChange w:id="846" w:author="Aleksandrs Zeļikovičs" w:date="2014-09-04T18:09:00Z">
              <w:rPr>
                <w:rStyle w:val="Hyperlink"/>
                <w:noProof/>
              </w:rPr>
            </w:rPrChange>
          </w:rPr>
          <w:delText>44. attēls. Servisa izsaukšana caur OSB</w:delText>
        </w:r>
        <w:r w:rsidDel="0008731D">
          <w:rPr>
            <w:noProof/>
            <w:webHidden/>
          </w:rPr>
          <w:tab/>
          <w:delText>46</w:delText>
        </w:r>
      </w:del>
    </w:p>
    <w:p w14:paraId="12F38764" w14:textId="77777777" w:rsidR="00D6316E" w:rsidDel="0008731D" w:rsidRDefault="00D6316E">
      <w:pPr>
        <w:pStyle w:val="TableofFigures"/>
        <w:rPr>
          <w:del w:id="847" w:author="Aleksandrs Zeļikovičs" w:date="2014-09-04T18:09:00Z"/>
          <w:rFonts w:asciiTheme="minorHAnsi" w:eastAsiaTheme="minorEastAsia" w:hAnsiTheme="minorHAnsi"/>
          <w:noProof/>
          <w:lang w:eastAsia="lv-LV"/>
        </w:rPr>
      </w:pPr>
      <w:del w:id="848" w:author="Aleksandrs Zeļikovičs" w:date="2014-09-04T18:09:00Z">
        <w:r w:rsidRPr="0008731D" w:rsidDel="0008731D">
          <w:rPr>
            <w:noProof/>
            <w:rPrChange w:id="849" w:author="Aleksandrs Zeļikovičs" w:date="2014-09-04T18:09:00Z">
              <w:rPr>
                <w:rStyle w:val="Hyperlink"/>
                <w:noProof/>
              </w:rPr>
            </w:rPrChange>
          </w:rPr>
          <w:lastRenderedPageBreak/>
          <w:delText>45. attēls. Servisa izsaukšana caur OSB ar userName Credential</w:delText>
        </w:r>
        <w:r w:rsidDel="0008731D">
          <w:rPr>
            <w:noProof/>
            <w:webHidden/>
          </w:rPr>
          <w:tab/>
          <w:delText>47</w:delText>
        </w:r>
      </w:del>
    </w:p>
    <w:p w14:paraId="239DB928" w14:textId="77777777" w:rsidR="00D6316E" w:rsidDel="0008731D" w:rsidRDefault="00D6316E">
      <w:pPr>
        <w:pStyle w:val="TableofFigures"/>
        <w:rPr>
          <w:del w:id="850" w:author="Aleksandrs Zeļikovičs" w:date="2014-09-04T18:09:00Z"/>
          <w:rFonts w:asciiTheme="minorHAnsi" w:eastAsiaTheme="minorEastAsia" w:hAnsiTheme="minorHAnsi"/>
          <w:noProof/>
          <w:lang w:eastAsia="lv-LV"/>
        </w:rPr>
      </w:pPr>
      <w:del w:id="851" w:author="Aleksandrs Zeļikovičs" w:date="2014-09-04T18:09:00Z">
        <w:r w:rsidRPr="0008731D" w:rsidDel="0008731D">
          <w:rPr>
            <w:noProof/>
            <w:rPrChange w:id="852" w:author="Aleksandrs Zeļikovičs" w:date="2014-09-04T18:09:00Z">
              <w:rPr>
                <w:rStyle w:val="Hyperlink"/>
                <w:noProof/>
              </w:rPr>
            </w:rPrChange>
          </w:rPr>
          <w:delText>46. attēls. Risinājuma piemērs</w:delText>
        </w:r>
        <w:r w:rsidDel="0008731D">
          <w:rPr>
            <w:noProof/>
            <w:webHidden/>
          </w:rPr>
          <w:tab/>
          <w:delText>47</w:delText>
        </w:r>
      </w:del>
    </w:p>
    <w:p w14:paraId="74D5055A" w14:textId="77777777" w:rsidR="00D6316E" w:rsidDel="0008731D" w:rsidRDefault="00D6316E">
      <w:pPr>
        <w:pStyle w:val="TableofFigures"/>
        <w:rPr>
          <w:del w:id="853" w:author="Aleksandrs Zeļikovičs" w:date="2014-09-04T18:09:00Z"/>
          <w:rFonts w:asciiTheme="minorHAnsi" w:eastAsiaTheme="minorEastAsia" w:hAnsiTheme="minorHAnsi"/>
          <w:noProof/>
          <w:lang w:eastAsia="lv-LV"/>
        </w:rPr>
      </w:pPr>
      <w:del w:id="854" w:author="Aleksandrs Zeļikovičs" w:date="2014-09-04T18:09:00Z">
        <w:r w:rsidRPr="0008731D" w:rsidDel="0008731D">
          <w:rPr>
            <w:noProof/>
            <w:rPrChange w:id="855" w:author="Aleksandrs Zeļikovičs" w:date="2014-09-04T18:09:00Z">
              <w:rPr>
                <w:rStyle w:val="Hyperlink"/>
                <w:noProof/>
              </w:rPr>
            </w:rPrChange>
          </w:rPr>
          <w:delText>47. attēls. IHL7SyncContract.cs datnes piemērs</w:delText>
        </w:r>
        <w:r w:rsidDel="0008731D">
          <w:rPr>
            <w:noProof/>
            <w:webHidden/>
          </w:rPr>
          <w:tab/>
          <w:delText>48</w:delText>
        </w:r>
      </w:del>
    </w:p>
    <w:p w14:paraId="2B3B3506" w14:textId="77777777" w:rsidR="00D6316E" w:rsidDel="0008731D" w:rsidRDefault="00D6316E">
      <w:pPr>
        <w:pStyle w:val="TableofFigures"/>
        <w:rPr>
          <w:del w:id="856" w:author="Aleksandrs Zeļikovičs" w:date="2014-09-04T18:09:00Z"/>
          <w:rFonts w:asciiTheme="minorHAnsi" w:eastAsiaTheme="minorEastAsia" w:hAnsiTheme="minorHAnsi"/>
          <w:noProof/>
          <w:lang w:eastAsia="lv-LV"/>
        </w:rPr>
      </w:pPr>
      <w:del w:id="857" w:author="Aleksandrs Zeļikovičs" w:date="2014-09-04T18:09:00Z">
        <w:r w:rsidRPr="0008731D" w:rsidDel="0008731D">
          <w:rPr>
            <w:noProof/>
            <w:rPrChange w:id="858" w:author="Aleksandrs Zeļikovičs" w:date="2014-09-04T18:09:00Z">
              <w:rPr>
                <w:rStyle w:val="Hyperlink"/>
                <w:noProof/>
              </w:rPr>
            </w:rPrChange>
          </w:rPr>
          <w:delText>48. attēls. Service.cs datnes piemērs</w:delText>
        </w:r>
        <w:r w:rsidDel="0008731D">
          <w:rPr>
            <w:noProof/>
            <w:webHidden/>
          </w:rPr>
          <w:tab/>
          <w:delText>48</w:delText>
        </w:r>
      </w:del>
    </w:p>
    <w:p w14:paraId="196DED3E" w14:textId="77777777" w:rsidR="00D6316E" w:rsidDel="0008731D" w:rsidRDefault="00D6316E">
      <w:pPr>
        <w:pStyle w:val="TableofFigures"/>
        <w:rPr>
          <w:del w:id="859" w:author="Aleksandrs Zeļikovičs" w:date="2014-09-04T18:09:00Z"/>
          <w:rFonts w:asciiTheme="minorHAnsi" w:eastAsiaTheme="minorEastAsia" w:hAnsiTheme="minorHAnsi"/>
          <w:noProof/>
          <w:lang w:eastAsia="lv-LV"/>
        </w:rPr>
      </w:pPr>
      <w:del w:id="860" w:author="Aleksandrs Zeļikovičs" w:date="2014-09-04T18:09:00Z">
        <w:r w:rsidRPr="0008731D" w:rsidDel="0008731D">
          <w:rPr>
            <w:noProof/>
            <w:rPrChange w:id="861" w:author="Aleksandrs Zeļikovičs" w:date="2014-09-04T18:09:00Z">
              <w:rPr>
                <w:rStyle w:val="Hyperlink"/>
                <w:noProof/>
              </w:rPr>
            </w:rPrChange>
          </w:rPr>
          <w:delText>49. attēls. AsyncInteraction piemērs</w:delText>
        </w:r>
        <w:r w:rsidDel="0008731D">
          <w:rPr>
            <w:noProof/>
            <w:webHidden/>
          </w:rPr>
          <w:tab/>
          <w:delText>49</w:delText>
        </w:r>
      </w:del>
    </w:p>
    <w:p w14:paraId="293310A2" w14:textId="77777777" w:rsidR="00D6316E" w:rsidDel="0008731D" w:rsidRDefault="00D6316E">
      <w:pPr>
        <w:pStyle w:val="TableofFigures"/>
        <w:rPr>
          <w:del w:id="862" w:author="Aleksandrs Zeļikovičs" w:date="2014-09-04T18:09:00Z"/>
          <w:rFonts w:asciiTheme="minorHAnsi" w:eastAsiaTheme="minorEastAsia" w:hAnsiTheme="minorHAnsi"/>
          <w:noProof/>
          <w:lang w:eastAsia="lv-LV"/>
        </w:rPr>
      </w:pPr>
      <w:del w:id="863" w:author="Aleksandrs Zeļikovičs" w:date="2014-09-04T18:09:00Z">
        <w:r w:rsidRPr="0008731D" w:rsidDel="0008731D">
          <w:rPr>
            <w:noProof/>
            <w:rPrChange w:id="864" w:author="Aleksandrs Zeļikovičs" w:date="2014-09-04T18:09:00Z">
              <w:rPr>
                <w:rStyle w:val="Hyperlink"/>
                <w:noProof/>
              </w:rPr>
            </w:rPrChange>
          </w:rPr>
          <w:delText>50.attēls. Pieprasījuma servisa mijiedarbības ar E-veselības Integrācijas platformu</w:delText>
        </w:r>
        <w:r w:rsidDel="0008731D">
          <w:rPr>
            <w:noProof/>
            <w:webHidden/>
          </w:rPr>
          <w:tab/>
          <w:delText>63</w:delText>
        </w:r>
      </w:del>
    </w:p>
    <w:p w14:paraId="7F15F8FB" w14:textId="77777777" w:rsidR="007D2574" w:rsidRDefault="007D2574" w:rsidP="007D2574">
      <w:pPr>
        <w:pStyle w:val="TableofFigures"/>
        <w:rPr>
          <w:b/>
        </w:rPr>
      </w:pPr>
      <w:r>
        <w:rPr>
          <w:b/>
        </w:rPr>
        <w:fldChar w:fldCharType="end"/>
      </w:r>
    </w:p>
    <w:p w14:paraId="7F15F8FC" w14:textId="77777777" w:rsidR="007D2574" w:rsidRDefault="007D2574" w:rsidP="007D2574">
      <w:r>
        <w:br w:type="page"/>
      </w:r>
    </w:p>
    <w:p w14:paraId="7F15F8FD" w14:textId="77777777" w:rsidR="007D2574" w:rsidRDefault="007D2574" w:rsidP="007D2574">
      <w:pPr>
        <w:pStyle w:val="Heading1"/>
      </w:pPr>
      <w:bookmarkStart w:id="865" w:name="_Toc402363991"/>
      <w:r w:rsidRPr="00412C83">
        <w:lastRenderedPageBreak/>
        <w:t>Ievads</w:t>
      </w:r>
      <w:bookmarkEnd w:id="865"/>
    </w:p>
    <w:p w14:paraId="7F15F8FF" w14:textId="77777777" w:rsidR="007D2574" w:rsidRDefault="007D2574" w:rsidP="007D2574">
      <w:pPr>
        <w:pStyle w:val="Heading2"/>
      </w:pPr>
      <w:bookmarkStart w:id="866" w:name="_Toc319406649"/>
      <w:bookmarkStart w:id="867" w:name="_Toc319414223"/>
      <w:bookmarkStart w:id="868" w:name="_Toc321306784"/>
      <w:bookmarkStart w:id="869" w:name="_Dokumenta_nolūks"/>
      <w:bookmarkStart w:id="870" w:name="_Toc21077435"/>
      <w:bookmarkStart w:id="871" w:name="_Toc28766185"/>
      <w:bookmarkStart w:id="872" w:name="_Toc29354286"/>
      <w:bookmarkStart w:id="873" w:name="_Toc65487055"/>
      <w:bookmarkStart w:id="874" w:name="_Toc109037443"/>
      <w:bookmarkStart w:id="875" w:name="_Toc129433335"/>
      <w:bookmarkStart w:id="876" w:name="_Toc190771590"/>
      <w:bookmarkStart w:id="877" w:name="_Toc205267390"/>
      <w:bookmarkStart w:id="878" w:name="_Toc267554915"/>
      <w:bookmarkStart w:id="879" w:name="_Toc273610458"/>
      <w:bookmarkStart w:id="880" w:name="_Toc402363992"/>
      <w:bookmarkEnd w:id="866"/>
      <w:bookmarkEnd w:id="867"/>
      <w:bookmarkEnd w:id="868"/>
      <w:bookmarkEnd w:id="869"/>
      <w:r w:rsidRPr="00412C83">
        <w:t>Dokumenta nolūks</w:t>
      </w:r>
      <w:bookmarkEnd w:id="870"/>
      <w:bookmarkEnd w:id="871"/>
      <w:bookmarkEnd w:id="872"/>
      <w:bookmarkEnd w:id="873"/>
      <w:bookmarkEnd w:id="874"/>
      <w:bookmarkEnd w:id="875"/>
      <w:bookmarkEnd w:id="876"/>
      <w:bookmarkEnd w:id="877"/>
      <w:bookmarkEnd w:id="878"/>
      <w:bookmarkEnd w:id="879"/>
      <w:bookmarkEnd w:id="880"/>
    </w:p>
    <w:p w14:paraId="184CB4EE" w14:textId="6A979D77" w:rsidR="004A4444" w:rsidRPr="001E340C" w:rsidRDefault="004A4444" w:rsidP="004A4444">
      <w:r w:rsidRPr="00F909B2">
        <w:t>Šis dokuments paredz</w:t>
      </w:r>
      <w:r w:rsidR="00871777" w:rsidRPr="00F909B2">
        <w:t>ēts kā apmācību materiāls</w:t>
      </w:r>
      <w:r w:rsidR="00871777" w:rsidRPr="001E340C">
        <w:t>.</w:t>
      </w:r>
      <w:r w:rsidR="001E340C" w:rsidRPr="00F909B2">
        <w:t xml:space="preserve"> izstrādātājiem. NET vidē.</w:t>
      </w:r>
    </w:p>
    <w:p w14:paraId="6B74EFA0" w14:textId="74DC0FD1" w:rsidR="00871777" w:rsidRPr="00F909B2" w:rsidRDefault="00871777" w:rsidP="004A4444">
      <w:r w:rsidRPr="001E340C">
        <w:t>Bibliotēka ir paredzēta gan servisa klienta puses izstrādātājiem (servisu izmantotāji), tā arī izstrādātiem servisiem .NET vidē ar WCF (</w:t>
      </w:r>
      <w:r w:rsidRPr="00F909B2">
        <w:rPr>
          <w:i/>
        </w:rPr>
        <w:t>Windows comunication foundation</w:t>
      </w:r>
      <w:r w:rsidRPr="001E340C">
        <w:t>) palīdzību.</w:t>
      </w:r>
    </w:p>
    <w:p w14:paraId="44B0149F" w14:textId="77777777" w:rsidR="004A4444" w:rsidRPr="001E340C" w:rsidRDefault="004A4444" w:rsidP="004A4444">
      <w:r w:rsidRPr="00F909B2">
        <w:t>Šī dokumenta auditoriju veido:</w:t>
      </w:r>
    </w:p>
    <w:p w14:paraId="3213DF52" w14:textId="77777777" w:rsidR="004A4444" w:rsidRPr="00F909B2" w:rsidRDefault="004A4444" w:rsidP="004A4444">
      <w:pPr>
        <w:pStyle w:val="ListBullet"/>
      </w:pPr>
      <w:r w:rsidRPr="00F909B2">
        <w:t>projekta Pasūtītāja (NVD) darbinieki, kuri ir atbildīgi par projekta nodevumu pieņemšanu un izvērtēšanu;</w:t>
      </w:r>
    </w:p>
    <w:p w14:paraId="3F6B122C" w14:textId="77777777" w:rsidR="004A4444" w:rsidRPr="00F909B2" w:rsidRDefault="004A4444" w:rsidP="004A4444">
      <w:pPr>
        <w:pStyle w:val="ListBullet"/>
      </w:pPr>
      <w:r w:rsidRPr="00F909B2">
        <w:t>projekta Izpildītāja darbinieki, kuri ir atbildīgi par projekta realizāciju: sistēmas projektēšanu, implementēšanu un ieviešanu;</w:t>
      </w:r>
    </w:p>
    <w:p w14:paraId="09A50378" w14:textId="77777777" w:rsidR="004A4444" w:rsidRPr="00F909B2" w:rsidRDefault="004A4444" w:rsidP="004A4444">
      <w:pPr>
        <w:pStyle w:val="ListBullet"/>
      </w:pPr>
      <w:r w:rsidRPr="00F909B2">
        <w:t>citu e-veselības aktivitāšu (Elektroniskā veselības kartes informācijas sistēmas, Veselības aprūpes elektronisko nosūtījumu/elektronisko pierakstu informācijas sistēmas, e-receptes informācijas sistēmas) darbinieki, kuri ir atbildīgi par atbilstošās sistēmas projektēšanu, implementēšanu un ieviešanu.</w:t>
      </w:r>
    </w:p>
    <w:p w14:paraId="7F15F901" w14:textId="77777777" w:rsidR="007D2574" w:rsidRPr="001E340C" w:rsidRDefault="007D2574" w:rsidP="007D2574">
      <w:pPr>
        <w:pStyle w:val="Heading2"/>
      </w:pPr>
      <w:bookmarkStart w:id="881" w:name="_Toc319406651"/>
      <w:bookmarkStart w:id="882" w:name="_Toc319414225"/>
      <w:bookmarkStart w:id="883" w:name="_Toc321306786"/>
      <w:bookmarkStart w:id="884" w:name="_Darbības_sfēra"/>
      <w:bookmarkStart w:id="885" w:name="_Toc7415298"/>
      <w:bookmarkStart w:id="886" w:name="_Toc15712927"/>
      <w:bookmarkStart w:id="887" w:name="_Toc109037444"/>
      <w:bookmarkStart w:id="888" w:name="_Toc129433336"/>
      <w:bookmarkStart w:id="889" w:name="_Toc21077437"/>
      <w:bookmarkStart w:id="890" w:name="_Toc28766187"/>
      <w:bookmarkStart w:id="891" w:name="_Toc29354288"/>
      <w:bookmarkStart w:id="892" w:name="_Toc65487057"/>
      <w:bookmarkStart w:id="893" w:name="_Toc190771591"/>
      <w:bookmarkStart w:id="894" w:name="_Toc205267391"/>
      <w:bookmarkStart w:id="895" w:name="_Toc267554916"/>
      <w:bookmarkStart w:id="896" w:name="_Toc273610459"/>
      <w:bookmarkStart w:id="897" w:name="_Toc402363993"/>
      <w:bookmarkEnd w:id="881"/>
      <w:bookmarkEnd w:id="882"/>
      <w:bookmarkEnd w:id="883"/>
      <w:bookmarkEnd w:id="884"/>
      <w:r w:rsidRPr="00F909B2">
        <w:t>Darbības sfēra</w:t>
      </w:r>
      <w:bookmarkStart w:id="898" w:name="_Definīcijas_un_saīsinājumi"/>
      <w:bookmarkStart w:id="899" w:name="_Dokumenta_pārskats"/>
      <w:bookmarkEnd w:id="885"/>
      <w:bookmarkEnd w:id="886"/>
      <w:bookmarkEnd w:id="887"/>
      <w:bookmarkEnd w:id="888"/>
      <w:bookmarkEnd w:id="889"/>
      <w:bookmarkEnd w:id="890"/>
      <w:bookmarkEnd w:id="891"/>
      <w:bookmarkEnd w:id="892"/>
      <w:bookmarkEnd w:id="893"/>
      <w:bookmarkEnd w:id="894"/>
      <w:bookmarkEnd w:id="895"/>
      <w:bookmarkEnd w:id="896"/>
      <w:bookmarkEnd w:id="898"/>
      <w:bookmarkEnd w:id="899"/>
      <w:bookmarkEnd w:id="897"/>
    </w:p>
    <w:p w14:paraId="67CFE8FC" w14:textId="6B794A0B" w:rsidR="00871777" w:rsidRPr="001E340C" w:rsidRDefault="00871777" w:rsidP="00871777">
      <w:r w:rsidRPr="001E340C">
        <w:t xml:space="preserve">Abc.ServiceModel.HL7 bibliotēka reglamentē ziņojumu apmaiņas slāni starp E-veselības ārējam sistēmām un IP ziņojumapmaiņas infrastruktūru, pamatojoties uz </w:t>
      </w:r>
      <w:r w:rsidRPr="00FD20D9">
        <w:fldChar w:fldCharType="begin"/>
      </w:r>
      <w:r w:rsidRPr="001E340C">
        <w:instrText xml:space="preserve"> REF _Ref318299127 \n \h </w:instrText>
      </w:r>
      <w:r w:rsidRPr="00F909B2">
        <w:instrText xml:space="preserve"> \* MERGEFORMAT </w:instrText>
      </w:r>
      <w:r w:rsidRPr="00FD20D9">
        <w:fldChar w:fldCharType="separate"/>
      </w:r>
      <w:r w:rsidR="00E95266">
        <w:t>[3]</w:t>
      </w:r>
      <w:r w:rsidRPr="00FD20D9">
        <w:fldChar w:fldCharType="end"/>
      </w:r>
      <w:r w:rsidRPr="001E340C">
        <w:t xml:space="preserve"> standartu. Bibliotēkas uzdevums ir informācijas apmaiņas nodrošināšana ar standartizētiem medicīniskiem ziņojumiem starp visiem veselības aprūpes sistēmā iesaistītajiem dalībniekiem.</w:t>
      </w:r>
    </w:p>
    <w:p w14:paraId="2E2A0681" w14:textId="77777777" w:rsidR="00871777" w:rsidRPr="00412C83" w:rsidRDefault="00871777" w:rsidP="00871777">
      <w:r w:rsidRPr="001E340C">
        <w:t>Interfeisu izmantošanas rokasgrāmata ir domāta izstrādātājiem, detalizēti apraksta piedāvāto saskarni un atbilst standartam J_STD_016-1995, pielikuma F.2.2 daļai, kas attiecas uz interfeisu aprakstu.</w:t>
      </w:r>
    </w:p>
    <w:p w14:paraId="3CB69A97" w14:textId="77777777" w:rsidR="001C3FA0" w:rsidRPr="00786A98" w:rsidRDefault="001C3FA0" w:rsidP="001C3FA0">
      <w:pPr>
        <w:pStyle w:val="Heading2"/>
      </w:pPr>
      <w:bookmarkStart w:id="900" w:name="_Toc319406653"/>
      <w:bookmarkStart w:id="901" w:name="_Toc319414227"/>
      <w:bookmarkStart w:id="902" w:name="_Toc321306788"/>
      <w:bookmarkStart w:id="903" w:name="_Toc319406654"/>
      <w:bookmarkStart w:id="904" w:name="_Toc319414228"/>
      <w:bookmarkStart w:id="905" w:name="_Toc321306789"/>
      <w:bookmarkStart w:id="906" w:name="_Toc319406655"/>
      <w:bookmarkStart w:id="907" w:name="_Toc319414229"/>
      <w:bookmarkStart w:id="908" w:name="_Toc321306790"/>
      <w:bookmarkStart w:id="909" w:name="_Toc188673235"/>
      <w:bookmarkStart w:id="910" w:name="_Toc189286728"/>
      <w:bookmarkStart w:id="911" w:name="_Toc311721162"/>
      <w:bookmarkStart w:id="912" w:name="_Toc318707984"/>
      <w:bookmarkStart w:id="913" w:name="_Toc258678453"/>
      <w:bookmarkStart w:id="914" w:name="_Toc267554920"/>
      <w:bookmarkStart w:id="915" w:name="_Toc273610463"/>
      <w:bookmarkStart w:id="916" w:name="_Toc129433339"/>
      <w:bookmarkStart w:id="917" w:name="_Toc190771594"/>
      <w:bookmarkStart w:id="918" w:name="_Toc205267394"/>
      <w:bookmarkStart w:id="919" w:name="_Toc402363994"/>
      <w:bookmarkEnd w:id="900"/>
      <w:bookmarkEnd w:id="901"/>
      <w:bookmarkEnd w:id="902"/>
      <w:bookmarkEnd w:id="903"/>
      <w:bookmarkEnd w:id="904"/>
      <w:bookmarkEnd w:id="905"/>
      <w:bookmarkEnd w:id="906"/>
      <w:bookmarkEnd w:id="907"/>
      <w:bookmarkEnd w:id="908"/>
      <w:bookmarkEnd w:id="909"/>
      <w:bookmarkEnd w:id="910"/>
      <w:r w:rsidRPr="00786A98">
        <w:t>Termini un pieņemtie apzīmējumi</w:t>
      </w:r>
      <w:bookmarkEnd w:id="911"/>
      <w:bookmarkEnd w:id="912"/>
      <w:bookmarkEnd w:id="919"/>
    </w:p>
    <w:p w14:paraId="445579F5" w14:textId="5093834D" w:rsidR="001C3FA0" w:rsidRPr="00786A98" w:rsidRDefault="001C3FA0" w:rsidP="001C3FA0">
      <w:r w:rsidRPr="00786A98">
        <w:t xml:space="preserve">Apzīmējumu un terminu vārdnīca ir pieejama saistītajā </w:t>
      </w:r>
      <w:r w:rsidR="001E340C">
        <w:fldChar w:fldCharType="begin"/>
      </w:r>
      <w:r w:rsidR="001E340C">
        <w:instrText xml:space="preserve"> REF _Ref319406537 \r \h </w:instrText>
      </w:r>
      <w:r w:rsidR="001E340C">
        <w:fldChar w:fldCharType="separate"/>
      </w:r>
      <w:r w:rsidR="00E95266">
        <w:t>[4]</w:t>
      </w:r>
      <w:r w:rsidR="001E340C">
        <w:fldChar w:fldCharType="end"/>
      </w:r>
      <w:r w:rsidRPr="00786A98">
        <w:t xml:space="preserve"> dokumentā.</w:t>
      </w:r>
    </w:p>
    <w:p w14:paraId="7F15F925" w14:textId="77777777" w:rsidR="007D2574" w:rsidRPr="00412C83" w:rsidRDefault="007D2574" w:rsidP="007D2574">
      <w:pPr>
        <w:pStyle w:val="Heading2"/>
      </w:pPr>
      <w:bookmarkStart w:id="920" w:name="_Toc402363995"/>
      <w:r w:rsidRPr="00412C83">
        <w:t>Saistība ar citiem dokumentiem</w:t>
      </w:r>
      <w:bookmarkEnd w:id="913"/>
      <w:bookmarkEnd w:id="914"/>
      <w:bookmarkEnd w:id="915"/>
      <w:bookmarkEnd w:id="920"/>
    </w:p>
    <w:p w14:paraId="7F15F926" w14:textId="77777777" w:rsidR="007D2574" w:rsidRPr="00412C83" w:rsidRDefault="007D2574" w:rsidP="007D2574">
      <w:r w:rsidRPr="00412C83">
        <w:t>Dokuments ir izstrādāts, balstoties uz šādiem dokumentiem:</w:t>
      </w:r>
    </w:p>
    <w:p w14:paraId="435A5D13" w14:textId="3C2E5ACE" w:rsidR="005E21CD" w:rsidRDefault="005E21CD" w:rsidP="005E21CD">
      <w:pPr>
        <w:pStyle w:val="Atsauce"/>
      </w:pPr>
      <w:bookmarkStart w:id="921" w:name="_Ref308516296"/>
      <w:r w:rsidRPr="005E21CD">
        <w:t>Integrētā Valsts Informācijas Sistēma.</w:t>
      </w:r>
      <w:r>
        <w:t xml:space="preserve"> </w:t>
      </w:r>
      <w:r w:rsidRPr="005E21CD">
        <w:t>IVIS XSD rīki. Mācību materiāls (Versija 1.02, Laidiens 16.07.2007. (saīsināti V 1.02 16.07.2007.))</w:t>
      </w:r>
      <w:bookmarkStart w:id="922" w:name="_Toc258678454"/>
      <w:bookmarkStart w:id="923" w:name="_Toc267554921"/>
      <w:bookmarkStart w:id="924" w:name="_Toc273610464"/>
      <w:bookmarkEnd w:id="916"/>
      <w:bookmarkEnd w:id="917"/>
      <w:bookmarkEnd w:id="918"/>
      <w:bookmarkEnd w:id="921"/>
    </w:p>
    <w:p w14:paraId="5E3F0F3D" w14:textId="462109F2" w:rsidR="005538FC" w:rsidRDefault="005538FC" w:rsidP="005538FC">
      <w:pPr>
        <w:pStyle w:val="Atsauce"/>
      </w:pPr>
      <w:r w:rsidRPr="005538FC">
        <w:t>VEC.STD.Abc.ServiceModel.HL7.0.01. Integrācijas platformas informācijas sistēmas izstrāde. Abc.ServiceModel.HL7 bibliotēka E-</w:t>
      </w:r>
      <w:r w:rsidR="00C716D0" w:rsidRPr="005538FC">
        <w:t>Veselības</w:t>
      </w:r>
      <w:r w:rsidRPr="005538FC">
        <w:t xml:space="preserve"> servisu un klientu paplašinājums .NET vidē.</w:t>
      </w:r>
      <w:r w:rsidR="00C716D0">
        <w:t xml:space="preserve"> </w:t>
      </w:r>
      <w:r w:rsidRPr="005538FC">
        <w:t>Interfeisu izmantošanas rokasgrāmata.</w:t>
      </w:r>
      <w:r>
        <w:t xml:space="preserve"> (</w:t>
      </w:r>
      <w:r w:rsidR="00AF5439" w:rsidRPr="005E21CD">
        <w:t xml:space="preserve">saīsināti </w:t>
      </w:r>
      <w:r w:rsidR="00AF5439">
        <w:t>v</w:t>
      </w:r>
      <w:r w:rsidRPr="005538FC">
        <w:t>ersija 0.01, Laidiens 29.02.2012.</w:t>
      </w:r>
      <w:r>
        <w:t>)</w:t>
      </w:r>
    </w:p>
    <w:p w14:paraId="18CAD5DB" w14:textId="10F53D00" w:rsidR="001E340C" w:rsidRPr="00D33ED7" w:rsidRDefault="001E340C" w:rsidP="00F909B2">
      <w:pPr>
        <w:pStyle w:val="Atsauce"/>
        <w:spacing w:before="0"/>
        <w:jc w:val="left"/>
        <w:rPr>
          <w:szCs w:val="22"/>
        </w:rPr>
      </w:pPr>
      <w:bookmarkStart w:id="925" w:name="_Ref318299127"/>
      <w:bookmarkStart w:id="926" w:name="_Ref391991748"/>
      <w:r w:rsidRPr="006E1262">
        <w:rPr>
          <w:szCs w:val="22"/>
        </w:rPr>
        <w:t>Integrācijas</w:t>
      </w:r>
      <w:r>
        <w:rPr>
          <w:szCs w:val="22"/>
        </w:rPr>
        <w:t xml:space="preserve"> </w:t>
      </w:r>
      <w:r w:rsidRPr="006E1262">
        <w:rPr>
          <w:szCs w:val="22"/>
        </w:rPr>
        <w:t>platformas</w:t>
      </w:r>
      <w:r>
        <w:rPr>
          <w:szCs w:val="22"/>
        </w:rPr>
        <w:t xml:space="preserve"> </w:t>
      </w:r>
      <w:r w:rsidRPr="006E1262">
        <w:rPr>
          <w:szCs w:val="22"/>
        </w:rPr>
        <w:t>informācijas</w:t>
      </w:r>
      <w:r>
        <w:rPr>
          <w:szCs w:val="22"/>
        </w:rPr>
        <w:t xml:space="preserve"> </w:t>
      </w:r>
      <w:r w:rsidRPr="006E1262">
        <w:rPr>
          <w:szCs w:val="22"/>
        </w:rPr>
        <w:t>sistēmas</w:t>
      </w:r>
      <w:r>
        <w:rPr>
          <w:szCs w:val="22"/>
        </w:rPr>
        <w:t xml:space="preserve"> </w:t>
      </w:r>
      <w:r w:rsidRPr="006E1262">
        <w:rPr>
          <w:szCs w:val="22"/>
        </w:rPr>
        <w:t>izstrāde.</w:t>
      </w:r>
      <w:r>
        <w:rPr>
          <w:szCs w:val="22"/>
        </w:rPr>
        <w:t xml:space="preserve"> </w:t>
      </w:r>
      <w:r w:rsidRPr="006E1262">
        <w:rPr>
          <w:szCs w:val="22"/>
        </w:rPr>
        <w:t>E-veselības</w:t>
      </w:r>
      <w:r>
        <w:rPr>
          <w:szCs w:val="22"/>
        </w:rPr>
        <w:t xml:space="preserve"> </w:t>
      </w:r>
      <w:r w:rsidRPr="006E1262">
        <w:rPr>
          <w:szCs w:val="22"/>
        </w:rPr>
        <w:t>Integrācijas</w:t>
      </w:r>
      <w:r>
        <w:rPr>
          <w:szCs w:val="22"/>
        </w:rPr>
        <w:t xml:space="preserve"> </w:t>
      </w:r>
      <w:r w:rsidRPr="006E1262">
        <w:rPr>
          <w:szCs w:val="22"/>
        </w:rPr>
        <w:t>platformas</w:t>
      </w:r>
      <w:r>
        <w:rPr>
          <w:szCs w:val="22"/>
        </w:rPr>
        <w:t xml:space="preserve"> </w:t>
      </w:r>
      <w:r w:rsidRPr="006E1262">
        <w:rPr>
          <w:szCs w:val="22"/>
        </w:rPr>
        <w:t>saskarņu</w:t>
      </w:r>
      <w:r>
        <w:rPr>
          <w:szCs w:val="22"/>
        </w:rPr>
        <w:t xml:space="preserve"> </w:t>
      </w:r>
      <w:r w:rsidRPr="006E1262">
        <w:rPr>
          <w:szCs w:val="22"/>
        </w:rPr>
        <w:t>lietošanas</w:t>
      </w:r>
      <w:r>
        <w:rPr>
          <w:szCs w:val="22"/>
        </w:rPr>
        <w:t xml:space="preserve"> </w:t>
      </w:r>
      <w:r w:rsidRPr="006E1262">
        <w:rPr>
          <w:szCs w:val="22"/>
        </w:rPr>
        <w:t>vadlīnijas.</w:t>
      </w:r>
      <w:r>
        <w:rPr>
          <w:szCs w:val="22"/>
        </w:rPr>
        <w:t xml:space="preserve"> </w:t>
      </w:r>
      <w:r w:rsidRPr="006E1262">
        <w:rPr>
          <w:szCs w:val="22"/>
        </w:rPr>
        <w:t>Standarts.</w:t>
      </w:r>
      <w:bookmarkEnd w:id="925"/>
      <w:r>
        <w:rPr>
          <w:szCs w:val="22"/>
        </w:rPr>
        <w:t xml:space="preserve"> (</w:t>
      </w:r>
      <w:r w:rsidRPr="006E1262">
        <w:rPr>
          <w:szCs w:val="22"/>
        </w:rPr>
        <w:t>VEC.STD.WS.0.05</w:t>
      </w:r>
      <w:r>
        <w:rPr>
          <w:szCs w:val="22"/>
        </w:rPr>
        <w:t>).</w:t>
      </w:r>
      <w:bookmarkEnd w:id="926"/>
    </w:p>
    <w:p w14:paraId="12567558" w14:textId="77777777" w:rsidR="001C3FA0" w:rsidRDefault="001C3FA0" w:rsidP="001C3FA0">
      <w:pPr>
        <w:pStyle w:val="Atsauce"/>
      </w:pPr>
      <w:bookmarkStart w:id="927" w:name="_Ref306096135"/>
      <w:bookmarkStart w:id="928" w:name="_Ref319406537"/>
      <w:bookmarkStart w:id="929" w:name="_Ref306007414"/>
      <w:bookmarkStart w:id="930" w:name="_Ref305922551"/>
      <w:r w:rsidRPr="00786A98">
        <w:lastRenderedPageBreak/>
        <w:t>Integrācijas platformas informācijas sistēmas izstrāde. Terminu un saīsinājumu indekss. Versija 1.01, Laidiens 22.09.2011. (VEC.IP.TSI.1.01)</w:t>
      </w:r>
      <w:bookmarkEnd w:id="927"/>
      <w:r w:rsidRPr="00786A98">
        <w:t>.</w:t>
      </w:r>
      <w:bookmarkEnd w:id="928"/>
      <w:r w:rsidRPr="00786A98">
        <w:t xml:space="preserve"> </w:t>
      </w:r>
      <w:bookmarkEnd w:id="929"/>
    </w:p>
    <w:p w14:paraId="5C25349E" w14:textId="77777777" w:rsidR="000253EC" w:rsidRDefault="000253EC" w:rsidP="000253EC">
      <w:pPr>
        <w:pStyle w:val="Atsauce"/>
      </w:pPr>
      <w:r>
        <w:t>Par Valsts informācijas sistēmu savietotāja, Latvijas valsts portāla www.latvija.lv un elektronisko pakalpojumu izstrāde un uzturēšana. 3.daļa "VISS un Portāla jaunu un esošo moduļu papildinājumu izstrāde, ieviešana, garantijas apkalpošana un uzturēšana saskaņā ar tehnisko specifikāciju". VISS Infrastruktūra. Programmatūras projektējuma apraksts. VRAA-6_15_11_58-VISS_2010-IVIS_INFR-PPA</w:t>
      </w:r>
    </w:p>
    <w:p w14:paraId="51FDCF34" w14:textId="0FF13EDA" w:rsidR="009845F7" w:rsidRPr="00786A98" w:rsidRDefault="009845F7" w:rsidP="009845F7">
      <w:pPr>
        <w:pStyle w:val="Atsauce"/>
      </w:pPr>
      <w:bookmarkStart w:id="931" w:name="_Ref326314074"/>
      <w:r w:rsidRPr="009845F7">
        <w:t>Par Valsts informācijas sistēmu savietotāja, Latvijas valsts portāla www.latvija.lv un elektronisko pakalpojumu izstrāde un uzturēšana. 3.daļa "VISS un Portāla jaunu un esošo moduļu papildinājumu izstrāde, ieviešana, garantijas apkalpošana un uzturēšana saskaņā ar tehnisko specifikāciju".E-pakalpojumu arhitektūras izstrāde. Vadlīnijas. VRAA-6_15_11_58-VISS_2010-EPAK_ARH-VDL</w:t>
      </w:r>
      <w:bookmarkEnd w:id="931"/>
    </w:p>
    <w:p w14:paraId="194AF92A" w14:textId="77777777" w:rsidR="004A4444" w:rsidRPr="00412C83" w:rsidRDefault="004A4444" w:rsidP="004A4444">
      <w:pPr>
        <w:pStyle w:val="Heading2"/>
      </w:pPr>
      <w:bookmarkStart w:id="932" w:name="_Toc326315128"/>
      <w:bookmarkStart w:id="933" w:name="_Toc326315328"/>
      <w:bookmarkStart w:id="934" w:name="_Toc326315460"/>
      <w:bookmarkStart w:id="935" w:name="_Toc326315642"/>
      <w:bookmarkStart w:id="936" w:name="_Toc326315774"/>
      <w:bookmarkStart w:id="937" w:name="_Toc326316006"/>
      <w:bookmarkStart w:id="938" w:name="_Toc326316138"/>
      <w:bookmarkStart w:id="939" w:name="_Toc294682797"/>
      <w:bookmarkStart w:id="940" w:name="_Toc318979772"/>
      <w:bookmarkStart w:id="941" w:name="_Toc319057518"/>
      <w:bookmarkStart w:id="942" w:name="_Toc402363996"/>
      <w:bookmarkEnd w:id="932"/>
      <w:bookmarkEnd w:id="933"/>
      <w:bookmarkEnd w:id="934"/>
      <w:bookmarkEnd w:id="935"/>
      <w:bookmarkEnd w:id="936"/>
      <w:bookmarkEnd w:id="937"/>
      <w:bookmarkEnd w:id="938"/>
      <w:bookmarkEnd w:id="930"/>
      <w:r w:rsidRPr="00412C83">
        <w:t>Dokumenta pārskats</w:t>
      </w:r>
      <w:bookmarkEnd w:id="939"/>
      <w:bookmarkEnd w:id="940"/>
      <w:bookmarkEnd w:id="941"/>
      <w:bookmarkEnd w:id="942"/>
    </w:p>
    <w:p w14:paraId="6C457D06" w14:textId="188F32DC" w:rsidR="004A4444" w:rsidRPr="00412C83" w:rsidRDefault="004A4444" w:rsidP="004A4444">
      <w:r w:rsidRPr="00412C83">
        <w:t xml:space="preserve">Dokuments sastāv </w:t>
      </w:r>
      <w:r>
        <w:t>no diviem</w:t>
      </w:r>
      <w:r w:rsidRPr="00412C83">
        <w:t xml:space="preserve"> nodalījumiem:</w:t>
      </w:r>
    </w:p>
    <w:p w14:paraId="40DA34EF" w14:textId="14335047" w:rsidR="004A4444" w:rsidRPr="00C5003A" w:rsidRDefault="004A4444" w:rsidP="004A4444">
      <w:pPr>
        <w:pStyle w:val="ListBullet"/>
      </w:pPr>
      <w:r w:rsidRPr="00C5003A">
        <w:t>Pirmajā nodalījumā – „Ievads” – ir aprakstīts dokumenta nolūks, struktūra, izstrādes mērķis, veidojamās sistēmas darbības sfēra, kā arī sniegtas norādes par saistītajiem dokumentiem</w:t>
      </w:r>
      <w:r>
        <w:t xml:space="preserve"> un dots dokumenta pārskats</w:t>
      </w:r>
      <w:r w:rsidRPr="00C5003A">
        <w:t xml:space="preserve">; </w:t>
      </w:r>
    </w:p>
    <w:p w14:paraId="5FA38547" w14:textId="7C906314" w:rsidR="001C3FA0" w:rsidRDefault="004A4444" w:rsidP="00F909B2">
      <w:pPr>
        <w:pStyle w:val="ListBullet"/>
      </w:pPr>
      <w:r w:rsidRPr="00C5003A">
        <w:t>Otrajā nodalījumā – „</w:t>
      </w:r>
      <w:r>
        <w:t>WCF projekta izveidošana” – ir aprakstīta</w:t>
      </w:r>
      <w:r w:rsidRPr="00C5003A">
        <w:t xml:space="preserve"> </w:t>
      </w:r>
      <w:r>
        <w:t>projekta izveidošana – WCF servisa kontroles pievienošana, interfeisa pievienošana, klienta lietojuma izveidošana, ģenerētu payload shēmu klases pievienošana, interfeisa piemēri, WSDL izveide, piemēri, kā arī HL7 bibliotēkas kontekstu atslēgas.</w:t>
      </w:r>
    </w:p>
    <w:p w14:paraId="7402F44D" w14:textId="67374E5F" w:rsidR="00AF6A49" w:rsidRDefault="00431E8C" w:rsidP="00431E8C">
      <w:pPr>
        <w:pStyle w:val="Heading1"/>
      </w:pPr>
      <w:bookmarkStart w:id="943" w:name="_Toc15712938"/>
      <w:bookmarkStart w:id="944" w:name="_Toc109037456"/>
      <w:bookmarkStart w:id="945" w:name="_Toc129433346"/>
      <w:bookmarkStart w:id="946" w:name="_Toc402363997"/>
      <w:bookmarkEnd w:id="922"/>
      <w:bookmarkEnd w:id="923"/>
      <w:bookmarkEnd w:id="924"/>
      <w:r>
        <w:lastRenderedPageBreak/>
        <w:t>WCF</w:t>
      </w:r>
      <w:r w:rsidR="00AF6A49">
        <w:t xml:space="preserve"> projekta izveidošana</w:t>
      </w:r>
      <w:bookmarkEnd w:id="946"/>
    </w:p>
    <w:p w14:paraId="239874A1" w14:textId="78179505" w:rsidR="00431E8C" w:rsidRDefault="00431E8C" w:rsidP="00AF6A49">
      <w:pPr>
        <w:pStyle w:val="Heading2"/>
      </w:pPr>
      <w:r>
        <w:t xml:space="preserve"> </w:t>
      </w:r>
      <w:bookmarkStart w:id="947" w:name="_Toc402363998"/>
      <w:r w:rsidR="00AF6A49">
        <w:t xml:space="preserve">WCF </w:t>
      </w:r>
      <w:r>
        <w:t>servisa konsoles izveidošana</w:t>
      </w:r>
      <w:bookmarkEnd w:id="947"/>
    </w:p>
    <w:p w14:paraId="24577C1E" w14:textId="6597C5DD" w:rsidR="00431E8C" w:rsidRDefault="00431E8C" w:rsidP="00431E8C">
      <w:r w:rsidRPr="0021777F">
        <w:t xml:space="preserve">Lai izveidotu WCF servisu ar Visual Studio 2010 </w:t>
      </w:r>
      <w:r>
        <w:t>vajag</w:t>
      </w:r>
      <w:r w:rsidR="00871777">
        <w:t xml:space="preserve"> veikt </w:t>
      </w:r>
      <w:r w:rsidR="00871777">
        <w:fldChar w:fldCharType="begin"/>
      </w:r>
      <w:r w:rsidR="00871777">
        <w:instrText xml:space="preserve"> REF _Ref319396142 \h </w:instrText>
      </w:r>
      <w:r w:rsidR="00871777">
        <w:fldChar w:fldCharType="separate"/>
      </w:r>
      <w:r w:rsidR="00E95266">
        <w:rPr>
          <w:noProof/>
        </w:rPr>
        <w:t>1</w:t>
      </w:r>
      <w:r w:rsidR="00871777">
        <w:fldChar w:fldCharType="end"/>
      </w:r>
      <w:r w:rsidR="00871777">
        <w:t>.attēlā redzamās darbības</w:t>
      </w:r>
      <w:r>
        <w:t>:</w:t>
      </w:r>
    </w:p>
    <w:p w14:paraId="2ABF1556" w14:textId="77777777" w:rsidR="00431E8C" w:rsidRDefault="00431E8C" w:rsidP="00431E8C">
      <w:pPr>
        <w:pStyle w:val="Pictureposition"/>
      </w:pPr>
      <w:r>
        <w:rPr>
          <w:noProof/>
          <w:lang w:eastAsia="lv-LV"/>
        </w:rPr>
        <w:drawing>
          <wp:inline distT="0" distB="0" distL="0" distR="0" wp14:anchorId="7FA25DB4" wp14:editId="12F1BDF3">
            <wp:extent cx="5274310" cy="36450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45012"/>
                    </a:xfrm>
                    <a:prstGeom prst="rect">
                      <a:avLst/>
                    </a:prstGeom>
                  </pic:spPr>
                </pic:pic>
              </a:graphicData>
            </a:graphic>
          </wp:inline>
        </w:drawing>
      </w:r>
      <w:r w:rsidRPr="0021777F">
        <w:t xml:space="preserve"> </w:t>
      </w:r>
    </w:p>
    <w:p w14:paraId="4DE17369" w14:textId="15EDD49F" w:rsidR="00431E8C" w:rsidRDefault="0008731D" w:rsidP="00431E8C">
      <w:pPr>
        <w:pStyle w:val="Picturecaption"/>
      </w:pPr>
      <w:fldSimple w:instr=" SEQ Attēls \* ARABIC ">
        <w:bookmarkStart w:id="948" w:name="_Ref319396142"/>
        <w:bookmarkStart w:id="949" w:name="_Toc402364056"/>
        <w:r w:rsidR="00E95266">
          <w:rPr>
            <w:noProof/>
          </w:rPr>
          <w:t>1</w:t>
        </w:r>
        <w:bookmarkEnd w:id="948"/>
      </w:fldSimple>
      <w:r w:rsidR="00431E8C" w:rsidRPr="00412C83">
        <w:t xml:space="preserve">. attēls. </w:t>
      </w:r>
      <w:r w:rsidR="00431E8C">
        <w:t>Projekta izveidošana</w:t>
      </w:r>
      <w:bookmarkEnd w:id="949"/>
    </w:p>
    <w:p w14:paraId="60028F22" w14:textId="265B2D84" w:rsidR="00431E8C" w:rsidRDefault="006F5766" w:rsidP="00982FC7">
      <w:pPr>
        <w:pStyle w:val="Heading2"/>
      </w:pPr>
      <w:bookmarkStart w:id="950" w:name="_Toc402363999"/>
      <w:r>
        <w:t>Interfeisa pievienošana</w:t>
      </w:r>
      <w:bookmarkEnd w:id="950"/>
      <w:r>
        <w:t xml:space="preserve"> </w:t>
      </w:r>
    </w:p>
    <w:p w14:paraId="1D649B83" w14:textId="7B809F68" w:rsidR="00F81E11" w:rsidRPr="00F81E11" w:rsidRDefault="00F81E11" w:rsidP="00F909B2">
      <w:r>
        <w:t>Interfeisa pievienošanas piemēru skat. zemāk:</w:t>
      </w:r>
    </w:p>
    <w:p w14:paraId="734451C6" w14:textId="77777777" w:rsidR="00F7720B" w:rsidRDefault="00F7720B" w:rsidP="008D6997">
      <w:pPr>
        <w:pStyle w:val="CodeBlock"/>
      </w:pPr>
      <w:r>
        <w:rPr>
          <w:color w:val="0000FF"/>
        </w:rPr>
        <w:t>public</w:t>
      </w:r>
      <w:r>
        <w:t xml:space="preserve"> </w:t>
      </w:r>
      <w:r>
        <w:rPr>
          <w:color w:val="0000FF"/>
        </w:rPr>
        <w:t>interface</w:t>
      </w:r>
      <w:r>
        <w:t xml:space="preserve"> IHL7SyncContract</w:t>
      </w:r>
    </w:p>
    <w:p w14:paraId="1F0202CE" w14:textId="77777777" w:rsidR="00F7720B" w:rsidRDefault="00F7720B" w:rsidP="008D6997">
      <w:pPr>
        <w:pStyle w:val="CodeBlock"/>
      </w:pPr>
      <w:r>
        <w:t xml:space="preserve">    {</w:t>
      </w:r>
    </w:p>
    <w:p w14:paraId="10617143" w14:textId="77777777" w:rsidR="00F7720B" w:rsidRDefault="00F7720B" w:rsidP="008D6997">
      <w:pPr>
        <w:pStyle w:val="CodeBlock"/>
      </w:pPr>
      <w:r>
        <w:t xml:space="preserve">        [OperationContract(Name = </w:t>
      </w:r>
      <w:r>
        <w:rPr>
          <w:color w:val="A31515"/>
        </w:rPr>
        <w:t>"ProcessInvoke"</w:t>
      </w:r>
      <w:r>
        <w:t xml:space="preserve">, Action = HL7Constants.Namespace + </w:t>
      </w:r>
      <w:r>
        <w:rPr>
          <w:color w:val="A31515"/>
        </w:rPr>
        <w:t>":"</w:t>
      </w:r>
      <w:r>
        <w:t xml:space="preserve"> + </w:t>
      </w:r>
      <w:r>
        <w:rPr>
          <w:color w:val="A31515"/>
        </w:rPr>
        <w:t>"LVAU_IN000001UV01"</w:t>
      </w:r>
      <w:r>
        <w:t xml:space="preserve">, ReplyAction = HL7Constants.Namespace + </w:t>
      </w:r>
      <w:r>
        <w:rPr>
          <w:color w:val="A31515"/>
        </w:rPr>
        <w:t>":"</w:t>
      </w:r>
      <w:r>
        <w:t xml:space="preserve"> + </w:t>
      </w:r>
      <w:r>
        <w:rPr>
          <w:color w:val="A31515"/>
        </w:rPr>
        <w:t>"LVOR_IN000002UV01"</w:t>
      </w:r>
      <w:r>
        <w:t>)]</w:t>
      </w:r>
    </w:p>
    <w:p w14:paraId="0542E3EC" w14:textId="77777777" w:rsidR="00F7720B" w:rsidRDefault="00F7720B" w:rsidP="008D6997">
      <w:pPr>
        <w:pStyle w:val="CodeBlock"/>
      </w:pPr>
      <w:r>
        <w:t xml:space="preserve">        [HL7OperationContract(ReasonCodes.Action.Read, ReasonCodes.Reason.DrugTreatment, Sender = </w:t>
      </w:r>
      <w:r>
        <w:rPr>
          <w:color w:val="A31515"/>
        </w:rPr>
        <w:t>"Sender"</w:t>
      </w:r>
      <w:r>
        <w:t xml:space="preserve">, Receiver = </w:t>
      </w:r>
      <w:r>
        <w:rPr>
          <w:color w:val="A31515"/>
        </w:rPr>
        <w:t>"Receiver"</w:t>
      </w:r>
      <w:r>
        <w:t>)]</w:t>
      </w:r>
    </w:p>
    <w:p w14:paraId="722E7A45" w14:textId="77777777" w:rsidR="00F7720B" w:rsidRDefault="00F7720B" w:rsidP="008D6997">
      <w:pPr>
        <w:pStyle w:val="CodeBlock"/>
      </w:pPr>
      <w:r>
        <w:t xml:space="preserve">        [</w:t>
      </w:r>
      <w:r>
        <w:rPr>
          <w:color w:val="0000FF"/>
        </w:rPr>
        <w:t>return</w:t>
      </w:r>
      <w:r>
        <w:t xml:space="preserve">: HL7SubjectSerializer(HL7SubjectSerializerTypes.Custom, CustomSerializerType = </w:t>
      </w:r>
      <w:r>
        <w:rPr>
          <w:color w:val="0000FF"/>
        </w:rPr>
        <w:t>typeof</w:t>
      </w:r>
      <w:r>
        <w:t>(CustomObjectSerializer))]</w:t>
      </w:r>
    </w:p>
    <w:p w14:paraId="7C15A957" w14:textId="77777777" w:rsidR="00F7720B" w:rsidRDefault="00F7720B" w:rsidP="008D6997">
      <w:pPr>
        <w:pStyle w:val="CodeBlock"/>
      </w:pPr>
      <w:r>
        <w:t xml:space="preserve">        LVAU_IN000002UV01Subject2 ProcessInvoke([HL7SubjectSerializer(HL7SubjectSerializerTypes.Custom, CustomSerializerType = </w:t>
      </w:r>
      <w:r>
        <w:rPr>
          <w:color w:val="0000FF"/>
        </w:rPr>
        <w:t>typeof</w:t>
      </w:r>
      <w:r>
        <w:t>(CustomObjectSerializer))] LVAA_MT000001UV01User payload);</w:t>
      </w:r>
    </w:p>
    <w:p w14:paraId="660E6D9B" w14:textId="77777777" w:rsidR="00F7720B" w:rsidRDefault="00F7720B" w:rsidP="008D6997">
      <w:pPr>
        <w:pStyle w:val="CodeBlock"/>
      </w:pPr>
      <w:r>
        <w:t xml:space="preserve">    }</w:t>
      </w:r>
    </w:p>
    <w:p w14:paraId="13946D8F" w14:textId="77777777" w:rsidR="00BA3902" w:rsidRDefault="00BA3902" w:rsidP="00F909B2">
      <w:pPr>
        <w:spacing w:before="120"/>
      </w:pPr>
      <w:r>
        <w:t xml:space="preserve">Kur </w:t>
      </w:r>
      <w:r w:rsidRPr="00F909B2">
        <w:rPr>
          <w:i/>
        </w:rPr>
        <w:t>OperationContract</w:t>
      </w:r>
      <w:r>
        <w:t xml:space="preserve"> norada uz kontraktu un tajā var norādīt atribūtus:</w:t>
      </w:r>
    </w:p>
    <w:p w14:paraId="21EF6209" w14:textId="470C6EAC" w:rsidR="00BA3902" w:rsidRDefault="00BA3902" w:rsidP="00F909B2">
      <w:pPr>
        <w:pStyle w:val="ListBullet"/>
      </w:pPr>
      <w:r w:rsidRPr="00391194">
        <w:rPr>
          <w:b/>
        </w:rPr>
        <w:t>Name</w:t>
      </w:r>
      <w:r w:rsidR="00F81E11">
        <w:t xml:space="preserve"> -</w:t>
      </w:r>
      <w:r>
        <w:t xml:space="preserve"> norāda kontrakta nosaukumu</w:t>
      </w:r>
      <w:r w:rsidR="00F81E11">
        <w:t>;</w:t>
      </w:r>
    </w:p>
    <w:p w14:paraId="1608324D" w14:textId="42FEA755" w:rsidR="00D46F60" w:rsidRDefault="00BA3902" w:rsidP="00F909B2">
      <w:pPr>
        <w:pStyle w:val="ListBullet"/>
      </w:pPr>
      <w:r w:rsidRPr="00391194">
        <w:rPr>
          <w:b/>
        </w:rPr>
        <w:t>Action</w:t>
      </w:r>
      <w:r w:rsidR="00F81E11">
        <w:t xml:space="preserve"> -</w:t>
      </w:r>
      <w:r>
        <w:t xml:space="preserve"> </w:t>
      </w:r>
      <w:r w:rsidRPr="00F909B2">
        <w:rPr>
          <w:i/>
        </w:rPr>
        <w:t xml:space="preserve">request </w:t>
      </w:r>
      <w:r w:rsidR="00D46F60" w:rsidRPr="00F909B2">
        <w:rPr>
          <w:i/>
        </w:rPr>
        <w:t>Action</w:t>
      </w:r>
      <w:r w:rsidR="00D46F60">
        <w:t xml:space="preserve"> vārdu telpa</w:t>
      </w:r>
      <w:r w:rsidR="00F81E11">
        <w:t>;</w:t>
      </w:r>
    </w:p>
    <w:p w14:paraId="5A5556E2" w14:textId="7410C038" w:rsidR="00431E8C" w:rsidRDefault="00D46F60" w:rsidP="00F909B2">
      <w:pPr>
        <w:pStyle w:val="ListBullet"/>
      </w:pPr>
      <w:r w:rsidRPr="00391194">
        <w:rPr>
          <w:b/>
        </w:rPr>
        <w:lastRenderedPageBreak/>
        <w:t>Reply</w:t>
      </w:r>
      <w:r w:rsidR="0027129D">
        <w:rPr>
          <w:b/>
        </w:rPr>
        <w:t>Action</w:t>
      </w:r>
      <w:r w:rsidR="00F81E11">
        <w:t xml:space="preserve"> -</w:t>
      </w:r>
      <w:r>
        <w:t xml:space="preserve"> </w:t>
      </w:r>
      <w:r w:rsidRPr="00F909B2">
        <w:rPr>
          <w:i/>
        </w:rPr>
        <w:t>reposnse Action</w:t>
      </w:r>
      <w:r>
        <w:t xml:space="preserve"> vārdu telpa</w:t>
      </w:r>
      <w:r w:rsidR="00F81E11">
        <w:t>.</w:t>
      </w:r>
    </w:p>
    <w:p w14:paraId="005D3B82" w14:textId="41AB2140" w:rsidR="00F052CE" w:rsidRDefault="009C447A" w:rsidP="00F909B2">
      <w:pPr>
        <w:spacing w:after="120"/>
      </w:pPr>
      <w:r w:rsidRPr="00F909B2">
        <w:rPr>
          <w:i/>
        </w:rPr>
        <w:t>HL7OperationContract</w:t>
      </w:r>
      <w:r>
        <w:t>, atribūtos tiek uzstādīt</w:t>
      </w:r>
      <w:r w:rsidR="00F81E11">
        <w:t>i:</w:t>
      </w:r>
    </w:p>
    <w:tbl>
      <w:tblPr>
        <w:tblW w:w="10024" w:type="dxa"/>
        <w:tblBorders>
          <w:top w:val="single" w:sz="12" w:space="0" w:color="auto"/>
          <w:bottom w:val="single" w:sz="4" w:space="0" w:color="auto"/>
          <w:insideV w:val="single" w:sz="4" w:space="0" w:color="auto"/>
        </w:tblBorders>
        <w:tblLook w:val="04E0" w:firstRow="1" w:lastRow="1" w:firstColumn="1" w:lastColumn="0" w:noHBand="0" w:noVBand="1"/>
      </w:tblPr>
      <w:tblGrid>
        <w:gridCol w:w="2195"/>
        <w:gridCol w:w="3617"/>
        <w:gridCol w:w="4212"/>
      </w:tblGrid>
      <w:tr w:rsidR="00F052CE" w:rsidRPr="00412C83" w14:paraId="57A18487" w14:textId="04BC9045" w:rsidTr="00F909B2">
        <w:trPr>
          <w:tblHeader/>
        </w:trPr>
        <w:tc>
          <w:tcPr>
            <w:tcW w:w="2751" w:type="dxa"/>
            <w:tcBorders>
              <w:top w:val="single" w:sz="12" w:space="0" w:color="auto"/>
              <w:bottom w:val="single" w:sz="4" w:space="0" w:color="auto"/>
            </w:tcBorders>
          </w:tcPr>
          <w:p w14:paraId="065CAC39" w14:textId="54F2F054" w:rsidR="00F052CE" w:rsidRPr="00412C83" w:rsidRDefault="00F052CE" w:rsidP="00AF6A49">
            <w:pPr>
              <w:pStyle w:val="Bold"/>
            </w:pPr>
            <w:r>
              <w:t>Nosaukums</w:t>
            </w:r>
          </w:p>
        </w:tc>
        <w:tc>
          <w:tcPr>
            <w:tcW w:w="2751" w:type="dxa"/>
            <w:tcBorders>
              <w:top w:val="single" w:sz="12" w:space="0" w:color="auto"/>
              <w:bottom w:val="single" w:sz="4" w:space="0" w:color="auto"/>
            </w:tcBorders>
          </w:tcPr>
          <w:p w14:paraId="2C47C01B" w14:textId="01D5E1F4" w:rsidR="00F052CE" w:rsidRPr="00412C83" w:rsidRDefault="00F052CE" w:rsidP="00AF6A49">
            <w:pPr>
              <w:pStyle w:val="Bold"/>
            </w:pPr>
            <w:r>
              <w:t>Paskaidrojums</w:t>
            </w:r>
          </w:p>
        </w:tc>
        <w:tc>
          <w:tcPr>
            <w:tcW w:w="4522" w:type="dxa"/>
            <w:tcBorders>
              <w:top w:val="single" w:sz="12" w:space="0" w:color="auto"/>
              <w:bottom w:val="single" w:sz="4" w:space="0" w:color="auto"/>
            </w:tcBorders>
          </w:tcPr>
          <w:p w14:paraId="50F7517A" w14:textId="7B71157B" w:rsidR="00F052CE" w:rsidRPr="00412C83" w:rsidRDefault="00F052CE" w:rsidP="00AF6A49">
            <w:pPr>
              <w:pStyle w:val="Bold"/>
            </w:pPr>
            <w:r>
              <w:t>Piemērs</w:t>
            </w:r>
          </w:p>
        </w:tc>
      </w:tr>
      <w:tr w:rsidR="00136455" w:rsidRPr="00412C83" w14:paraId="0E916319" w14:textId="77777777" w:rsidTr="00F909B2">
        <w:tc>
          <w:tcPr>
            <w:tcW w:w="2751" w:type="dxa"/>
          </w:tcPr>
          <w:p w14:paraId="5CFC96D9" w14:textId="7A935E17" w:rsidR="00136455" w:rsidRDefault="00136455" w:rsidP="00B046DC">
            <w:pPr>
              <w:pStyle w:val="Tablebody"/>
            </w:pPr>
            <w:r>
              <w:t>Receiver</w:t>
            </w:r>
          </w:p>
        </w:tc>
        <w:tc>
          <w:tcPr>
            <w:tcW w:w="2751" w:type="dxa"/>
          </w:tcPr>
          <w:p w14:paraId="6133FB64" w14:textId="5D27664C" w:rsidR="00136455" w:rsidRPr="00412C83" w:rsidRDefault="00136455" w:rsidP="00B046DC">
            <w:pPr>
              <w:pStyle w:val="Tablebody"/>
            </w:pPr>
            <w:r>
              <w:t>Datu saņēmēja nosaukums</w:t>
            </w:r>
          </w:p>
        </w:tc>
        <w:tc>
          <w:tcPr>
            <w:tcW w:w="4522" w:type="dxa"/>
          </w:tcPr>
          <w:p w14:paraId="1024E9CC" w14:textId="77777777"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receiver</w:t>
            </w:r>
            <w:r>
              <w:rPr>
                <w:rFonts w:ascii="Times New Roman" w:hAnsi="Times New Roman" w:cs="Times New Roman"/>
                <w:color w:val="FF0000"/>
                <w:sz w:val="24"/>
                <w:szCs w:val="24"/>
                <w:highlight w:val="white"/>
              </w:rPr>
              <w:t xml:space="preserve"> typeCode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RCV</w:t>
            </w:r>
            <w:r>
              <w:rPr>
                <w:rFonts w:ascii="Times New Roman" w:hAnsi="Times New Roman" w:cs="Times New Roman"/>
                <w:color w:val="0000FF"/>
                <w:sz w:val="24"/>
                <w:szCs w:val="24"/>
                <w:highlight w:val="white"/>
              </w:rPr>
              <w:t>"&gt;</w:t>
            </w:r>
          </w:p>
          <w:p w14:paraId="7329FBAA" w14:textId="39272047"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FF0000"/>
                <w:sz w:val="24"/>
                <w:szCs w:val="24"/>
                <w:highlight w:val="white"/>
              </w:rPr>
              <w:t xml:space="preserve"> classCode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DEV</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determinerCode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INSTANCE</w:t>
            </w:r>
            <w:r>
              <w:rPr>
                <w:rFonts w:ascii="Times New Roman" w:hAnsi="Times New Roman" w:cs="Times New Roman"/>
                <w:color w:val="0000FF"/>
                <w:sz w:val="24"/>
                <w:szCs w:val="24"/>
                <w:highlight w:val="white"/>
              </w:rPr>
              <w:t>"&gt;</w:t>
            </w:r>
          </w:p>
          <w:p w14:paraId="5E8EC9DE" w14:textId="1A6206FA"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id</w:t>
            </w:r>
            <w:r>
              <w:rPr>
                <w:rFonts w:ascii="Times New Roman" w:hAnsi="Times New Roman" w:cs="Times New Roman"/>
                <w:color w:val="FF0000"/>
                <w:sz w:val="24"/>
                <w:szCs w:val="24"/>
                <w:highlight w:val="white"/>
              </w:rPr>
              <w:t xml:space="preserve"> root</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1.3.6.1.4.1.38760.2.3</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r w:rsidRPr="008E6F16">
              <w:rPr>
                <w:rFonts w:ascii="Times New Roman" w:hAnsi="Times New Roman" w:cs="Times New Roman"/>
                <w:b/>
                <w:color w:val="FF0000"/>
                <w:sz w:val="24"/>
                <w:szCs w:val="24"/>
                <w:highlight w:val="white"/>
              </w:rPr>
              <w:t>extension</w:t>
            </w:r>
            <w:r w:rsidRPr="008E6F16">
              <w:rPr>
                <w:rFonts w:ascii="Times New Roman" w:hAnsi="Times New Roman" w:cs="Times New Roman"/>
                <w:b/>
                <w:color w:val="0000FF"/>
                <w:sz w:val="24"/>
                <w:szCs w:val="24"/>
                <w:highlight w:val="white"/>
              </w:rPr>
              <w:t>="</w:t>
            </w:r>
            <w:r w:rsidRPr="008E6F16">
              <w:rPr>
                <w:rFonts w:ascii="Times New Roman" w:hAnsi="Times New Roman" w:cs="Times New Roman"/>
                <w:b/>
                <w:color w:val="000000"/>
                <w:sz w:val="24"/>
                <w:szCs w:val="24"/>
                <w:highlight w:val="white"/>
              </w:rPr>
              <w:t>EVK</w:t>
            </w:r>
            <w:r w:rsidRPr="008E6F16">
              <w:rPr>
                <w:rFonts w:ascii="Times New Roman" w:hAnsi="Times New Roman" w:cs="Times New Roman"/>
                <w:b/>
                <w:color w:val="0000FF"/>
                <w:sz w:val="24"/>
                <w:szCs w:val="24"/>
                <w:highlight w:val="white"/>
              </w:rPr>
              <w:t>"/&gt;</w:t>
            </w:r>
          </w:p>
          <w:p w14:paraId="26E32E81" w14:textId="6DE8EC35"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0000FF"/>
                <w:sz w:val="24"/>
                <w:szCs w:val="24"/>
                <w:highlight w:val="white"/>
              </w:rPr>
              <w:t>&gt;</w:t>
            </w:r>
          </w:p>
          <w:p w14:paraId="22400F22" w14:textId="1BBA9ACE" w:rsidR="00136455" w:rsidRPr="00412C83" w:rsidRDefault="008E6F16" w:rsidP="00B046DC">
            <w:pPr>
              <w:pStyle w:val="Tablebody"/>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receiver</w:t>
            </w:r>
            <w:r>
              <w:rPr>
                <w:rFonts w:ascii="Times New Roman" w:hAnsi="Times New Roman" w:cs="Times New Roman"/>
                <w:color w:val="0000FF"/>
                <w:sz w:val="24"/>
                <w:szCs w:val="24"/>
                <w:highlight w:val="white"/>
              </w:rPr>
              <w:t>&gt;</w:t>
            </w:r>
          </w:p>
        </w:tc>
      </w:tr>
      <w:tr w:rsidR="00136455" w:rsidRPr="00412C83" w14:paraId="3204E256" w14:textId="77777777" w:rsidTr="00F909B2">
        <w:tc>
          <w:tcPr>
            <w:tcW w:w="2751" w:type="dxa"/>
          </w:tcPr>
          <w:p w14:paraId="5BABCEDF" w14:textId="006BB8E4" w:rsidR="00136455" w:rsidRDefault="00136455" w:rsidP="00B046DC">
            <w:pPr>
              <w:pStyle w:val="Tablebody"/>
            </w:pPr>
            <w:r>
              <w:t>Sender</w:t>
            </w:r>
          </w:p>
        </w:tc>
        <w:tc>
          <w:tcPr>
            <w:tcW w:w="2751" w:type="dxa"/>
          </w:tcPr>
          <w:p w14:paraId="692C223B" w14:textId="4B8C477A" w:rsidR="00136455" w:rsidRPr="00412C83" w:rsidRDefault="00136455" w:rsidP="00B046DC">
            <w:pPr>
              <w:pStyle w:val="Tablebody"/>
            </w:pPr>
            <w:r>
              <w:t>Datu sūtītāja nosaukums</w:t>
            </w:r>
          </w:p>
        </w:tc>
        <w:tc>
          <w:tcPr>
            <w:tcW w:w="4522" w:type="dxa"/>
          </w:tcPr>
          <w:p w14:paraId="345BE3C6" w14:textId="77777777"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sender</w:t>
            </w:r>
            <w:r>
              <w:rPr>
                <w:rFonts w:ascii="Times New Roman" w:hAnsi="Times New Roman" w:cs="Times New Roman"/>
                <w:color w:val="FF0000"/>
                <w:sz w:val="24"/>
                <w:szCs w:val="24"/>
                <w:highlight w:val="white"/>
              </w:rPr>
              <w:t xml:space="preserve"> typeCode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SND</w:t>
            </w:r>
            <w:r>
              <w:rPr>
                <w:rFonts w:ascii="Times New Roman" w:hAnsi="Times New Roman" w:cs="Times New Roman"/>
                <w:color w:val="0000FF"/>
                <w:sz w:val="24"/>
                <w:szCs w:val="24"/>
                <w:highlight w:val="white"/>
              </w:rPr>
              <w:t>"&gt;</w:t>
            </w:r>
          </w:p>
          <w:p w14:paraId="15960B97" w14:textId="5B58762A"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FF0000"/>
                <w:sz w:val="24"/>
                <w:szCs w:val="24"/>
                <w:highlight w:val="white"/>
              </w:rPr>
              <w:t xml:space="preserve"> classCode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DEV</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determinerCode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INSTANCE</w:t>
            </w:r>
            <w:r>
              <w:rPr>
                <w:rFonts w:ascii="Times New Roman" w:hAnsi="Times New Roman" w:cs="Times New Roman"/>
                <w:color w:val="0000FF"/>
                <w:sz w:val="24"/>
                <w:szCs w:val="24"/>
                <w:highlight w:val="white"/>
              </w:rPr>
              <w:t>"&gt;</w:t>
            </w:r>
          </w:p>
          <w:p w14:paraId="384766AA" w14:textId="2009789E"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id</w:t>
            </w:r>
            <w:r>
              <w:rPr>
                <w:rFonts w:ascii="Times New Roman" w:hAnsi="Times New Roman" w:cs="Times New Roman"/>
                <w:color w:val="FF0000"/>
                <w:sz w:val="24"/>
                <w:szCs w:val="24"/>
                <w:highlight w:val="white"/>
              </w:rPr>
              <w:t xml:space="preserve"> root</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1.3.6.1.4.1.38760.2.3</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r w:rsidRPr="008E6F16">
              <w:rPr>
                <w:rFonts w:ascii="Times New Roman" w:hAnsi="Times New Roman" w:cs="Times New Roman"/>
                <w:b/>
                <w:color w:val="FF0000"/>
                <w:sz w:val="24"/>
                <w:szCs w:val="24"/>
                <w:highlight w:val="white"/>
              </w:rPr>
              <w:t>extension</w:t>
            </w:r>
            <w:r w:rsidRPr="008E6F16">
              <w:rPr>
                <w:rFonts w:ascii="Times New Roman" w:hAnsi="Times New Roman" w:cs="Times New Roman"/>
                <w:b/>
                <w:color w:val="0000FF"/>
                <w:sz w:val="24"/>
                <w:szCs w:val="24"/>
                <w:highlight w:val="white"/>
              </w:rPr>
              <w:t>="</w:t>
            </w:r>
            <w:r w:rsidRPr="008E6F16">
              <w:rPr>
                <w:rFonts w:ascii="Times New Roman" w:hAnsi="Times New Roman" w:cs="Times New Roman"/>
                <w:b/>
                <w:color w:val="000000"/>
                <w:sz w:val="24"/>
                <w:szCs w:val="24"/>
                <w:highlight w:val="white"/>
              </w:rPr>
              <w:t>HL7_EMULATOR</w:t>
            </w:r>
            <w:r w:rsidRPr="008E6F16">
              <w:rPr>
                <w:rFonts w:ascii="Times New Roman" w:hAnsi="Times New Roman" w:cs="Times New Roman"/>
                <w:b/>
                <w:color w:val="0000FF"/>
                <w:sz w:val="24"/>
                <w:szCs w:val="24"/>
                <w:highlight w:val="white"/>
              </w:rPr>
              <w:t>"/&gt;</w:t>
            </w:r>
          </w:p>
          <w:p w14:paraId="263A5430" w14:textId="056BF411" w:rsidR="008E6F16" w:rsidRDefault="008E6F16" w:rsidP="00B046DC">
            <w:pPr>
              <w:pStyle w:val="Tablebody"/>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0000FF"/>
                <w:sz w:val="24"/>
                <w:szCs w:val="24"/>
                <w:highlight w:val="white"/>
              </w:rPr>
              <w:t>&gt;</w:t>
            </w:r>
          </w:p>
          <w:p w14:paraId="5D2A1217" w14:textId="197EDE8F" w:rsidR="00136455" w:rsidRPr="00412C83" w:rsidRDefault="008E6F16" w:rsidP="00B046DC">
            <w:pPr>
              <w:pStyle w:val="Tablebody"/>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sender</w:t>
            </w:r>
            <w:r>
              <w:rPr>
                <w:rFonts w:ascii="Times New Roman" w:hAnsi="Times New Roman" w:cs="Times New Roman"/>
                <w:color w:val="0000FF"/>
                <w:sz w:val="24"/>
                <w:szCs w:val="24"/>
                <w:highlight w:val="white"/>
              </w:rPr>
              <w:t>&gt;</w:t>
            </w:r>
          </w:p>
        </w:tc>
      </w:tr>
      <w:tr w:rsidR="00F7720B" w:rsidRPr="00412C83" w14:paraId="6F91950F" w14:textId="77777777" w:rsidTr="00F909B2">
        <w:tc>
          <w:tcPr>
            <w:tcW w:w="2751" w:type="dxa"/>
          </w:tcPr>
          <w:p w14:paraId="217C6C4C" w14:textId="3F1053FD" w:rsidR="00F7720B" w:rsidRDefault="00F7720B" w:rsidP="00B046DC">
            <w:pPr>
              <w:pStyle w:val="Tablebody"/>
            </w:pPr>
            <w:r>
              <w:t>Action</w:t>
            </w:r>
          </w:p>
        </w:tc>
        <w:tc>
          <w:tcPr>
            <w:tcW w:w="2751" w:type="dxa"/>
          </w:tcPr>
          <w:p w14:paraId="41461EA7" w14:textId="37434443" w:rsidR="00F7720B" w:rsidRDefault="00F7720B" w:rsidP="00F7720B">
            <w:pPr>
              <w:pStyle w:val="Tablebody"/>
              <w:jc w:val="both"/>
              <w:rPr>
                <w:lang w:eastAsia="ja-JP"/>
              </w:rPr>
            </w:pPr>
            <w:r>
              <w:rPr>
                <w:i/>
                <w:lang w:eastAsia="ja-JP"/>
              </w:rPr>
              <w:t>Asction</w:t>
            </w:r>
            <w:r w:rsidRPr="00786A98">
              <w:rPr>
                <w:i/>
                <w:lang w:eastAsia="ja-JP"/>
              </w:rPr>
              <w:t>Code</w:t>
            </w:r>
            <w:r w:rsidRPr="00786A98">
              <w:rPr>
                <w:lang w:eastAsia="ja-JP"/>
              </w:rPr>
              <w:t xml:space="preserve"> atribūts identificē </w:t>
            </w:r>
            <w:r>
              <w:rPr>
                <w:lang w:eastAsia="ja-JP"/>
              </w:rPr>
              <w:t>darbību</w:t>
            </w:r>
            <w:r w:rsidRPr="00786A98">
              <w:rPr>
                <w:lang w:eastAsia="ja-JP"/>
              </w:rPr>
              <w:t xml:space="preserve"> veidus vai to plašākas kategorijas</w:t>
            </w:r>
            <w:r>
              <w:rPr>
                <w:lang w:eastAsia="ja-JP"/>
              </w:rPr>
              <w:t xml:space="preserve"> (sk.</w:t>
            </w:r>
            <w:r w:rsidR="004F4397">
              <w:rPr>
                <w:lang w:eastAsia="ja-JP"/>
              </w:rPr>
              <w:fldChar w:fldCharType="begin"/>
            </w:r>
            <w:r w:rsidR="004F4397">
              <w:rPr>
                <w:lang w:eastAsia="ja-JP"/>
              </w:rPr>
              <w:instrText xml:space="preserve"> REF _Ref391991748 \r \h </w:instrText>
            </w:r>
            <w:r w:rsidR="004F4397">
              <w:rPr>
                <w:lang w:eastAsia="ja-JP"/>
              </w:rPr>
            </w:r>
            <w:r w:rsidR="004F4397">
              <w:rPr>
                <w:lang w:eastAsia="ja-JP"/>
              </w:rPr>
              <w:fldChar w:fldCharType="separate"/>
            </w:r>
            <w:r w:rsidR="00E95266">
              <w:rPr>
                <w:lang w:eastAsia="ja-JP"/>
              </w:rPr>
              <w:t>[3]</w:t>
            </w:r>
            <w:r w:rsidR="004F4397">
              <w:rPr>
                <w:lang w:eastAsia="ja-JP"/>
              </w:rPr>
              <w:fldChar w:fldCharType="end"/>
            </w:r>
            <w:r w:rsidR="004F4397">
              <w:rPr>
                <w:lang w:eastAsia="ja-JP"/>
              </w:rPr>
              <w:t xml:space="preserve"> saistītajā dokumentā</w:t>
            </w:r>
            <w:r>
              <w:rPr>
                <w:lang w:eastAsia="ja-JP"/>
              </w:rPr>
              <w:t>), piemēram:</w:t>
            </w:r>
          </w:p>
          <w:p w14:paraId="3A12D5B8" w14:textId="77777777" w:rsidR="00F7720B" w:rsidRDefault="00F7720B" w:rsidP="00F7720B">
            <w:pPr>
              <w:pStyle w:val="TableListBullet"/>
              <w:rPr>
                <w:lang w:eastAsia="ja-JP"/>
              </w:rPr>
            </w:pPr>
            <w:r>
              <w:rPr>
                <w:lang w:eastAsia="ja-JP"/>
              </w:rPr>
              <w:t>„d</w:t>
            </w:r>
            <w:r w:rsidRPr="00F30317">
              <w:rPr>
                <w:lang w:eastAsia="ja-JP"/>
              </w:rPr>
              <w:t>atu lasīšana</w:t>
            </w:r>
            <w:r>
              <w:rPr>
                <w:lang w:eastAsia="ja-JP"/>
              </w:rPr>
              <w:t>” (</w:t>
            </w:r>
            <w:r w:rsidRPr="00F30317">
              <w:rPr>
                <w:lang w:eastAsia="ja-JP"/>
              </w:rPr>
              <w:t>READ</w:t>
            </w:r>
            <w:r>
              <w:rPr>
                <w:lang w:eastAsia="ja-JP"/>
              </w:rPr>
              <w:t>),</w:t>
            </w:r>
          </w:p>
          <w:p w14:paraId="7F9DC0A4" w14:textId="77777777" w:rsidR="00F7720B" w:rsidRDefault="00F7720B" w:rsidP="00F7720B">
            <w:pPr>
              <w:pStyle w:val="TableListBullet"/>
              <w:rPr>
                <w:lang w:eastAsia="ja-JP"/>
              </w:rPr>
            </w:pPr>
            <w:r>
              <w:rPr>
                <w:lang w:eastAsia="ja-JP"/>
              </w:rPr>
              <w:t>„d</w:t>
            </w:r>
            <w:r w:rsidRPr="00F30317">
              <w:rPr>
                <w:lang w:eastAsia="ja-JP"/>
              </w:rPr>
              <w:t>atu rakstīšana</w:t>
            </w:r>
            <w:r>
              <w:rPr>
                <w:lang w:eastAsia="ja-JP"/>
              </w:rPr>
              <w:t>”</w:t>
            </w:r>
            <w:r w:rsidRPr="00786A98">
              <w:rPr>
                <w:lang w:eastAsia="ja-JP"/>
              </w:rPr>
              <w:t xml:space="preserve"> </w:t>
            </w:r>
            <w:r>
              <w:rPr>
                <w:lang w:eastAsia="ja-JP"/>
              </w:rPr>
              <w:t>(WRITE),</w:t>
            </w:r>
          </w:p>
          <w:p w14:paraId="61F45ABF" w14:textId="77777777" w:rsidR="00F7720B" w:rsidRDefault="00F7720B" w:rsidP="00F7720B">
            <w:pPr>
              <w:pStyle w:val="TableListBullet"/>
              <w:rPr>
                <w:lang w:eastAsia="ja-JP"/>
              </w:rPr>
            </w:pPr>
            <w:r>
              <w:rPr>
                <w:lang w:eastAsia="ja-JP"/>
              </w:rPr>
              <w:t>„d</w:t>
            </w:r>
            <w:r w:rsidRPr="00102B27">
              <w:rPr>
                <w:lang w:eastAsia="ja-JP"/>
              </w:rPr>
              <w:t>atu pieprasīšana izmantojot OSB</w:t>
            </w:r>
            <w:r>
              <w:rPr>
                <w:lang w:eastAsia="ja-JP"/>
              </w:rPr>
              <w:t>” (</w:t>
            </w:r>
            <w:r w:rsidRPr="00102B27">
              <w:rPr>
                <w:lang w:eastAsia="ja-JP"/>
              </w:rPr>
              <w:t>REQUEST</w:t>
            </w:r>
            <w:r>
              <w:rPr>
                <w:lang w:eastAsia="ja-JP"/>
              </w:rPr>
              <w:t>) utt pilnu aprakstu skaties .</w:t>
            </w:r>
          </w:p>
          <w:p w14:paraId="3D536239" w14:textId="764A454C" w:rsidR="00F7720B" w:rsidRDefault="00F7720B" w:rsidP="00F7720B">
            <w:pPr>
              <w:pStyle w:val="Tablebody"/>
            </w:pPr>
            <w:r w:rsidRPr="00786A98">
              <w:rPr>
                <w:i/>
                <w:lang w:eastAsia="ja-JP"/>
              </w:rPr>
              <w:t>reasonCode</w:t>
            </w:r>
            <w:r w:rsidRPr="00786A98">
              <w:rPr>
                <w:lang w:eastAsia="ja-JP"/>
              </w:rPr>
              <w:t xml:space="preserve"> atribūt</w:t>
            </w:r>
            <w:r>
              <w:rPr>
                <w:lang w:eastAsia="ja-JP"/>
              </w:rPr>
              <w:t>u</w:t>
            </w:r>
            <w:r w:rsidRPr="00786A98">
              <w:rPr>
                <w:lang w:eastAsia="ja-JP"/>
              </w:rPr>
              <w:t xml:space="preserve"> neizmanto, lai precīzi definētu darbības (Act) pamatojumu. Tā vērtību nedrīkst uztvert kā notikuma </w:t>
            </w:r>
            <w:r w:rsidRPr="00786A98">
              <w:rPr>
                <w:i/>
                <w:lang w:eastAsia="ja-JP"/>
              </w:rPr>
              <w:t>(trigger event</w:t>
            </w:r>
            <w:r w:rsidRPr="00786A98">
              <w:rPr>
                <w:lang w:eastAsia="ja-JP"/>
              </w:rPr>
              <w:t>) koda apakškopu, tā tiek pievienota tikai informatīvā nolūkā.</w:t>
            </w:r>
          </w:p>
        </w:tc>
        <w:tc>
          <w:tcPr>
            <w:tcW w:w="4522" w:type="dxa"/>
          </w:tcPr>
          <w:p w14:paraId="42EBEA8A" w14:textId="64CC259F" w:rsidR="00F7720B" w:rsidRDefault="00F7720B" w:rsidP="00F7720B">
            <w:pPr>
              <w:pStyle w:val="Tablebody"/>
              <w:rPr>
                <w:rFonts w:ascii="Times New Roman" w:hAnsi="Times New Roman" w:cs="Times New Roman"/>
                <w:color w:val="0000FF"/>
                <w:sz w:val="24"/>
                <w:szCs w:val="24"/>
                <w:highlight w:val="white"/>
              </w:rPr>
            </w:pPr>
            <w:r w:rsidRPr="00786A98">
              <w:t>&lt;reasonCode code="</w:t>
            </w:r>
            <w:r>
              <w:t>READ</w:t>
            </w:r>
            <w:r w:rsidRPr="00786A98">
              <w:t>" codeSystem="1.3.6.1.4.1.38760.2.</w:t>
            </w:r>
            <w:r>
              <w:t>15</w:t>
            </w:r>
            <w:r w:rsidRPr="00786A98">
              <w:t>" /&gt;</w:t>
            </w:r>
          </w:p>
        </w:tc>
      </w:tr>
      <w:tr w:rsidR="00F7720B" w:rsidRPr="00412C83" w14:paraId="4CD09542" w14:textId="77777777" w:rsidTr="00F909B2">
        <w:tc>
          <w:tcPr>
            <w:tcW w:w="2751" w:type="dxa"/>
          </w:tcPr>
          <w:p w14:paraId="2A19FD9E" w14:textId="1528FC7A" w:rsidR="00F7720B" w:rsidRDefault="00F7720B" w:rsidP="00B046DC">
            <w:pPr>
              <w:pStyle w:val="Tablebody"/>
            </w:pPr>
            <w:r>
              <w:t>Reason</w:t>
            </w:r>
          </w:p>
        </w:tc>
        <w:tc>
          <w:tcPr>
            <w:tcW w:w="2751" w:type="dxa"/>
          </w:tcPr>
          <w:p w14:paraId="78FADA64" w14:textId="391A2BDC" w:rsidR="00F7720B" w:rsidRDefault="00F7720B" w:rsidP="00F7720B">
            <w:pPr>
              <w:pStyle w:val="Tablebody"/>
              <w:jc w:val="both"/>
              <w:rPr>
                <w:lang w:eastAsia="ja-JP"/>
              </w:rPr>
            </w:pPr>
            <w:r w:rsidRPr="00786A98">
              <w:rPr>
                <w:lang w:eastAsia="ja-JP"/>
              </w:rPr>
              <w:t xml:space="preserve">Piemēri iemesliem, kas var tikt iekodēti </w:t>
            </w:r>
            <w:r w:rsidRPr="00786A98">
              <w:rPr>
                <w:i/>
                <w:lang w:eastAsia="ja-JP"/>
              </w:rPr>
              <w:t>reasonCode</w:t>
            </w:r>
            <w:r w:rsidRPr="00786A98">
              <w:rPr>
                <w:lang w:eastAsia="ja-JP"/>
              </w:rPr>
              <w:t xml:space="preserve"> var būt </w:t>
            </w:r>
            <w:r>
              <w:rPr>
                <w:lang w:eastAsia="ja-JP"/>
              </w:rPr>
              <w:t>p</w:t>
            </w:r>
            <w:r w:rsidRPr="00F30317">
              <w:rPr>
                <w:lang w:eastAsia="ja-JP"/>
              </w:rPr>
              <w:t>ersonas datu apstrādes pamatojums</w:t>
            </w:r>
            <w:r>
              <w:rPr>
                <w:lang w:eastAsia="ja-JP"/>
              </w:rPr>
              <w:t>, tai skaita:</w:t>
            </w:r>
          </w:p>
          <w:p w14:paraId="4A99313A" w14:textId="77777777" w:rsidR="00F7720B" w:rsidRDefault="00F7720B" w:rsidP="00F7720B">
            <w:pPr>
              <w:pStyle w:val="TableListBullet"/>
              <w:rPr>
                <w:lang w:eastAsia="ja-JP"/>
              </w:rPr>
            </w:pPr>
            <w:r w:rsidRPr="00786A98">
              <w:rPr>
                <w:lang w:eastAsia="ja-JP"/>
              </w:rPr>
              <w:t>„</w:t>
            </w:r>
            <w:r>
              <w:rPr>
                <w:lang w:eastAsia="ja-JP"/>
              </w:rPr>
              <w:t>ā</w:t>
            </w:r>
            <w:r w:rsidRPr="00F30317">
              <w:rPr>
                <w:lang w:eastAsia="ja-JP"/>
              </w:rPr>
              <w:t>rstniecības epizodes ietvaros</w:t>
            </w:r>
            <w:r w:rsidRPr="00786A98">
              <w:rPr>
                <w:lang w:eastAsia="ja-JP"/>
              </w:rPr>
              <w:t>” (</w:t>
            </w:r>
            <w:r w:rsidRPr="00F30317">
              <w:rPr>
                <w:i/>
                <w:lang w:eastAsia="ja-JP"/>
              </w:rPr>
              <w:t>IN_MEDICAL_TREATMENT</w:t>
            </w:r>
            <w:r w:rsidRPr="00786A98">
              <w:rPr>
                <w:lang w:eastAsia="ja-JP"/>
              </w:rPr>
              <w:t xml:space="preserve">), </w:t>
            </w:r>
          </w:p>
          <w:p w14:paraId="7202647F" w14:textId="77777777" w:rsidR="00F7720B" w:rsidRDefault="00F7720B" w:rsidP="00F7720B">
            <w:pPr>
              <w:pStyle w:val="TableListBullet"/>
              <w:rPr>
                <w:lang w:eastAsia="ja-JP"/>
              </w:rPr>
            </w:pPr>
            <w:r w:rsidRPr="00786A98">
              <w:rPr>
                <w:lang w:eastAsia="ja-JP"/>
              </w:rPr>
              <w:t>„</w:t>
            </w:r>
            <w:r>
              <w:rPr>
                <w:lang w:eastAsia="ja-JP"/>
              </w:rPr>
              <w:t>p</w:t>
            </w:r>
            <w:r w:rsidRPr="00F30317">
              <w:rPr>
                <w:lang w:eastAsia="ja-JP"/>
              </w:rPr>
              <w:t>ēc pacienta piekrišanas</w:t>
            </w:r>
            <w:r w:rsidRPr="00786A98">
              <w:rPr>
                <w:lang w:eastAsia="ja-JP"/>
              </w:rPr>
              <w:t>” (</w:t>
            </w:r>
            <w:r w:rsidRPr="00F30317">
              <w:rPr>
                <w:i/>
                <w:lang w:eastAsia="ja-JP"/>
              </w:rPr>
              <w:t>WITH_PATIENT_AGREEMENT</w:t>
            </w:r>
            <w:r w:rsidRPr="00786A98">
              <w:rPr>
                <w:lang w:eastAsia="ja-JP"/>
              </w:rPr>
              <w:t xml:space="preserve">), </w:t>
            </w:r>
          </w:p>
          <w:p w14:paraId="60D64197" w14:textId="77777777" w:rsidR="00F7720B" w:rsidRDefault="00F7720B" w:rsidP="00F7720B">
            <w:pPr>
              <w:pStyle w:val="TableListBullet"/>
              <w:rPr>
                <w:lang w:eastAsia="ja-JP"/>
              </w:rPr>
            </w:pPr>
            <w:r w:rsidRPr="00786A98">
              <w:rPr>
                <w:lang w:eastAsia="ja-JP"/>
              </w:rPr>
              <w:t>„</w:t>
            </w:r>
            <w:r>
              <w:rPr>
                <w:lang w:eastAsia="ja-JP"/>
              </w:rPr>
              <w:t>p</w:t>
            </w:r>
            <w:r w:rsidRPr="00F30317">
              <w:rPr>
                <w:lang w:eastAsia="ja-JP"/>
              </w:rPr>
              <w:t>ēc pacienta pieprasījuma par saviem datiem</w:t>
            </w:r>
            <w:r w:rsidRPr="00786A98">
              <w:rPr>
                <w:lang w:eastAsia="ja-JP"/>
              </w:rPr>
              <w:t>” (</w:t>
            </w:r>
            <w:r w:rsidRPr="00F30317">
              <w:rPr>
                <w:i/>
                <w:lang w:eastAsia="ja-JP"/>
              </w:rPr>
              <w:t>ON_PATIENT_REQUEST</w:t>
            </w:r>
            <w:r w:rsidRPr="00786A98">
              <w:rPr>
                <w:lang w:eastAsia="ja-JP"/>
              </w:rPr>
              <w:t xml:space="preserve">) vai </w:t>
            </w:r>
          </w:p>
          <w:p w14:paraId="169F1599" w14:textId="77777777" w:rsidR="00F7720B" w:rsidRDefault="00F7720B" w:rsidP="00F7720B">
            <w:pPr>
              <w:pStyle w:val="TableListBullet"/>
              <w:rPr>
                <w:lang w:eastAsia="ja-JP"/>
              </w:rPr>
            </w:pPr>
            <w:r w:rsidRPr="00786A98">
              <w:rPr>
                <w:lang w:eastAsia="ja-JP"/>
              </w:rPr>
              <w:t>„</w:t>
            </w:r>
            <w:r>
              <w:rPr>
                <w:lang w:eastAsia="ja-JP"/>
              </w:rPr>
              <w:t>p</w:t>
            </w:r>
            <w:r w:rsidRPr="00F30317">
              <w:rPr>
                <w:lang w:eastAsia="ja-JP"/>
              </w:rPr>
              <w:t>ēc pacienta pieprasījuma par saviem datiem</w:t>
            </w:r>
            <w:r w:rsidRPr="00786A98">
              <w:rPr>
                <w:lang w:eastAsia="ja-JP"/>
              </w:rPr>
              <w:t>” (</w:t>
            </w:r>
            <w:r w:rsidRPr="00F30317">
              <w:rPr>
                <w:i/>
                <w:lang w:eastAsia="ja-JP"/>
              </w:rPr>
              <w:t>DUE_RECORD_OR_REFFERAL</w:t>
            </w:r>
            <w:r w:rsidRPr="00786A98">
              <w:rPr>
                <w:lang w:eastAsia="ja-JP"/>
              </w:rPr>
              <w:t xml:space="preserve">). </w:t>
            </w:r>
          </w:p>
          <w:p w14:paraId="42235AA9" w14:textId="77777777" w:rsidR="00F7720B" w:rsidRPr="00786A98" w:rsidRDefault="00F7720B" w:rsidP="00F7720B">
            <w:pPr>
              <w:pStyle w:val="Tablebody"/>
              <w:jc w:val="both"/>
              <w:rPr>
                <w:lang w:eastAsia="ja-JP"/>
              </w:rPr>
            </w:pPr>
          </w:p>
        </w:tc>
        <w:tc>
          <w:tcPr>
            <w:tcW w:w="4522" w:type="dxa"/>
          </w:tcPr>
          <w:p w14:paraId="7F2249BD" w14:textId="77777777" w:rsidR="00F7720B" w:rsidRDefault="00F7720B" w:rsidP="00F7720B">
            <w:pPr>
              <w:pStyle w:val="Tablebody"/>
            </w:pPr>
            <w:r w:rsidRPr="00786A98">
              <w:t>&lt;reasonCode code="ON_PATIENT_REQUEST" codeSystem="1.3.6.1.4.1.38760.2.4" /&gt;</w:t>
            </w:r>
          </w:p>
          <w:p w14:paraId="6159CB13" w14:textId="77777777" w:rsidR="00F7720B" w:rsidRPr="00786A98" w:rsidRDefault="00F7720B" w:rsidP="00F7720B">
            <w:pPr>
              <w:pStyle w:val="Tablebody"/>
            </w:pPr>
          </w:p>
        </w:tc>
      </w:tr>
    </w:tbl>
    <w:p w14:paraId="269EB6C8" w14:textId="6FE8C4F6" w:rsidR="00D46F60" w:rsidRDefault="00F81E11" w:rsidP="00F909B2">
      <w:pPr>
        <w:pStyle w:val="CodeBlock"/>
        <w:keepNext w:val="0"/>
        <w:spacing w:before="240"/>
      </w:pPr>
      <w:r w:rsidRPr="0021777F" w:rsidDel="00F81E11">
        <w:t xml:space="preserve"> </w:t>
      </w:r>
      <w:r w:rsidR="00D46F60">
        <w:t>[</w:t>
      </w:r>
      <w:r w:rsidR="00D46F60">
        <w:rPr>
          <w:color w:val="2B91AF"/>
        </w:rPr>
        <w:t>ServiceBehavior</w:t>
      </w:r>
      <w:r w:rsidR="00D46F60">
        <w:t xml:space="preserve">(Namespace = </w:t>
      </w:r>
      <w:r w:rsidR="00D46F60">
        <w:rPr>
          <w:color w:val="2B91AF"/>
        </w:rPr>
        <w:t>HL7Constants</w:t>
      </w:r>
      <w:r w:rsidR="00D46F60">
        <w:t>.Namespace)]</w:t>
      </w:r>
    </w:p>
    <w:p w14:paraId="31D6E94E" w14:textId="77777777" w:rsidR="00D46F60" w:rsidRDefault="00D46F60" w:rsidP="00F909B2">
      <w:pPr>
        <w:pStyle w:val="CodeBlock"/>
        <w:keepNext w:val="0"/>
      </w:pPr>
      <w:r>
        <w:t xml:space="preserve">    </w:t>
      </w:r>
      <w:r>
        <w:rPr>
          <w:color w:val="0000FF"/>
        </w:rPr>
        <w:t>public</w:t>
      </w:r>
      <w:r>
        <w:t xml:space="preserve"> </w:t>
      </w:r>
      <w:r>
        <w:rPr>
          <w:color w:val="0000FF"/>
        </w:rPr>
        <w:t>class</w:t>
      </w:r>
      <w:r>
        <w:t xml:space="preserve"> </w:t>
      </w:r>
      <w:r>
        <w:rPr>
          <w:color w:val="2B91AF"/>
        </w:rPr>
        <w:t>HL7Service</w:t>
      </w:r>
      <w:r>
        <w:t xml:space="preserve"> : </w:t>
      </w:r>
      <w:r>
        <w:rPr>
          <w:color w:val="2B91AF"/>
        </w:rPr>
        <w:t>IHL7SyncContract</w:t>
      </w:r>
    </w:p>
    <w:p w14:paraId="1CC1163A" w14:textId="77777777" w:rsidR="00D46F60" w:rsidRDefault="00D46F60" w:rsidP="00F909B2">
      <w:pPr>
        <w:pStyle w:val="CodeBlock"/>
        <w:keepNext w:val="0"/>
      </w:pPr>
      <w:r>
        <w:t xml:space="preserve">    {</w:t>
      </w:r>
    </w:p>
    <w:p w14:paraId="2B52129E" w14:textId="77777777" w:rsidR="00D46F60" w:rsidRDefault="00D46F60" w:rsidP="00F909B2">
      <w:pPr>
        <w:pStyle w:val="CodeBlock"/>
        <w:keepNext w:val="0"/>
      </w:pPr>
      <w:r>
        <w:lastRenderedPageBreak/>
        <w:t xml:space="preserve">        </w:t>
      </w:r>
      <w:r>
        <w:rPr>
          <w:color w:val="0000FF"/>
        </w:rPr>
        <w:t>static</w:t>
      </w:r>
      <w:r>
        <w:t xml:space="preserve"> </w:t>
      </w:r>
      <w:r>
        <w:rPr>
          <w:color w:val="0000FF"/>
        </w:rPr>
        <w:t>void</w:t>
      </w:r>
      <w:r>
        <w:t xml:space="preserve"> Main(</w:t>
      </w:r>
      <w:r>
        <w:rPr>
          <w:color w:val="0000FF"/>
        </w:rPr>
        <w:t>string</w:t>
      </w:r>
      <w:r>
        <w:t>[] args)</w:t>
      </w:r>
    </w:p>
    <w:p w14:paraId="06A0FBF6" w14:textId="77777777" w:rsidR="00D46F60" w:rsidRDefault="00D46F60" w:rsidP="00F909B2">
      <w:pPr>
        <w:pStyle w:val="CodeBlock"/>
        <w:keepNext w:val="0"/>
      </w:pPr>
      <w:r>
        <w:t xml:space="preserve">        {</w:t>
      </w:r>
    </w:p>
    <w:p w14:paraId="2B6AA5D2" w14:textId="77777777" w:rsidR="00D46F60" w:rsidRDefault="00D46F60" w:rsidP="00F909B2">
      <w:pPr>
        <w:pStyle w:val="CodeBlock"/>
        <w:keepNext w:val="0"/>
      </w:pPr>
      <w:r>
        <w:t xml:space="preserve">            </w:t>
      </w:r>
      <w:r>
        <w:rPr>
          <w:color w:val="0000FF"/>
        </w:rPr>
        <w:t>using</w:t>
      </w:r>
      <w:r>
        <w:t xml:space="preserve"> (</w:t>
      </w:r>
      <w:r>
        <w:rPr>
          <w:color w:val="2B91AF"/>
        </w:rPr>
        <w:t>ServiceHost</w:t>
      </w:r>
      <w:r>
        <w:t xml:space="preserve"> serviceHost = </w:t>
      </w:r>
      <w:r>
        <w:rPr>
          <w:color w:val="0000FF"/>
        </w:rPr>
        <w:t>new</w:t>
      </w:r>
      <w:r>
        <w:t xml:space="preserve"> </w:t>
      </w:r>
      <w:r>
        <w:rPr>
          <w:color w:val="2B91AF"/>
        </w:rPr>
        <w:t>ServiceHost</w:t>
      </w:r>
      <w:r>
        <w:t>(</w:t>
      </w:r>
      <w:r>
        <w:rPr>
          <w:color w:val="0000FF"/>
        </w:rPr>
        <w:t>typeof</w:t>
      </w:r>
      <w:r>
        <w:t>(</w:t>
      </w:r>
      <w:r>
        <w:rPr>
          <w:color w:val="2B91AF"/>
        </w:rPr>
        <w:t>HL7Service</w:t>
      </w:r>
      <w:r>
        <w:t>)))</w:t>
      </w:r>
    </w:p>
    <w:p w14:paraId="35684035" w14:textId="77777777" w:rsidR="00D46F60" w:rsidRDefault="00D46F60" w:rsidP="00F909B2">
      <w:pPr>
        <w:pStyle w:val="CodeBlock"/>
        <w:keepNext w:val="0"/>
      </w:pPr>
      <w:r>
        <w:t xml:space="preserve">            {</w:t>
      </w:r>
    </w:p>
    <w:p w14:paraId="379A53FE" w14:textId="77777777" w:rsidR="00D46F60" w:rsidRDefault="00D46F60" w:rsidP="00F909B2">
      <w:pPr>
        <w:pStyle w:val="CodeBlock"/>
        <w:keepNext w:val="0"/>
      </w:pPr>
      <w:r>
        <w:t xml:space="preserve">                serviceHost.Open();</w:t>
      </w:r>
    </w:p>
    <w:p w14:paraId="3694F8FD" w14:textId="77777777" w:rsidR="00D46F60" w:rsidRDefault="00D46F60" w:rsidP="00F909B2">
      <w:pPr>
        <w:pStyle w:val="CodeBlock"/>
        <w:keepNext w:val="0"/>
      </w:pPr>
      <w:r>
        <w:t xml:space="preserve">                </w:t>
      </w:r>
      <w:r>
        <w:rPr>
          <w:color w:val="2B91AF"/>
        </w:rPr>
        <w:t>Console</w:t>
      </w:r>
      <w:r>
        <w:t>.WriteLine(</w:t>
      </w:r>
      <w:r>
        <w:rPr>
          <w:color w:val="A31515"/>
        </w:rPr>
        <w:t>"The service is ready. Press &lt;ENTER&gt; to terminate service."</w:t>
      </w:r>
      <w:r>
        <w:t>);</w:t>
      </w:r>
    </w:p>
    <w:p w14:paraId="0C20C0DA" w14:textId="77777777" w:rsidR="00D46F60" w:rsidRDefault="00D46F60" w:rsidP="00F909B2">
      <w:pPr>
        <w:pStyle w:val="CodeBlock"/>
        <w:keepNext w:val="0"/>
      </w:pPr>
      <w:r>
        <w:t xml:space="preserve">                </w:t>
      </w:r>
      <w:r>
        <w:rPr>
          <w:color w:val="2B91AF"/>
        </w:rPr>
        <w:t>Console</w:t>
      </w:r>
      <w:r>
        <w:t>.ReadLine();</w:t>
      </w:r>
    </w:p>
    <w:p w14:paraId="5F9334D9" w14:textId="77777777" w:rsidR="00D46F60" w:rsidRDefault="00D46F60" w:rsidP="00F909B2">
      <w:pPr>
        <w:pStyle w:val="CodeBlock"/>
        <w:keepNext w:val="0"/>
      </w:pPr>
      <w:r>
        <w:t xml:space="preserve">            }</w:t>
      </w:r>
    </w:p>
    <w:p w14:paraId="2D5F57E1" w14:textId="77777777" w:rsidR="00D46F60" w:rsidRDefault="00D46F60" w:rsidP="00F909B2">
      <w:pPr>
        <w:pStyle w:val="CodeBlock"/>
        <w:keepNext w:val="0"/>
      </w:pPr>
      <w:r>
        <w:t xml:space="preserve">        }</w:t>
      </w:r>
    </w:p>
    <w:p w14:paraId="3DBB0D8F" w14:textId="77777777" w:rsidR="00D46F60" w:rsidRDefault="00D46F60" w:rsidP="00F909B2">
      <w:pPr>
        <w:pStyle w:val="CodeBlock"/>
        <w:keepNext w:val="0"/>
      </w:pPr>
    </w:p>
    <w:p w14:paraId="4C03F0FA" w14:textId="77777777" w:rsidR="00D46F60" w:rsidRDefault="00D46F60" w:rsidP="00F909B2">
      <w:pPr>
        <w:pStyle w:val="CodeBlock"/>
        <w:keepNext w:val="0"/>
      </w:pPr>
      <w:r>
        <w:t xml:space="preserve">        </w:t>
      </w:r>
      <w:r>
        <w:rPr>
          <w:color w:val="0000FF"/>
        </w:rPr>
        <w:t>private</w:t>
      </w:r>
      <w:r>
        <w:t xml:space="preserve"> </w:t>
      </w:r>
      <w:r>
        <w:rPr>
          <w:color w:val="0000FF"/>
        </w:rPr>
        <w:t>static</w:t>
      </w:r>
      <w:r>
        <w:t xml:space="preserve"> </w:t>
      </w:r>
      <w:r>
        <w:rPr>
          <w:color w:val="2B91AF"/>
        </w:rPr>
        <w:t>Binding</w:t>
      </w:r>
      <w:r>
        <w:t xml:space="preserve"> GetServiceBinding()</w:t>
      </w:r>
    </w:p>
    <w:p w14:paraId="4E409258" w14:textId="77777777" w:rsidR="00D46F60" w:rsidRDefault="00D46F60" w:rsidP="00F909B2">
      <w:pPr>
        <w:pStyle w:val="CodeBlock"/>
        <w:keepNext w:val="0"/>
      </w:pPr>
      <w:r>
        <w:t xml:space="preserve">        {</w:t>
      </w:r>
    </w:p>
    <w:p w14:paraId="1E3B068C" w14:textId="77777777" w:rsidR="00D46F60" w:rsidRDefault="00D46F60" w:rsidP="00F909B2">
      <w:pPr>
        <w:pStyle w:val="CodeBlock"/>
        <w:keepNext w:val="0"/>
      </w:pPr>
      <w:r>
        <w:t xml:space="preserve">            </w:t>
      </w:r>
      <w:r>
        <w:rPr>
          <w:color w:val="2B91AF"/>
        </w:rPr>
        <w:t>WSHttpBinding</w:t>
      </w:r>
      <w:r>
        <w:t xml:space="preserve"> binding = </w:t>
      </w:r>
      <w:r>
        <w:rPr>
          <w:color w:val="0000FF"/>
        </w:rPr>
        <w:t>new</w:t>
      </w:r>
      <w:r>
        <w:t xml:space="preserve"> </w:t>
      </w:r>
      <w:r>
        <w:rPr>
          <w:color w:val="2B91AF"/>
        </w:rPr>
        <w:t>WSHttpBinding</w:t>
      </w:r>
      <w:r>
        <w:t>();</w:t>
      </w:r>
    </w:p>
    <w:p w14:paraId="5976F4C3" w14:textId="77777777" w:rsidR="00D46F60" w:rsidRDefault="00D46F60" w:rsidP="00F909B2">
      <w:pPr>
        <w:pStyle w:val="CodeBlock"/>
        <w:keepNext w:val="0"/>
      </w:pPr>
      <w:r>
        <w:t xml:space="preserve">            binding.Security.Message.EstablishSecurityContext = </w:t>
      </w:r>
      <w:r>
        <w:rPr>
          <w:color w:val="0000FF"/>
        </w:rPr>
        <w:t>false</w:t>
      </w:r>
      <w:r>
        <w:t>;</w:t>
      </w:r>
    </w:p>
    <w:p w14:paraId="4398B6C1" w14:textId="77777777" w:rsidR="00D46F60" w:rsidRDefault="00D46F60" w:rsidP="00F909B2">
      <w:pPr>
        <w:pStyle w:val="CodeBlock"/>
        <w:keepNext w:val="0"/>
      </w:pPr>
      <w:r>
        <w:t xml:space="preserve">            binding.ReliableSession.Enabled = </w:t>
      </w:r>
      <w:r>
        <w:rPr>
          <w:color w:val="0000FF"/>
        </w:rPr>
        <w:t>false</w:t>
      </w:r>
      <w:r>
        <w:t>;</w:t>
      </w:r>
    </w:p>
    <w:p w14:paraId="54A7E2C1" w14:textId="77777777" w:rsidR="00D46F60" w:rsidRDefault="00D46F60" w:rsidP="00F909B2">
      <w:pPr>
        <w:pStyle w:val="CodeBlock"/>
        <w:keepNext w:val="0"/>
      </w:pPr>
      <w:r>
        <w:t xml:space="preserve">            </w:t>
      </w:r>
      <w:r>
        <w:rPr>
          <w:color w:val="0000FF"/>
        </w:rPr>
        <w:t>return</w:t>
      </w:r>
      <w:r>
        <w:t xml:space="preserve"> binding;</w:t>
      </w:r>
    </w:p>
    <w:p w14:paraId="47B2DB62" w14:textId="77777777" w:rsidR="00D46F60" w:rsidRDefault="00D46F60" w:rsidP="00F909B2">
      <w:pPr>
        <w:pStyle w:val="CodeBlock"/>
        <w:keepNext w:val="0"/>
      </w:pPr>
      <w:r>
        <w:t xml:space="preserve">        }</w:t>
      </w:r>
    </w:p>
    <w:p w14:paraId="33970D34" w14:textId="77777777" w:rsidR="00D46F60" w:rsidRDefault="00D46F60" w:rsidP="00F909B2">
      <w:pPr>
        <w:pStyle w:val="CodeBlock"/>
        <w:keepNext w:val="0"/>
      </w:pPr>
    </w:p>
    <w:p w14:paraId="44E24C1F" w14:textId="006F46A6" w:rsidR="00D46F60" w:rsidRDefault="00D46F60" w:rsidP="00F909B2">
      <w:pPr>
        <w:pStyle w:val="CodeBlock"/>
        <w:keepNext w:val="0"/>
      </w:pPr>
      <w:r>
        <w:t xml:space="preserve">        </w:t>
      </w:r>
      <w:r>
        <w:rPr>
          <w:color w:val="0000FF"/>
        </w:rPr>
        <w:t>public</w:t>
      </w:r>
      <w:r>
        <w:t xml:space="preserve"> </w:t>
      </w:r>
      <w:r>
        <w:rPr>
          <w:color w:val="0000FF"/>
        </w:rPr>
        <w:t>string</w:t>
      </w:r>
      <w:r>
        <w:t xml:space="preserve"> ProcessInvoke(</w:t>
      </w:r>
      <w:r w:rsidR="00982FC7">
        <w:t xml:space="preserve">int </w:t>
      </w:r>
      <w:r>
        <w:t>value)</w:t>
      </w:r>
    </w:p>
    <w:p w14:paraId="388F1EFF" w14:textId="77777777" w:rsidR="00D46F60" w:rsidRDefault="00D46F60" w:rsidP="00F909B2">
      <w:pPr>
        <w:pStyle w:val="CodeBlock"/>
        <w:keepNext w:val="0"/>
      </w:pPr>
      <w:r>
        <w:t xml:space="preserve">        {</w:t>
      </w:r>
    </w:p>
    <w:p w14:paraId="65A4FF64" w14:textId="77777777" w:rsidR="00D46F60" w:rsidRDefault="00D46F60" w:rsidP="00F909B2">
      <w:pPr>
        <w:pStyle w:val="CodeBlock"/>
        <w:keepNext w:val="0"/>
      </w:pPr>
      <w:r>
        <w:t xml:space="preserve">            </w:t>
      </w:r>
      <w:r>
        <w:rPr>
          <w:color w:val="0000FF"/>
        </w:rPr>
        <w:t>return</w:t>
      </w:r>
      <w:r>
        <w:t xml:space="preserve"> </w:t>
      </w:r>
      <w:r>
        <w:rPr>
          <w:color w:val="0000FF"/>
        </w:rPr>
        <w:t>string</w:t>
      </w:r>
      <w:r>
        <w:t>.Format(</w:t>
      </w:r>
      <w:r>
        <w:rPr>
          <w:color w:val="A31515"/>
        </w:rPr>
        <w:t>"You entered: {0}"</w:t>
      </w:r>
      <w:r>
        <w:t xml:space="preserve">, </w:t>
      </w:r>
      <w:r>
        <w:rPr>
          <w:color w:val="A31515"/>
        </w:rPr>
        <w:t>"a"</w:t>
      </w:r>
      <w:r>
        <w:t>);</w:t>
      </w:r>
    </w:p>
    <w:p w14:paraId="05E6889B" w14:textId="77777777" w:rsidR="00D46F60" w:rsidRDefault="00D46F60" w:rsidP="00F909B2">
      <w:pPr>
        <w:pStyle w:val="CodeBlock"/>
        <w:keepNext w:val="0"/>
      </w:pPr>
      <w:r>
        <w:t xml:space="preserve">        }</w:t>
      </w:r>
    </w:p>
    <w:p w14:paraId="78135DA6" w14:textId="77777777" w:rsidR="00D46F60" w:rsidRDefault="00D46F60" w:rsidP="00F909B2">
      <w:pPr>
        <w:pStyle w:val="CodeBlock"/>
        <w:keepNext w:val="0"/>
      </w:pPr>
      <w:r>
        <w:t xml:space="preserve">    }</w:t>
      </w:r>
    </w:p>
    <w:p w14:paraId="502DAC94" w14:textId="4FD8F219" w:rsidR="00D46F60" w:rsidRDefault="00D46F60" w:rsidP="00D46F60">
      <w:r>
        <w:t xml:space="preserve">Kur, </w:t>
      </w:r>
      <w:bookmarkStart w:id="951" w:name="_Funkcionālās_prasības"/>
      <w:bookmarkEnd w:id="943"/>
      <w:bookmarkEnd w:id="944"/>
      <w:bookmarkEnd w:id="945"/>
      <w:bookmarkEnd w:id="951"/>
      <w:r>
        <w:t>[</w:t>
      </w:r>
      <w:r>
        <w:rPr>
          <w:color w:val="2B91AF"/>
        </w:rPr>
        <w:t>ServiceBehavior</w:t>
      </w:r>
      <w:r>
        <w:t xml:space="preserve">(Namespace = </w:t>
      </w:r>
      <w:r>
        <w:rPr>
          <w:color w:val="2B91AF"/>
        </w:rPr>
        <w:t>HL7Constants</w:t>
      </w:r>
      <w:r>
        <w:t xml:space="preserve">.Namespace)] norāda uz Servisa </w:t>
      </w:r>
      <w:r w:rsidRPr="00F909B2">
        <w:rPr>
          <w:i/>
        </w:rPr>
        <w:t xml:space="preserve">Behaivior </w:t>
      </w:r>
      <w:r>
        <w:t xml:space="preserve">un vārdu </w:t>
      </w:r>
      <w:r w:rsidR="00F81E11">
        <w:t>telpu</w:t>
      </w:r>
      <w:r>
        <w:t>.</w:t>
      </w:r>
    </w:p>
    <w:p w14:paraId="232CF2C6" w14:textId="53A7484C" w:rsidR="00D46F60" w:rsidRDefault="00D46F60" w:rsidP="00D46F60">
      <w:r w:rsidRPr="00F909B2">
        <w:rPr>
          <w:i/>
        </w:rPr>
        <w:t>Binding</w:t>
      </w:r>
      <w:r>
        <w:t xml:space="preserve"> izveidošana</w:t>
      </w:r>
      <w:r w:rsidR="00F81E11">
        <w:t>:</w:t>
      </w:r>
    </w:p>
    <w:p w14:paraId="2E086054" w14:textId="77777777" w:rsidR="00D46F60" w:rsidRDefault="00D46F60" w:rsidP="00D46F60">
      <w:pPr>
        <w:pStyle w:val="CodeBlock"/>
      </w:pPr>
      <w:r>
        <w:rPr>
          <w:color w:val="0000FF"/>
        </w:rPr>
        <w:t>private</w:t>
      </w:r>
      <w:r>
        <w:t xml:space="preserve"> </w:t>
      </w:r>
      <w:r>
        <w:rPr>
          <w:color w:val="0000FF"/>
        </w:rPr>
        <w:t>static</w:t>
      </w:r>
      <w:r>
        <w:t xml:space="preserve"> </w:t>
      </w:r>
      <w:r>
        <w:rPr>
          <w:color w:val="2B91AF"/>
        </w:rPr>
        <w:t>Binding</w:t>
      </w:r>
      <w:r>
        <w:t xml:space="preserve"> GetServiceBinding()</w:t>
      </w:r>
    </w:p>
    <w:p w14:paraId="1264541B" w14:textId="77777777" w:rsidR="00D46F60" w:rsidRDefault="00D46F60" w:rsidP="00D46F60">
      <w:pPr>
        <w:pStyle w:val="CodeBlock"/>
      </w:pPr>
      <w:r>
        <w:t xml:space="preserve">        {</w:t>
      </w:r>
    </w:p>
    <w:p w14:paraId="2DFB3E44" w14:textId="77777777" w:rsidR="00D46F60" w:rsidRDefault="00D46F60" w:rsidP="00D46F60">
      <w:pPr>
        <w:pStyle w:val="CodeBlock"/>
      </w:pPr>
      <w:r>
        <w:t xml:space="preserve">            </w:t>
      </w:r>
      <w:r>
        <w:rPr>
          <w:color w:val="2B91AF"/>
        </w:rPr>
        <w:t>WSHttpBinding</w:t>
      </w:r>
      <w:r>
        <w:t xml:space="preserve"> binding = </w:t>
      </w:r>
      <w:r>
        <w:rPr>
          <w:color w:val="0000FF"/>
        </w:rPr>
        <w:t>new</w:t>
      </w:r>
      <w:r>
        <w:t xml:space="preserve"> </w:t>
      </w:r>
      <w:r>
        <w:rPr>
          <w:color w:val="2B91AF"/>
        </w:rPr>
        <w:t>WSHttpBinding</w:t>
      </w:r>
      <w:r>
        <w:t>();</w:t>
      </w:r>
    </w:p>
    <w:p w14:paraId="1A9081DC" w14:textId="77777777" w:rsidR="00D46F60" w:rsidRDefault="00D46F60" w:rsidP="00D46F60">
      <w:pPr>
        <w:pStyle w:val="CodeBlock"/>
      </w:pPr>
      <w:r>
        <w:t xml:space="preserve">            binding.Security.Message.EstablishSecurityContext = </w:t>
      </w:r>
      <w:r>
        <w:rPr>
          <w:color w:val="0000FF"/>
        </w:rPr>
        <w:t>false</w:t>
      </w:r>
      <w:r>
        <w:t>;</w:t>
      </w:r>
    </w:p>
    <w:p w14:paraId="34D28F84" w14:textId="77777777" w:rsidR="00D46F60" w:rsidRDefault="00D46F60" w:rsidP="00D46F60">
      <w:pPr>
        <w:pStyle w:val="CodeBlock"/>
      </w:pPr>
      <w:r>
        <w:t xml:space="preserve">            binding.ReliableSession.Enabled = </w:t>
      </w:r>
      <w:r>
        <w:rPr>
          <w:color w:val="0000FF"/>
        </w:rPr>
        <w:t>false</w:t>
      </w:r>
      <w:r>
        <w:t>;</w:t>
      </w:r>
    </w:p>
    <w:p w14:paraId="0CD89672" w14:textId="77777777" w:rsidR="00D46F60" w:rsidRDefault="00D46F60" w:rsidP="00D46F60">
      <w:pPr>
        <w:pStyle w:val="CodeBlock"/>
      </w:pPr>
      <w:r>
        <w:t xml:space="preserve">            </w:t>
      </w:r>
      <w:r>
        <w:rPr>
          <w:color w:val="0000FF"/>
        </w:rPr>
        <w:t>return</w:t>
      </w:r>
      <w:r>
        <w:t xml:space="preserve"> binding;</w:t>
      </w:r>
    </w:p>
    <w:p w14:paraId="6C103E92" w14:textId="77777777" w:rsidR="00D46F60" w:rsidRDefault="00D46F60" w:rsidP="00D46F60">
      <w:pPr>
        <w:pStyle w:val="CodeBlock"/>
      </w:pPr>
      <w:r>
        <w:t xml:space="preserve">        }</w:t>
      </w:r>
    </w:p>
    <w:p w14:paraId="7F15F996" w14:textId="1076274C" w:rsidR="00D6760E" w:rsidRDefault="00982FC7" w:rsidP="00D6760E">
      <w:r>
        <w:t>Metodes realizācija:</w:t>
      </w:r>
    </w:p>
    <w:p w14:paraId="1FCE4875" w14:textId="2AE4D0BC" w:rsidR="00982FC7" w:rsidRDefault="00982FC7" w:rsidP="00982FC7">
      <w:pPr>
        <w:pStyle w:val="CodeBlock"/>
      </w:pPr>
      <w:r>
        <w:rPr>
          <w:color w:val="0000FF"/>
        </w:rPr>
        <w:t>public</w:t>
      </w:r>
      <w:r>
        <w:t xml:space="preserve"> </w:t>
      </w:r>
      <w:r>
        <w:rPr>
          <w:color w:val="0000FF"/>
        </w:rPr>
        <w:t>string</w:t>
      </w:r>
      <w:r>
        <w:t xml:space="preserve"> ProcessInvoke(int value)</w:t>
      </w:r>
    </w:p>
    <w:p w14:paraId="47BE6CAC" w14:textId="77777777" w:rsidR="00982FC7" w:rsidRDefault="00982FC7" w:rsidP="00982FC7">
      <w:pPr>
        <w:pStyle w:val="CodeBlock"/>
      </w:pPr>
      <w:r>
        <w:t xml:space="preserve">        {</w:t>
      </w:r>
    </w:p>
    <w:p w14:paraId="6F5BD6DA" w14:textId="77777777" w:rsidR="00982FC7" w:rsidRDefault="00982FC7" w:rsidP="00982FC7">
      <w:pPr>
        <w:pStyle w:val="CodeBlock"/>
      </w:pPr>
      <w:r>
        <w:t xml:space="preserve">            </w:t>
      </w:r>
      <w:r>
        <w:rPr>
          <w:color w:val="0000FF"/>
        </w:rPr>
        <w:t>return</w:t>
      </w:r>
      <w:r>
        <w:t xml:space="preserve"> </w:t>
      </w:r>
      <w:r>
        <w:rPr>
          <w:color w:val="0000FF"/>
        </w:rPr>
        <w:t>string</w:t>
      </w:r>
      <w:r>
        <w:t>.Format(</w:t>
      </w:r>
      <w:r>
        <w:rPr>
          <w:color w:val="A31515"/>
        </w:rPr>
        <w:t>"You entered: {0}"</w:t>
      </w:r>
      <w:r>
        <w:t xml:space="preserve">, </w:t>
      </w:r>
      <w:r>
        <w:rPr>
          <w:color w:val="A31515"/>
        </w:rPr>
        <w:t>"a"</w:t>
      </w:r>
      <w:r>
        <w:t>);</w:t>
      </w:r>
    </w:p>
    <w:p w14:paraId="314E5744" w14:textId="77777777" w:rsidR="00982FC7" w:rsidRDefault="00982FC7" w:rsidP="00982FC7">
      <w:pPr>
        <w:pStyle w:val="CodeBlock"/>
      </w:pPr>
      <w:r>
        <w:t xml:space="preserve">        }</w:t>
      </w:r>
    </w:p>
    <w:p w14:paraId="1FF707F7" w14:textId="77777777" w:rsidR="00982FC7" w:rsidRDefault="00982FC7" w:rsidP="00D6760E">
      <w:r>
        <w:t>Konfigurācija piemērs:</w:t>
      </w:r>
    </w:p>
    <w:p w14:paraId="67C35387" w14:textId="77777777" w:rsidR="00982FC7" w:rsidRDefault="00982FC7" w:rsidP="00F909B2">
      <w:pPr>
        <w:pStyle w:val="CodeBlock"/>
        <w:keepNext w:val="0"/>
      </w:pPr>
      <w:r>
        <w:t>&lt;?</w:t>
      </w:r>
      <w:r>
        <w:rPr>
          <w:color w:val="A31515"/>
        </w:rPr>
        <w:t>xml</w:t>
      </w:r>
      <w:r>
        <w:t xml:space="preserve"> </w:t>
      </w:r>
      <w:r>
        <w:rPr>
          <w:color w:val="FF0000"/>
        </w:rPr>
        <w:t>version</w:t>
      </w:r>
      <w:r>
        <w:t>="1.0"?&gt;</w:t>
      </w:r>
    </w:p>
    <w:p w14:paraId="4B685283" w14:textId="77777777" w:rsidR="00982FC7" w:rsidRDefault="00982FC7" w:rsidP="00F909B2">
      <w:pPr>
        <w:pStyle w:val="CodeBlock"/>
        <w:keepNext w:val="0"/>
      </w:pPr>
      <w:r>
        <w:t>&lt;</w:t>
      </w:r>
      <w:r>
        <w:rPr>
          <w:color w:val="A31515"/>
        </w:rPr>
        <w:t>configuration</w:t>
      </w:r>
      <w:r>
        <w:t>&gt;</w:t>
      </w:r>
    </w:p>
    <w:p w14:paraId="7C3237B7" w14:textId="77777777" w:rsidR="00982FC7" w:rsidRDefault="00982FC7" w:rsidP="00F909B2">
      <w:pPr>
        <w:pStyle w:val="CodeBlock"/>
        <w:keepNext w:val="0"/>
      </w:pPr>
      <w:r>
        <w:t xml:space="preserve">  &lt;</w:t>
      </w:r>
      <w:r>
        <w:rPr>
          <w:color w:val="A31515"/>
        </w:rPr>
        <w:t>startup</w:t>
      </w:r>
      <w:r>
        <w:t>&gt;</w:t>
      </w:r>
    </w:p>
    <w:p w14:paraId="2D90564D" w14:textId="77777777" w:rsidR="00982FC7" w:rsidRDefault="00982FC7" w:rsidP="00F909B2">
      <w:pPr>
        <w:pStyle w:val="CodeBlock"/>
        <w:keepNext w:val="0"/>
      </w:pPr>
      <w:r>
        <w:t xml:space="preserve">    &lt;</w:t>
      </w:r>
      <w:r>
        <w:rPr>
          <w:color w:val="A31515"/>
        </w:rPr>
        <w:t>supportedRuntime</w:t>
      </w:r>
      <w:r>
        <w:t xml:space="preserve"> </w:t>
      </w:r>
      <w:r>
        <w:rPr>
          <w:color w:val="FF0000"/>
        </w:rPr>
        <w:t>version</w:t>
      </w:r>
      <w:r>
        <w:t xml:space="preserve">="v4.0" </w:t>
      </w:r>
      <w:r>
        <w:rPr>
          <w:color w:val="FF0000"/>
        </w:rPr>
        <w:t>sku</w:t>
      </w:r>
      <w:r>
        <w:t>=".NETFramework,Version=v4.0"/&gt;</w:t>
      </w:r>
    </w:p>
    <w:p w14:paraId="154B9454" w14:textId="77777777" w:rsidR="00982FC7" w:rsidRDefault="00982FC7" w:rsidP="00F909B2">
      <w:pPr>
        <w:pStyle w:val="CodeBlock"/>
        <w:keepNext w:val="0"/>
      </w:pPr>
      <w:r>
        <w:t xml:space="preserve">  &lt;/</w:t>
      </w:r>
      <w:r>
        <w:rPr>
          <w:color w:val="A31515"/>
        </w:rPr>
        <w:t>startup</w:t>
      </w:r>
      <w:r>
        <w:t>&gt;</w:t>
      </w:r>
    </w:p>
    <w:p w14:paraId="0F861184" w14:textId="77777777" w:rsidR="00982FC7" w:rsidRDefault="00982FC7" w:rsidP="00F909B2">
      <w:pPr>
        <w:pStyle w:val="CodeBlock"/>
        <w:keepNext w:val="0"/>
      </w:pPr>
      <w:r>
        <w:t xml:space="preserve">    &lt;</w:t>
      </w:r>
      <w:r>
        <w:rPr>
          <w:color w:val="A31515"/>
        </w:rPr>
        <w:t>system.serviceModel</w:t>
      </w:r>
      <w:r>
        <w:t>&gt;</w:t>
      </w:r>
    </w:p>
    <w:p w14:paraId="255AB4DE" w14:textId="77777777" w:rsidR="00982FC7" w:rsidRDefault="00982FC7" w:rsidP="00F909B2">
      <w:pPr>
        <w:pStyle w:val="CodeBlock"/>
        <w:keepNext w:val="0"/>
      </w:pPr>
      <w:r>
        <w:t xml:space="preserve">        &lt;</w:t>
      </w:r>
      <w:r>
        <w:rPr>
          <w:color w:val="A31515"/>
        </w:rPr>
        <w:t>services</w:t>
      </w:r>
      <w:r>
        <w:t>&gt;</w:t>
      </w:r>
    </w:p>
    <w:p w14:paraId="23D9802B" w14:textId="77777777" w:rsidR="00982FC7" w:rsidRDefault="00982FC7" w:rsidP="00F909B2">
      <w:pPr>
        <w:pStyle w:val="CodeBlock"/>
        <w:keepNext w:val="0"/>
      </w:pPr>
      <w:r>
        <w:t xml:space="preserve">            &lt;</w:t>
      </w:r>
      <w:r>
        <w:rPr>
          <w:color w:val="A31515"/>
        </w:rPr>
        <w:t>service</w:t>
      </w:r>
      <w:r>
        <w:t xml:space="preserve"> </w:t>
      </w:r>
      <w:r>
        <w:rPr>
          <w:color w:val="FF0000"/>
        </w:rPr>
        <w:t>behaviorConfiguration</w:t>
      </w:r>
      <w:r>
        <w:t xml:space="preserve">="SampleServiceMEXBehavior" </w:t>
      </w:r>
      <w:r>
        <w:rPr>
          <w:color w:val="FF0000"/>
        </w:rPr>
        <w:t>name</w:t>
      </w:r>
      <w:r>
        <w:t>="Abc.ServiceModel.Samples.HL7Serializer.HL7Service"&gt;</w:t>
      </w:r>
    </w:p>
    <w:p w14:paraId="6A16AB17" w14:textId="77777777" w:rsidR="00982FC7" w:rsidRDefault="00982FC7" w:rsidP="00F909B2">
      <w:pPr>
        <w:pStyle w:val="CodeBlock"/>
        <w:keepNext w:val="0"/>
      </w:pPr>
      <w:r>
        <w:lastRenderedPageBreak/>
        <w:t xml:space="preserve">                &lt;</w:t>
      </w:r>
      <w:r>
        <w:rPr>
          <w:color w:val="A31515"/>
        </w:rPr>
        <w:t>endpoint</w:t>
      </w:r>
      <w:r>
        <w:t xml:space="preserve"> </w:t>
      </w:r>
      <w:r>
        <w:rPr>
          <w:color w:val="FF0000"/>
        </w:rPr>
        <w:t>address</w:t>
      </w:r>
      <w:r>
        <w:t>="http://localhost:8003/hl7samples/hl7service"</w:t>
      </w:r>
    </w:p>
    <w:p w14:paraId="02AE7769" w14:textId="77777777" w:rsidR="00982FC7" w:rsidRDefault="00982FC7" w:rsidP="00F909B2">
      <w:pPr>
        <w:pStyle w:val="CodeBlock"/>
        <w:keepNext w:val="0"/>
      </w:pPr>
      <w:r>
        <w:t xml:space="preserve">                    </w:t>
      </w:r>
      <w:r>
        <w:rPr>
          <w:color w:val="FF0000"/>
        </w:rPr>
        <w:t>binding</w:t>
      </w:r>
      <w:r>
        <w:t xml:space="preserve">="basicHttpBinding" </w:t>
      </w:r>
      <w:r>
        <w:rPr>
          <w:color w:val="FF0000"/>
        </w:rPr>
        <w:t>bindingConfiguration</w:t>
      </w:r>
      <w:r>
        <w:t xml:space="preserve">="" </w:t>
      </w:r>
      <w:r>
        <w:rPr>
          <w:color w:val="FF0000"/>
        </w:rPr>
        <w:t>contract</w:t>
      </w:r>
      <w:r>
        <w:t>="IHL7SyncContract" /&gt;</w:t>
      </w:r>
    </w:p>
    <w:p w14:paraId="7A27B9C1" w14:textId="77777777" w:rsidR="00982FC7" w:rsidRDefault="00982FC7" w:rsidP="00F909B2">
      <w:pPr>
        <w:pStyle w:val="CodeBlock"/>
        <w:keepNext w:val="0"/>
      </w:pPr>
      <w:r>
        <w:t xml:space="preserve">                &lt;</w:t>
      </w:r>
      <w:r>
        <w:rPr>
          <w:color w:val="A31515"/>
        </w:rPr>
        <w:t>endpoint</w:t>
      </w:r>
      <w:r>
        <w:t xml:space="preserve"> </w:t>
      </w:r>
      <w:r>
        <w:rPr>
          <w:color w:val="FF0000"/>
        </w:rPr>
        <w:t>address</w:t>
      </w:r>
      <w:r>
        <w:t xml:space="preserve">="mex" </w:t>
      </w:r>
      <w:r>
        <w:rPr>
          <w:color w:val="FF0000"/>
        </w:rPr>
        <w:t>binding</w:t>
      </w:r>
      <w:r>
        <w:t xml:space="preserve">="mexHttpBinding" </w:t>
      </w:r>
      <w:r>
        <w:rPr>
          <w:color w:val="FF0000"/>
        </w:rPr>
        <w:t>contract</w:t>
      </w:r>
      <w:r>
        <w:t>="IHL7SyncContract" /&gt;</w:t>
      </w:r>
    </w:p>
    <w:p w14:paraId="610E0D4F" w14:textId="77777777" w:rsidR="00982FC7" w:rsidRDefault="00982FC7" w:rsidP="00F909B2">
      <w:pPr>
        <w:pStyle w:val="CodeBlock"/>
        <w:keepNext w:val="0"/>
      </w:pPr>
      <w:r>
        <w:t xml:space="preserve">                &lt;</w:t>
      </w:r>
      <w:r>
        <w:rPr>
          <w:color w:val="A31515"/>
        </w:rPr>
        <w:t>host</w:t>
      </w:r>
      <w:r>
        <w:t>&gt;</w:t>
      </w:r>
    </w:p>
    <w:p w14:paraId="73218BB4" w14:textId="77777777" w:rsidR="00982FC7" w:rsidRDefault="00982FC7" w:rsidP="00F909B2">
      <w:pPr>
        <w:pStyle w:val="CodeBlock"/>
        <w:keepNext w:val="0"/>
      </w:pPr>
      <w:r>
        <w:t xml:space="preserve">                    &lt;</w:t>
      </w:r>
      <w:r>
        <w:rPr>
          <w:color w:val="A31515"/>
        </w:rPr>
        <w:t>baseAddresses</w:t>
      </w:r>
      <w:r>
        <w:t>&gt;</w:t>
      </w:r>
    </w:p>
    <w:p w14:paraId="68F969D4" w14:textId="77777777" w:rsidR="00982FC7" w:rsidRDefault="00982FC7" w:rsidP="00F909B2">
      <w:pPr>
        <w:pStyle w:val="CodeBlock"/>
        <w:keepNext w:val="0"/>
      </w:pPr>
      <w:r>
        <w:t xml:space="preserve">                        &lt;</w:t>
      </w:r>
      <w:r>
        <w:rPr>
          <w:color w:val="A31515"/>
        </w:rPr>
        <w:t>add</w:t>
      </w:r>
      <w:r>
        <w:t xml:space="preserve"> </w:t>
      </w:r>
      <w:r>
        <w:rPr>
          <w:color w:val="FF0000"/>
        </w:rPr>
        <w:t>baseAddress</w:t>
      </w:r>
      <w:r>
        <w:t>="http://localhost:8003/hl7samples/hl7service" /&gt;</w:t>
      </w:r>
    </w:p>
    <w:p w14:paraId="435DEA85" w14:textId="77777777" w:rsidR="00982FC7" w:rsidRDefault="00982FC7" w:rsidP="00F909B2">
      <w:pPr>
        <w:pStyle w:val="CodeBlock"/>
        <w:keepNext w:val="0"/>
      </w:pPr>
      <w:r>
        <w:t xml:space="preserve">                    &lt;/</w:t>
      </w:r>
      <w:r>
        <w:rPr>
          <w:color w:val="A31515"/>
        </w:rPr>
        <w:t>baseAddresses</w:t>
      </w:r>
      <w:r>
        <w:t>&gt;</w:t>
      </w:r>
    </w:p>
    <w:p w14:paraId="04FAB781" w14:textId="77777777" w:rsidR="00982FC7" w:rsidRDefault="00982FC7" w:rsidP="00F909B2">
      <w:pPr>
        <w:pStyle w:val="CodeBlock"/>
        <w:keepNext w:val="0"/>
      </w:pPr>
      <w:r>
        <w:t xml:space="preserve">                &lt;/</w:t>
      </w:r>
      <w:r>
        <w:rPr>
          <w:color w:val="A31515"/>
        </w:rPr>
        <w:t>host</w:t>
      </w:r>
      <w:r>
        <w:t>&gt;</w:t>
      </w:r>
    </w:p>
    <w:p w14:paraId="215E7268" w14:textId="77777777" w:rsidR="00982FC7" w:rsidRDefault="00982FC7" w:rsidP="00F909B2">
      <w:pPr>
        <w:pStyle w:val="CodeBlock"/>
        <w:keepNext w:val="0"/>
      </w:pPr>
      <w:r>
        <w:t xml:space="preserve">            &lt;/</w:t>
      </w:r>
      <w:r>
        <w:rPr>
          <w:color w:val="A31515"/>
        </w:rPr>
        <w:t>service</w:t>
      </w:r>
      <w:r>
        <w:t>&gt;</w:t>
      </w:r>
    </w:p>
    <w:p w14:paraId="3F57CF81" w14:textId="77777777" w:rsidR="00982FC7" w:rsidRDefault="00982FC7" w:rsidP="00F909B2">
      <w:pPr>
        <w:pStyle w:val="CodeBlock"/>
        <w:keepNext w:val="0"/>
      </w:pPr>
      <w:r>
        <w:t xml:space="preserve">        &lt;/</w:t>
      </w:r>
      <w:r>
        <w:rPr>
          <w:color w:val="A31515"/>
        </w:rPr>
        <w:t>services</w:t>
      </w:r>
      <w:r>
        <w:t>&gt;</w:t>
      </w:r>
    </w:p>
    <w:p w14:paraId="26C06BE5" w14:textId="77777777" w:rsidR="00982FC7" w:rsidRDefault="00982FC7" w:rsidP="00F909B2">
      <w:pPr>
        <w:pStyle w:val="CodeBlock"/>
        <w:keepNext w:val="0"/>
      </w:pPr>
      <w:r>
        <w:t xml:space="preserve">        &lt;</w:t>
      </w:r>
      <w:r>
        <w:rPr>
          <w:color w:val="A31515"/>
        </w:rPr>
        <w:t>behaviors</w:t>
      </w:r>
      <w:r>
        <w:t>&gt;</w:t>
      </w:r>
    </w:p>
    <w:p w14:paraId="3EF7F679" w14:textId="77777777" w:rsidR="00982FC7" w:rsidRDefault="00982FC7" w:rsidP="00F909B2">
      <w:pPr>
        <w:pStyle w:val="CodeBlock"/>
        <w:keepNext w:val="0"/>
      </w:pPr>
      <w:r>
        <w:t xml:space="preserve">            &lt;</w:t>
      </w:r>
      <w:r>
        <w:rPr>
          <w:color w:val="A31515"/>
        </w:rPr>
        <w:t>serviceBehaviors</w:t>
      </w:r>
      <w:r>
        <w:t>&gt;</w:t>
      </w:r>
    </w:p>
    <w:p w14:paraId="49B76855" w14:textId="77777777" w:rsidR="00982FC7" w:rsidRDefault="00982FC7" w:rsidP="00F909B2">
      <w:pPr>
        <w:pStyle w:val="CodeBlock"/>
        <w:keepNext w:val="0"/>
      </w:pPr>
      <w:r>
        <w:t xml:space="preserve">                &lt;</w:t>
      </w:r>
      <w:r>
        <w:rPr>
          <w:color w:val="A31515"/>
        </w:rPr>
        <w:t>behavior</w:t>
      </w:r>
      <w:r>
        <w:t xml:space="preserve"> </w:t>
      </w:r>
      <w:r>
        <w:rPr>
          <w:color w:val="FF0000"/>
        </w:rPr>
        <w:t>name</w:t>
      </w:r>
      <w:r>
        <w:t>="SampleServiceMEXBehavior" &gt;</w:t>
      </w:r>
    </w:p>
    <w:p w14:paraId="1C2A5FB2" w14:textId="77777777" w:rsidR="00982FC7" w:rsidRDefault="00982FC7" w:rsidP="00F909B2">
      <w:pPr>
        <w:pStyle w:val="CodeBlock"/>
        <w:keepNext w:val="0"/>
      </w:pPr>
      <w:r>
        <w:t xml:space="preserve">                    &lt;</w:t>
      </w:r>
      <w:r>
        <w:rPr>
          <w:color w:val="A31515"/>
        </w:rPr>
        <w:t>serviceMetadata</w:t>
      </w:r>
      <w:r>
        <w:t xml:space="preserve"> </w:t>
      </w:r>
      <w:r>
        <w:rPr>
          <w:color w:val="FF0000"/>
        </w:rPr>
        <w:t>httpGetEnabled</w:t>
      </w:r>
      <w:r>
        <w:t>="true" /&gt;</w:t>
      </w:r>
    </w:p>
    <w:p w14:paraId="20A5E8D6" w14:textId="77777777" w:rsidR="00982FC7" w:rsidRDefault="00982FC7" w:rsidP="00F909B2">
      <w:pPr>
        <w:pStyle w:val="CodeBlock"/>
        <w:keepNext w:val="0"/>
      </w:pPr>
      <w:r>
        <w:t xml:space="preserve">                &lt;/</w:t>
      </w:r>
      <w:r>
        <w:rPr>
          <w:color w:val="A31515"/>
        </w:rPr>
        <w:t>behavior</w:t>
      </w:r>
      <w:r>
        <w:t>&gt;</w:t>
      </w:r>
    </w:p>
    <w:p w14:paraId="17E223ED" w14:textId="77777777" w:rsidR="00982FC7" w:rsidRDefault="00982FC7" w:rsidP="00F909B2">
      <w:pPr>
        <w:pStyle w:val="CodeBlock"/>
        <w:keepNext w:val="0"/>
      </w:pPr>
      <w:r>
        <w:t xml:space="preserve">            &lt;/</w:t>
      </w:r>
      <w:r>
        <w:rPr>
          <w:color w:val="A31515"/>
        </w:rPr>
        <w:t>serviceBehaviors</w:t>
      </w:r>
      <w:r>
        <w:t>&gt;</w:t>
      </w:r>
    </w:p>
    <w:p w14:paraId="5988E7D4" w14:textId="77777777" w:rsidR="00982FC7" w:rsidRDefault="00982FC7" w:rsidP="00F909B2">
      <w:pPr>
        <w:pStyle w:val="CodeBlock"/>
        <w:keepNext w:val="0"/>
      </w:pPr>
      <w:r>
        <w:t xml:space="preserve">        &lt;/</w:t>
      </w:r>
      <w:r>
        <w:rPr>
          <w:color w:val="A31515"/>
        </w:rPr>
        <w:t>behaviors</w:t>
      </w:r>
      <w:r>
        <w:t>&gt;</w:t>
      </w:r>
    </w:p>
    <w:p w14:paraId="74329AB6" w14:textId="77777777" w:rsidR="00982FC7" w:rsidRDefault="00982FC7" w:rsidP="00F909B2">
      <w:pPr>
        <w:pStyle w:val="CodeBlock"/>
        <w:keepNext w:val="0"/>
      </w:pPr>
      <w:r>
        <w:t xml:space="preserve">    &lt;/</w:t>
      </w:r>
      <w:r>
        <w:rPr>
          <w:color w:val="A31515"/>
        </w:rPr>
        <w:t>system.serviceModel</w:t>
      </w:r>
      <w:r>
        <w:t>&gt;</w:t>
      </w:r>
    </w:p>
    <w:p w14:paraId="54662B22" w14:textId="77777777" w:rsidR="00982FC7" w:rsidRDefault="00982FC7" w:rsidP="00F909B2">
      <w:pPr>
        <w:pStyle w:val="CodeBlock"/>
        <w:keepNext w:val="0"/>
      </w:pPr>
      <w:r>
        <w:t>&lt;/</w:t>
      </w:r>
      <w:r>
        <w:rPr>
          <w:color w:val="A31515"/>
        </w:rPr>
        <w:t>configuration</w:t>
      </w:r>
      <w:r>
        <w:t>&gt;</w:t>
      </w:r>
    </w:p>
    <w:p w14:paraId="5ADC57B2" w14:textId="744F83D4" w:rsidR="000801DE" w:rsidRDefault="009F55CA" w:rsidP="00F909B2">
      <w:pPr>
        <w:autoSpaceDE w:val="0"/>
        <w:autoSpaceDN w:val="0"/>
        <w:adjustRightInd w:val="0"/>
        <w:spacing w:before="120" w:after="120" w:line="240" w:lineRule="auto"/>
        <w:jc w:val="left"/>
      </w:pPr>
      <w:r>
        <w:t xml:space="preserve">Kur, </w:t>
      </w:r>
      <w:r w:rsidR="00F81E11">
        <w:t xml:space="preserve">WSDL </w:t>
      </w:r>
      <w:r>
        <w:t>adresi vajag noradīt</w:t>
      </w:r>
      <w:r w:rsidR="00F81E11">
        <w:t>:</w:t>
      </w:r>
    </w:p>
    <w:p w14:paraId="453C8942" w14:textId="521D3CA1" w:rsidR="009F55CA" w:rsidRDefault="009F55CA" w:rsidP="000801DE">
      <w:pPr>
        <w:pStyle w:val="CodeBlock"/>
      </w:pPr>
      <w:r>
        <w:t>&lt;</w:t>
      </w:r>
      <w:r>
        <w:rPr>
          <w:color w:val="A31515"/>
        </w:rPr>
        <w:t>serviceMetadata</w:t>
      </w:r>
      <w:r>
        <w:t xml:space="preserve"> </w:t>
      </w:r>
      <w:r>
        <w:rPr>
          <w:color w:val="FF0000"/>
        </w:rPr>
        <w:t>httpGetEnabled</w:t>
      </w:r>
      <w:r>
        <w:t xml:space="preserve">="true" </w:t>
      </w:r>
      <w:r>
        <w:rPr>
          <w:color w:val="FF0000"/>
        </w:rPr>
        <w:t>externalMetadataLocation</w:t>
      </w:r>
      <w:r>
        <w:t>="http://localhost/wsdl/wsdlN.wsdl" /&gt;</w:t>
      </w:r>
    </w:p>
    <w:p w14:paraId="6FFF3F0B" w14:textId="638A98C7" w:rsidR="00BC579D" w:rsidRDefault="00CD29B1" w:rsidP="00D6760E">
      <w:r>
        <w:t>A</w:t>
      </w:r>
      <w:r w:rsidR="000801DE">
        <w:t xml:space="preserve">tverot servisu ar „?wsdl” adreses beigas </w:t>
      </w:r>
      <w:r w:rsidR="009C447A">
        <w:t>var dabūt servisa WSDL.</w:t>
      </w:r>
    </w:p>
    <w:p w14:paraId="795BB04B" w14:textId="35E2DDA6" w:rsidR="00BC579D" w:rsidRDefault="00BC579D" w:rsidP="00BC579D">
      <w:pPr>
        <w:pStyle w:val="Heading2"/>
      </w:pPr>
      <w:bookmarkStart w:id="952" w:name="_Toc402364000"/>
      <w:r>
        <w:t>Klienta lietojuma izveidošana</w:t>
      </w:r>
      <w:bookmarkEnd w:id="952"/>
    </w:p>
    <w:p w14:paraId="1B17BD53" w14:textId="27BD254B" w:rsidR="00BC579D" w:rsidRDefault="00BC579D" w:rsidP="00BC579D">
      <w:r w:rsidRPr="0021777F">
        <w:t xml:space="preserve">Lai izveidotu </w:t>
      </w:r>
      <w:r>
        <w:t>klientu</w:t>
      </w:r>
      <w:r w:rsidRPr="0021777F">
        <w:t xml:space="preserve"> ar Visual Studio 2010 </w:t>
      </w:r>
      <w:r>
        <w:t>vajag</w:t>
      </w:r>
      <w:r w:rsidR="00CD29B1">
        <w:t xml:space="preserve"> izpildīt </w:t>
      </w:r>
      <w:r w:rsidR="00CD29B1">
        <w:fldChar w:fldCharType="begin"/>
      </w:r>
      <w:r w:rsidR="00CD29B1">
        <w:instrText xml:space="preserve"> REF _Ref319397029 \h </w:instrText>
      </w:r>
      <w:r w:rsidR="00CD29B1">
        <w:fldChar w:fldCharType="separate"/>
      </w:r>
      <w:r w:rsidR="00E95266">
        <w:rPr>
          <w:noProof/>
        </w:rPr>
        <w:t>2</w:t>
      </w:r>
      <w:r w:rsidR="00CD29B1">
        <w:fldChar w:fldCharType="end"/>
      </w:r>
      <w:r w:rsidR="00CD29B1">
        <w:t>.attēlā redzamās darbības</w:t>
      </w:r>
      <w:r>
        <w:t>:</w:t>
      </w:r>
    </w:p>
    <w:p w14:paraId="78C6CB93" w14:textId="77777777" w:rsidR="00BC579D" w:rsidRDefault="00BC579D" w:rsidP="001E29F5">
      <w:pPr>
        <w:pStyle w:val="Pictureposition"/>
      </w:pPr>
      <w:r w:rsidRPr="001E29F5">
        <w:rPr>
          <w:noProof/>
          <w:lang w:eastAsia="lv-LV"/>
        </w:rPr>
        <w:lastRenderedPageBreak/>
        <w:drawing>
          <wp:inline distT="0" distB="0" distL="0" distR="0" wp14:anchorId="384349D1" wp14:editId="6F985145">
            <wp:extent cx="5117736" cy="3536806"/>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0605" cy="3538788"/>
                    </a:xfrm>
                    <a:prstGeom prst="rect">
                      <a:avLst/>
                    </a:prstGeom>
                  </pic:spPr>
                </pic:pic>
              </a:graphicData>
            </a:graphic>
          </wp:inline>
        </w:drawing>
      </w:r>
      <w:r w:rsidRPr="0021777F">
        <w:t xml:space="preserve"> </w:t>
      </w:r>
    </w:p>
    <w:p w14:paraId="7D7CCFF8" w14:textId="77777777" w:rsidR="00BC579D" w:rsidRDefault="0008731D" w:rsidP="00BC579D">
      <w:pPr>
        <w:pStyle w:val="Picturecaption"/>
      </w:pPr>
      <w:fldSimple w:instr=" SEQ Attēls \* ARABIC ">
        <w:bookmarkStart w:id="953" w:name="_Ref319397029"/>
        <w:bookmarkStart w:id="954" w:name="_Toc402364057"/>
        <w:r w:rsidR="00E95266">
          <w:rPr>
            <w:noProof/>
          </w:rPr>
          <w:t>2</w:t>
        </w:r>
        <w:bookmarkEnd w:id="953"/>
      </w:fldSimple>
      <w:r w:rsidR="00BC579D" w:rsidRPr="00412C83">
        <w:t xml:space="preserve">. attēls. </w:t>
      </w:r>
      <w:r w:rsidR="00BC579D">
        <w:t>Projekta izveidošana</w:t>
      </w:r>
      <w:bookmarkEnd w:id="954"/>
    </w:p>
    <w:p w14:paraId="307D5806" w14:textId="77777777" w:rsidR="00FF6442" w:rsidRPr="00A23EF3" w:rsidRDefault="00FF6442">
      <w:pPr>
        <w:pStyle w:val="CodeBlock"/>
      </w:pPr>
      <w:r w:rsidRPr="00A23EF3">
        <w:t xml:space="preserve">  // Define a service contract.</w:t>
      </w:r>
    </w:p>
    <w:p w14:paraId="53A6A609" w14:textId="77777777" w:rsidR="00FF6442" w:rsidRPr="00055E7E" w:rsidRDefault="00FF6442">
      <w:pPr>
        <w:pStyle w:val="CodeBlock"/>
      </w:pPr>
      <w:r w:rsidRPr="00A23EF3">
        <w:t xml:space="preserve">    [ServiceContract</w:t>
      </w:r>
      <w:r w:rsidRPr="00055E7E">
        <w:t xml:space="preserve">(Namespace = </w:t>
      </w:r>
      <w:r w:rsidRPr="00F909B2">
        <w:t>HL7Constants</w:t>
      </w:r>
      <w:r w:rsidRPr="00055E7E">
        <w:t xml:space="preserve">.Namespace, ConfigurationName = </w:t>
      </w:r>
      <w:r w:rsidRPr="00F909B2">
        <w:t>"IHL7SyncContract"</w:t>
      </w:r>
      <w:r w:rsidRPr="00055E7E">
        <w:t>)]</w:t>
      </w:r>
    </w:p>
    <w:p w14:paraId="3B3C8887" w14:textId="77777777" w:rsidR="00FF6442" w:rsidRPr="00055E7E" w:rsidRDefault="00FF6442">
      <w:pPr>
        <w:pStyle w:val="CodeBlock"/>
      </w:pPr>
      <w:r w:rsidRPr="00055E7E">
        <w:t xml:space="preserve">    </w:t>
      </w:r>
      <w:r w:rsidRPr="00F909B2">
        <w:t>public</w:t>
      </w:r>
      <w:r w:rsidRPr="00055E7E">
        <w:t xml:space="preserve"> </w:t>
      </w:r>
      <w:r w:rsidRPr="00F909B2">
        <w:t>interface</w:t>
      </w:r>
      <w:r w:rsidRPr="00055E7E">
        <w:t xml:space="preserve"> </w:t>
      </w:r>
      <w:r w:rsidRPr="00F909B2">
        <w:t>IHL7SyncContract</w:t>
      </w:r>
    </w:p>
    <w:p w14:paraId="1C4E740B" w14:textId="77777777" w:rsidR="00FF6442" w:rsidRPr="00A23EF3" w:rsidRDefault="00FF6442">
      <w:pPr>
        <w:pStyle w:val="CodeBlock"/>
      </w:pPr>
      <w:r w:rsidRPr="00A23EF3">
        <w:t xml:space="preserve">    {</w:t>
      </w:r>
    </w:p>
    <w:p w14:paraId="354DF80F" w14:textId="77777777" w:rsidR="0027129D" w:rsidRPr="00A23EF3" w:rsidRDefault="00FF6442">
      <w:pPr>
        <w:pStyle w:val="CodeBlock"/>
      </w:pPr>
      <w:r w:rsidRPr="00A23EF3">
        <w:t xml:space="preserve">        </w:t>
      </w:r>
    </w:p>
    <w:p w14:paraId="5C93EBB9" w14:textId="5713F4D7" w:rsidR="00A23EF3" w:rsidRPr="00A23EF3" w:rsidRDefault="00FF6442">
      <w:pPr>
        <w:pStyle w:val="CodeBlock"/>
      </w:pPr>
      <w:r w:rsidRPr="00A23EF3">
        <w:t>[OperationContract</w:t>
      </w:r>
      <w:r w:rsidRPr="00055E7E">
        <w:t xml:space="preserve">(Name = </w:t>
      </w:r>
      <w:r w:rsidRPr="00F909B2">
        <w:t>"ProcessInvoke"</w:t>
      </w:r>
      <w:r w:rsidRPr="00055E7E">
        <w:t xml:space="preserve">, Action = </w:t>
      </w:r>
      <w:r w:rsidRPr="00F909B2">
        <w:t>HL7Constants</w:t>
      </w:r>
      <w:r w:rsidRPr="00055E7E">
        <w:t xml:space="preserve">.Namespace + </w:t>
      </w:r>
      <w:r w:rsidRPr="00F909B2">
        <w:t>":"</w:t>
      </w:r>
      <w:r w:rsidRPr="00055E7E">
        <w:t xml:space="preserve"> + </w:t>
      </w:r>
      <w:r w:rsidRPr="00F909B2">
        <w:t>"RCMR_IN000002UV01"</w:t>
      </w:r>
      <w:r w:rsidRPr="00055E7E">
        <w:t xml:space="preserve">, ReplyAction = </w:t>
      </w:r>
      <w:r w:rsidRPr="00F909B2">
        <w:t>HL7Constants</w:t>
      </w:r>
      <w:r w:rsidRPr="00055E7E">
        <w:t xml:space="preserve">.Namespace + </w:t>
      </w:r>
      <w:r w:rsidRPr="00F909B2">
        <w:t>":"</w:t>
      </w:r>
      <w:r w:rsidRPr="00055E7E">
        <w:t xml:space="preserve"> + </w:t>
      </w:r>
      <w:r w:rsidRPr="00F909B2">
        <w:t>"MCCI_IN000006UV01"</w:t>
      </w:r>
      <w:r w:rsidRPr="00055E7E">
        <w:t>)]</w:t>
      </w:r>
    </w:p>
    <w:p w14:paraId="6189CA64" w14:textId="4822EC80" w:rsidR="00A23EF3" w:rsidRDefault="00A23EF3">
      <w:pPr>
        <w:pStyle w:val="CodeBlock"/>
      </w:pPr>
      <w:r w:rsidRPr="00A23EF3">
        <w:t xml:space="preserve"> [HL7OperationContract</w:t>
      </w:r>
      <w:r w:rsidRPr="00055E7E">
        <w:t>(</w:t>
      </w:r>
      <w:r w:rsidR="00F7720B">
        <w:t>ReasonCodes.Action.Read, ReasonCodes.Reason.DrugTreatment,</w:t>
      </w:r>
      <w:r w:rsidRPr="00055E7E">
        <w:t xml:space="preserve">Receiver = </w:t>
      </w:r>
      <w:r w:rsidRPr="00F909B2">
        <w:t>"Receiver"</w:t>
      </w:r>
      <w:r w:rsidRPr="00055E7E">
        <w:t xml:space="preserve">, Sender = </w:t>
      </w:r>
      <w:r w:rsidRPr="00F909B2">
        <w:t>"Sender"</w:t>
      </w:r>
      <w:r w:rsidRPr="00055E7E">
        <w:t>)]</w:t>
      </w:r>
      <w:r w:rsidR="00FF6442" w:rsidRPr="00A23EF3">
        <w:t xml:space="preserve">        </w:t>
      </w:r>
    </w:p>
    <w:p w14:paraId="365F4417" w14:textId="7E2640C8" w:rsidR="00FF6442" w:rsidRPr="00055E7E" w:rsidRDefault="00FF6442">
      <w:pPr>
        <w:pStyle w:val="CodeBlock"/>
      </w:pPr>
      <w:r w:rsidRPr="00F909B2">
        <w:t>string</w:t>
      </w:r>
      <w:r w:rsidRPr="00055E7E">
        <w:t xml:space="preserve"> ProcessInvoke(</w:t>
      </w:r>
      <w:r w:rsidR="00D76AD3" w:rsidRPr="00F909B2">
        <w:t>string</w:t>
      </w:r>
      <w:r w:rsidRPr="00055E7E">
        <w:t xml:space="preserve"> payload);</w:t>
      </w:r>
    </w:p>
    <w:p w14:paraId="7FC3EBA9" w14:textId="77777777" w:rsidR="00FF6442" w:rsidRPr="00A23EF3" w:rsidRDefault="00FF6442">
      <w:pPr>
        <w:pStyle w:val="CodeBlock"/>
      </w:pPr>
      <w:r w:rsidRPr="00A23EF3">
        <w:t xml:space="preserve">    }</w:t>
      </w:r>
    </w:p>
    <w:p w14:paraId="7AE9B3BE" w14:textId="77777777" w:rsidR="00D76AD3" w:rsidRDefault="00D76AD3" w:rsidP="00F909B2">
      <w:r>
        <w:t>Kur OperationContract norada uz kontraktu un tajā var norādīt atribūtus:</w:t>
      </w:r>
    </w:p>
    <w:p w14:paraId="72A16C97" w14:textId="5543E1CC" w:rsidR="00D76AD3" w:rsidRDefault="00D76AD3" w:rsidP="00F909B2">
      <w:pPr>
        <w:pStyle w:val="ListBullet"/>
      </w:pPr>
      <w:r w:rsidRPr="00391194">
        <w:rPr>
          <w:b/>
        </w:rPr>
        <w:t>Name</w:t>
      </w:r>
      <w:r w:rsidR="00CD29B1">
        <w:t xml:space="preserve"> - </w:t>
      </w:r>
      <w:r>
        <w:t>norāda kontrakta nosaukumu</w:t>
      </w:r>
      <w:r w:rsidR="00CD29B1">
        <w:t>;</w:t>
      </w:r>
    </w:p>
    <w:p w14:paraId="35CFE4B4" w14:textId="283A2EF2" w:rsidR="00D76AD3" w:rsidRDefault="00D76AD3" w:rsidP="00F909B2">
      <w:pPr>
        <w:pStyle w:val="ListBullet"/>
      </w:pPr>
      <w:r w:rsidRPr="00391194">
        <w:rPr>
          <w:b/>
        </w:rPr>
        <w:t>Action</w:t>
      </w:r>
      <w:r w:rsidR="00CD29B1">
        <w:t xml:space="preserve"> - </w:t>
      </w:r>
      <w:r w:rsidRPr="00F909B2">
        <w:rPr>
          <w:i/>
        </w:rPr>
        <w:t>request Action</w:t>
      </w:r>
      <w:r>
        <w:t xml:space="preserve"> vārdu telpa</w:t>
      </w:r>
      <w:r w:rsidR="00CD29B1">
        <w:t>;</w:t>
      </w:r>
    </w:p>
    <w:p w14:paraId="03858D02" w14:textId="1E0831EC" w:rsidR="00D76AD3" w:rsidRDefault="0027129D" w:rsidP="00F909B2">
      <w:pPr>
        <w:pStyle w:val="ListBullet"/>
      </w:pPr>
      <w:r w:rsidRPr="00391194">
        <w:rPr>
          <w:b/>
        </w:rPr>
        <w:t>Reply</w:t>
      </w:r>
      <w:r>
        <w:rPr>
          <w:b/>
        </w:rPr>
        <w:t>Action</w:t>
      </w:r>
      <w:r w:rsidR="00CD29B1">
        <w:t xml:space="preserve"> - </w:t>
      </w:r>
      <w:r w:rsidR="00D76AD3" w:rsidRPr="00F909B2">
        <w:rPr>
          <w:i/>
        </w:rPr>
        <w:t>reposnse Action</w:t>
      </w:r>
      <w:r w:rsidR="00D76AD3">
        <w:t xml:space="preserve"> vārdu telpa</w:t>
      </w:r>
      <w:r w:rsidR="00CD29B1">
        <w:t>.</w:t>
      </w:r>
    </w:p>
    <w:p w14:paraId="543C5AA1" w14:textId="77777777" w:rsidR="00D76AD3" w:rsidRDefault="00D76AD3" w:rsidP="00F909B2">
      <w:pPr>
        <w:pStyle w:val="CodeBlock"/>
        <w:keepNext w:val="0"/>
      </w:pPr>
      <w:r>
        <w:rPr>
          <w:color w:val="0000FF"/>
        </w:rPr>
        <w:t>class</w:t>
      </w:r>
      <w:r>
        <w:t xml:space="preserve"> Client</w:t>
      </w:r>
    </w:p>
    <w:p w14:paraId="2A6DAFDA" w14:textId="77777777" w:rsidR="00D76AD3" w:rsidRDefault="00D76AD3" w:rsidP="00F909B2">
      <w:pPr>
        <w:pStyle w:val="CodeBlock"/>
        <w:keepNext w:val="0"/>
      </w:pPr>
      <w:r>
        <w:t xml:space="preserve">    {</w:t>
      </w:r>
    </w:p>
    <w:p w14:paraId="4CFFFE1C" w14:textId="77777777" w:rsidR="00D76AD3" w:rsidRDefault="00D76AD3" w:rsidP="00F909B2">
      <w:pPr>
        <w:pStyle w:val="CodeBlock"/>
        <w:keepNext w:val="0"/>
      </w:pPr>
      <w:r>
        <w:t xml:space="preserve">        </w:t>
      </w:r>
      <w:r>
        <w:rPr>
          <w:color w:val="0000FF"/>
        </w:rPr>
        <w:t>static</w:t>
      </w:r>
      <w:r>
        <w:t xml:space="preserve"> </w:t>
      </w:r>
      <w:r>
        <w:rPr>
          <w:color w:val="0000FF"/>
        </w:rPr>
        <w:t>void</w:t>
      </w:r>
      <w:r>
        <w:t xml:space="preserve"> Main(</w:t>
      </w:r>
      <w:r>
        <w:rPr>
          <w:color w:val="0000FF"/>
        </w:rPr>
        <w:t>string</w:t>
      </w:r>
      <w:r>
        <w:t>[] args)</w:t>
      </w:r>
    </w:p>
    <w:p w14:paraId="729B4A58" w14:textId="77777777" w:rsidR="002F374C" w:rsidRDefault="002F374C" w:rsidP="00F909B2">
      <w:pPr>
        <w:pStyle w:val="CodeBlock"/>
        <w:keepNext w:val="0"/>
      </w:pPr>
      <w:r>
        <w:t xml:space="preserve">        {</w:t>
      </w:r>
    </w:p>
    <w:p w14:paraId="3B4B95F9" w14:textId="4A8019F7" w:rsidR="00D76AD3" w:rsidRDefault="00D76AD3" w:rsidP="00F909B2">
      <w:pPr>
        <w:pStyle w:val="CodeBlock"/>
        <w:keepNext w:val="0"/>
      </w:pPr>
      <w:r>
        <w:t xml:space="preserve">            ChannelFactory&lt;IHL7SyncContract&gt; factory = </w:t>
      </w:r>
      <w:r>
        <w:rPr>
          <w:color w:val="0000FF"/>
        </w:rPr>
        <w:t>new</w:t>
      </w:r>
      <w:r>
        <w:t xml:space="preserve"> ChannelFactory&lt;IHL7SyncContract&gt;(GetServiceBinding1(), </w:t>
      </w:r>
      <w:r>
        <w:rPr>
          <w:color w:val="0000FF"/>
        </w:rPr>
        <w:t>new</w:t>
      </w:r>
      <w:r>
        <w:t xml:space="preserve"> EndpointAddress(</w:t>
      </w:r>
      <w:r>
        <w:rPr>
          <w:color w:val="A31515"/>
        </w:rPr>
        <w:t>"http://localhost:8003/hl7samples/hl7service"</w:t>
      </w:r>
      <w:r w:rsidR="002F374C">
        <w:t>));</w:t>
      </w:r>
      <w:r>
        <w:t xml:space="preserve">            IHL7SyncContract cha</w:t>
      </w:r>
      <w:r w:rsidR="002F374C">
        <w:t>nnel = factory.CreateChannel();</w:t>
      </w:r>
    </w:p>
    <w:p w14:paraId="5DC54680" w14:textId="77777777" w:rsidR="00D76AD3" w:rsidRDefault="00D76AD3" w:rsidP="00F909B2">
      <w:pPr>
        <w:pStyle w:val="CodeBlock"/>
        <w:keepNext w:val="0"/>
      </w:pPr>
      <w:r>
        <w:t xml:space="preserve">            </w:t>
      </w:r>
      <w:r>
        <w:rPr>
          <w:color w:val="0000FF"/>
        </w:rPr>
        <w:t>try</w:t>
      </w:r>
    </w:p>
    <w:p w14:paraId="366D4E8B" w14:textId="153BAC13" w:rsidR="00D76AD3" w:rsidRDefault="002F374C" w:rsidP="00F909B2">
      <w:pPr>
        <w:pStyle w:val="CodeBlock"/>
        <w:keepNext w:val="0"/>
      </w:pPr>
      <w:r>
        <w:t xml:space="preserve">            {</w:t>
      </w:r>
    </w:p>
    <w:p w14:paraId="5EAC2A3E" w14:textId="253A6F3A" w:rsidR="00D76AD3" w:rsidRDefault="00D76AD3" w:rsidP="00F909B2">
      <w:pPr>
        <w:pStyle w:val="CodeBlock"/>
        <w:keepNext w:val="0"/>
      </w:pPr>
      <w:r>
        <w:t xml:space="preserve">                String subject=”aa”;</w:t>
      </w:r>
    </w:p>
    <w:p w14:paraId="0DDD68FD" w14:textId="77777777" w:rsidR="00D76AD3" w:rsidRDefault="00D76AD3" w:rsidP="00F909B2">
      <w:pPr>
        <w:pStyle w:val="CodeBlock"/>
        <w:keepNext w:val="0"/>
      </w:pPr>
      <w:r>
        <w:t xml:space="preserve">                Console.WriteLine(channel.ProcessInvoke(subject));</w:t>
      </w:r>
    </w:p>
    <w:p w14:paraId="02116AEF" w14:textId="77777777" w:rsidR="00D76AD3" w:rsidRDefault="00D76AD3" w:rsidP="00F909B2">
      <w:pPr>
        <w:pStyle w:val="CodeBlock"/>
        <w:keepNext w:val="0"/>
      </w:pPr>
      <w:r>
        <w:lastRenderedPageBreak/>
        <w:t xml:space="preserve">            }</w:t>
      </w:r>
    </w:p>
    <w:p w14:paraId="71400F10" w14:textId="77777777" w:rsidR="00D76AD3" w:rsidRDefault="00D76AD3" w:rsidP="00F909B2">
      <w:pPr>
        <w:pStyle w:val="CodeBlock"/>
        <w:keepNext w:val="0"/>
      </w:pPr>
      <w:r>
        <w:t xml:space="preserve">            </w:t>
      </w:r>
      <w:r>
        <w:rPr>
          <w:color w:val="0000FF"/>
        </w:rPr>
        <w:t>finally</w:t>
      </w:r>
    </w:p>
    <w:p w14:paraId="418EDA84" w14:textId="77777777" w:rsidR="00D76AD3" w:rsidRDefault="00D76AD3" w:rsidP="00F909B2">
      <w:pPr>
        <w:pStyle w:val="CodeBlock"/>
        <w:keepNext w:val="0"/>
      </w:pPr>
      <w:r>
        <w:t xml:space="preserve">            {</w:t>
      </w:r>
    </w:p>
    <w:p w14:paraId="2061D48B" w14:textId="77777777" w:rsidR="00D76AD3" w:rsidRDefault="00D76AD3" w:rsidP="00F909B2">
      <w:pPr>
        <w:pStyle w:val="CodeBlock"/>
        <w:keepNext w:val="0"/>
      </w:pPr>
      <w:r>
        <w:t xml:space="preserve">                ICommunicationObject communicationobject = channel </w:t>
      </w:r>
      <w:r>
        <w:rPr>
          <w:color w:val="0000FF"/>
        </w:rPr>
        <w:t>as</w:t>
      </w:r>
      <w:r>
        <w:t xml:space="preserve"> ICommunicationObject;</w:t>
      </w:r>
    </w:p>
    <w:p w14:paraId="6423A31F" w14:textId="77777777" w:rsidR="00D76AD3" w:rsidRDefault="00D76AD3" w:rsidP="00F909B2">
      <w:pPr>
        <w:pStyle w:val="CodeBlock"/>
        <w:keepNext w:val="0"/>
      </w:pPr>
      <w:r>
        <w:t xml:space="preserve">                </w:t>
      </w:r>
      <w:r>
        <w:rPr>
          <w:color w:val="0000FF"/>
        </w:rPr>
        <w:t>if</w:t>
      </w:r>
      <w:r>
        <w:t xml:space="preserve"> (communicationobject != </w:t>
      </w:r>
      <w:r>
        <w:rPr>
          <w:color w:val="0000FF"/>
        </w:rPr>
        <w:t>null</w:t>
      </w:r>
      <w:r>
        <w:t>)</w:t>
      </w:r>
    </w:p>
    <w:p w14:paraId="4635D92B" w14:textId="77777777" w:rsidR="00D76AD3" w:rsidRDefault="00D76AD3" w:rsidP="00F909B2">
      <w:pPr>
        <w:pStyle w:val="CodeBlock"/>
        <w:keepNext w:val="0"/>
      </w:pPr>
      <w:r>
        <w:t xml:space="preserve">                {</w:t>
      </w:r>
    </w:p>
    <w:p w14:paraId="1AD91898" w14:textId="77777777" w:rsidR="00D76AD3" w:rsidRDefault="00D76AD3" w:rsidP="00F909B2">
      <w:pPr>
        <w:pStyle w:val="CodeBlock"/>
        <w:keepNext w:val="0"/>
      </w:pPr>
      <w:r>
        <w:t xml:space="preserve">                    communicationobject.Close();</w:t>
      </w:r>
    </w:p>
    <w:p w14:paraId="15914E1F" w14:textId="77777777" w:rsidR="00D76AD3" w:rsidRDefault="00D76AD3" w:rsidP="00F909B2">
      <w:pPr>
        <w:pStyle w:val="CodeBlock"/>
        <w:keepNext w:val="0"/>
      </w:pPr>
      <w:r>
        <w:t xml:space="preserve">                }</w:t>
      </w:r>
    </w:p>
    <w:p w14:paraId="026EB902" w14:textId="77777777" w:rsidR="00D76AD3" w:rsidRDefault="00D76AD3" w:rsidP="00F909B2">
      <w:pPr>
        <w:pStyle w:val="CodeBlock"/>
        <w:keepNext w:val="0"/>
      </w:pPr>
      <w:r>
        <w:t xml:space="preserve">            }</w:t>
      </w:r>
    </w:p>
    <w:p w14:paraId="6CBC289D" w14:textId="77777777" w:rsidR="00D76AD3" w:rsidRDefault="00D76AD3" w:rsidP="00F909B2">
      <w:pPr>
        <w:pStyle w:val="CodeBlock"/>
        <w:keepNext w:val="0"/>
      </w:pPr>
    </w:p>
    <w:p w14:paraId="096EF34C" w14:textId="77777777" w:rsidR="00D76AD3" w:rsidRDefault="00D76AD3" w:rsidP="00F909B2">
      <w:pPr>
        <w:pStyle w:val="CodeBlock"/>
        <w:keepNext w:val="0"/>
      </w:pPr>
      <w:r>
        <w:t xml:space="preserve">            Console.WriteLine(</w:t>
      </w:r>
      <w:r>
        <w:rPr>
          <w:color w:val="A31515"/>
        </w:rPr>
        <w:t>"Press &lt;ENTER&gt; to exit."</w:t>
      </w:r>
      <w:r>
        <w:t>);</w:t>
      </w:r>
    </w:p>
    <w:p w14:paraId="00785027" w14:textId="77777777" w:rsidR="00D76AD3" w:rsidRDefault="00D76AD3" w:rsidP="00F909B2">
      <w:pPr>
        <w:pStyle w:val="CodeBlock"/>
        <w:keepNext w:val="0"/>
      </w:pPr>
      <w:r>
        <w:t xml:space="preserve">            Console.ReadLine();</w:t>
      </w:r>
    </w:p>
    <w:p w14:paraId="22A79BB9" w14:textId="77777777" w:rsidR="00D76AD3" w:rsidRDefault="00D76AD3" w:rsidP="00F909B2">
      <w:pPr>
        <w:pStyle w:val="CodeBlock"/>
        <w:keepNext w:val="0"/>
      </w:pPr>
      <w:r>
        <w:t xml:space="preserve">        }</w:t>
      </w:r>
    </w:p>
    <w:p w14:paraId="130DBA7D" w14:textId="77777777" w:rsidR="00D76AD3" w:rsidRDefault="00D76AD3" w:rsidP="00F909B2">
      <w:pPr>
        <w:pStyle w:val="CodeBlock"/>
        <w:keepNext w:val="0"/>
      </w:pPr>
    </w:p>
    <w:p w14:paraId="10B807D2" w14:textId="77777777" w:rsidR="00D76AD3" w:rsidRDefault="00D76AD3" w:rsidP="00F909B2">
      <w:pPr>
        <w:pStyle w:val="CodeBlock"/>
        <w:keepNext w:val="0"/>
      </w:pPr>
      <w:r>
        <w:t xml:space="preserve">        </w:t>
      </w:r>
      <w:r>
        <w:rPr>
          <w:color w:val="0000FF"/>
        </w:rPr>
        <w:t>private</w:t>
      </w:r>
      <w:r>
        <w:t xml:space="preserve"> </w:t>
      </w:r>
      <w:r>
        <w:rPr>
          <w:color w:val="0000FF"/>
        </w:rPr>
        <w:t>static</w:t>
      </w:r>
      <w:r>
        <w:t xml:space="preserve"> Binding GetServiceBinding()</w:t>
      </w:r>
    </w:p>
    <w:p w14:paraId="7F10BA2C" w14:textId="77777777" w:rsidR="00D76AD3" w:rsidRDefault="00D76AD3" w:rsidP="00F909B2">
      <w:pPr>
        <w:pStyle w:val="CodeBlock"/>
        <w:keepNext w:val="0"/>
      </w:pPr>
      <w:r>
        <w:t xml:space="preserve">        {</w:t>
      </w:r>
    </w:p>
    <w:p w14:paraId="3FC318FE" w14:textId="77777777" w:rsidR="00D76AD3" w:rsidRDefault="00D76AD3" w:rsidP="00F909B2">
      <w:pPr>
        <w:pStyle w:val="CodeBlock"/>
        <w:keepNext w:val="0"/>
      </w:pPr>
      <w:r>
        <w:t xml:space="preserve">            WSHttpBinding binding = </w:t>
      </w:r>
      <w:r>
        <w:rPr>
          <w:color w:val="0000FF"/>
        </w:rPr>
        <w:t>new</w:t>
      </w:r>
      <w:r>
        <w:t xml:space="preserve"> WSHttpBinding();</w:t>
      </w:r>
    </w:p>
    <w:p w14:paraId="3AA292D4" w14:textId="77777777" w:rsidR="00D76AD3" w:rsidRDefault="00D76AD3" w:rsidP="00F909B2">
      <w:pPr>
        <w:pStyle w:val="CodeBlock"/>
        <w:keepNext w:val="0"/>
      </w:pPr>
      <w:r>
        <w:t xml:space="preserve">            binding.Security.Message.EstablishSecurityContext = </w:t>
      </w:r>
      <w:r>
        <w:rPr>
          <w:color w:val="0000FF"/>
        </w:rPr>
        <w:t>false</w:t>
      </w:r>
      <w:r>
        <w:t>;</w:t>
      </w:r>
    </w:p>
    <w:p w14:paraId="09E79E98" w14:textId="77777777" w:rsidR="00D76AD3" w:rsidRDefault="00D76AD3" w:rsidP="00F909B2">
      <w:pPr>
        <w:pStyle w:val="CodeBlock"/>
        <w:keepNext w:val="0"/>
      </w:pPr>
      <w:r>
        <w:t xml:space="preserve">            binding.ReliableSession.Enabled = </w:t>
      </w:r>
      <w:r>
        <w:rPr>
          <w:color w:val="0000FF"/>
        </w:rPr>
        <w:t>false</w:t>
      </w:r>
      <w:r>
        <w:t>;</w:t>
      </w:r>
    </w:p>
    <w:p w14:paraId="15BBDCF3" w14:textId="77777777" w:rsidR="00D76AD3" w:rsidRDefault="00D76AD3" w:rsidP="00F909B2">
      <w:pPr>
        <w:pStyle w:val="CodeBlock"/>
        <w:keepNext w:val="0"/>
      </w:pPr>
      <w:r>
        <w:t xml:space="preserve">            </w:t>
      </w:r>
      <w:r>
        <w:rPr>
          <w:color w:val="0000FF"/>
        </w:rPr>
        <w:t>return</w:t>
      </w:r>
      <w:r>
        <w:t xml:space="preserve"> binding;</w:t>
      </w:r>
    </w:p>
    <w:p w14:paraId="286AF571" w14:textId="77777777" w:rsidR="002F374C" w:rsidRDefault="002F374C" w:rsidP="00F909B2">
      <w:pPr>
        <w:pStyle w:val="CodeBlock"/>
        <w:keepNext w:val="0"/>
      </w:pPr>
      <w:r>
        <w:t xml:space="preserve">        }</w:t>
      </w:r>
    </w:p>
    <w:p w14:paraId="66FABC39" w14:textId="2A56A733" w:rsidR="00D76AD3" w:rsidRDefault="00D76AD3" w:rsidP="00F909B2">
      <w:pPr>
        <w:pStyle w:val="CodeBlock"/>
        <w:keepNext w:val="0"/>
      </w:pPr>
      <w:r>
        <w:t xml:space="preserve">    }</w:t>
      </w:r>
    </w:p>
    <w:p w14:paraId="17FA2BEB" w14:textId="5D42BFA6" w:rsidR="002F374C" w:rsidRDefault="00CA388C" w:rsidP="002F374C">
      <w:pPr>
        <w:pStyle w:val="Heading2"/>
      </w:pPr>
      <w:bookmarkStart w:id="955" w:name="_Toc319406663"/>
      <w:bookmarkStart w:id="956" w:name="_Toc319414237"/>
      <w:bookmarkStart w:id="957" w:name="_Toc321306798"/>
      <w:bookmarkStart w:id="958" w:name="_Toc402364001"/>
      <w:bookmarkEnd w:id="955"/>
      <w:bookmarkEnd w:id="956"/>
      <w:bookmarkEnd w:id="957"/>
      <w:r>
        <w:t>Ģenerētu payload s</w:t>
      </w:r>
      <w:r w:rsidR="002F374C">
        <w:t>hēmu</w:t>
      </w:r>
      <w:r>
        <w:t xml:space="preserve"> klases pievienošana</w:t>
      </w:r>
      <w:bookmarkEnd w:id="958"/>
    </w:p>
    <w:p w14:paraId="5510E789" w14:textId="72BE9043" w:rsidR="00CA388C" w:rsidRDefault="00CA388C" w:rsidP="00CA388C">
      <w:r>
        <w:t xml:space="preserve">E-veselības projekta pašlaik </w:t>
      </w:r>
      <w:r w:rsidR="00CD29B1">
        <w:t xml:space="preserve">tiek piedāvāts </w:t>
      </w:r>
      <w:r>
        <w:t>izmantot divas shēmu ģenerācijas metodes:</w:t>
      </w:r>
    </w:p>
    <w:p w14:paraId="048F5B00" w14:textId="77777777" w:rsidR="00CA388C" w:rsidRDefault="00CA388C" w:rsidP="00B9426A">
      <w:pPr>
        <w:pStyle w:val="ListParagraph"/>
        <w:numPr>
          <w:ilvl w:val="0"/>
          <w:numId w:val="17"/>
        </w:numPr>
      </w:pPr>
      <w:r>
        <w:t>LinqToXSD</w:t>
      </w:r>
    </w:p>
    <w:p w14:paraId="0AA2B584" w14:textId="59FCE033" w:rsidR="00CA388C" w:rsidRPr="00AF6A49" w:rsidRDefault="00CA388C" w:rsidP="00B9426A">
      <w:pPr>
        <w:pStyle w:val="ListParagraph"/>
        <w:numPr>
          <w:ilvl w:val="0"/>
          <w:numId w:val="17"/>
        </w:numPr>
      </w:pPr>
      <w:r>
        <w:t xml:space="preserve">XSD.EXE, rīks kurš </w:t>
      </w:r>
      <w:r w:rsidR="00CD29B1">
        <w:t xml:space="preserve">tika </w:t>
      </w:r>
      <w:r>
        <w:t xml:space="preserve">izmantots VISS projektā un daudzas shēmas ir ģenerētas ar </w:t>
      </w:r>
      <w:r w:rsidR="00CD29B1">
        <w:t xml:space="preserve">šo </w:t>
      </w:r>
      <w:r>
        <w:t xml:space="preserve">programmatūru. Tāpēc ir paraudzēta funkcionalitāte, lai </w:t>
      </w:r>
      <w:r w:rsidR="002F565B">
        <w:t>varētu</w:t>
      </w:r>
      <w:r>
        <w:t xml:space="preserve"> to pielietot. </w:t>
      </w:r>
    </w:p>
    <w:p w14:paraId="570CE48B" w14:textId="5531D839" w:rsidR="00CA388C" w:rsidRDefault="00CA388C" w:rsidP="00CA388C">
      <w:pPr>
        <w:pStyle w:val="Heading3"/>
      </w:pPr>
      <w:bookmarkStart w:id="959" w:name="_Toc319406665"/>
      <w:bookmarkStart w:id="960" w:name="_Toc319414239"/>
      <w:bookmarkStart w:id="961" w:name="_Toc321306800"/>
      <w:bookmarkStart w:id="962" w:name="_Toc319406666"/>
      <w:bookmarkStart w:id="963" w:name="_Toc319414240"/>
      <w:bookmarkStart w:id="964" w:name="_Toc321306801"/>
      <w:bookmarkStart w:id="965" w:name="_Ref308615464"/>
      <w:bookmarkStart w:id="966" w:name="_Toc402364002"/>
      <w:bookmarkEnd w:id="959"/>
      <w:bookmarkEnd w:id="960"/>
      <w:bookmarkEnd w:id="961"/>
      <w:bookmarkEnd w:id="962"/>
      <w:bookmarkEnd w:id="963"/>
      <w:bookmarkEnd w:id="964"/>
      <w:r>
        <w:t>Payload shēmas pievienošana, kas izveidot</w:t>
      </w:r>
      <w:r w:rsidR="002F565B">
        <w:t>a</w:t>
      </w:r>
      <w:r>
        <w:t xml:space="preserve"> ar LinqToXSD</w:t>
      </w:r>
      <w:bookmarkEnd w:id="965"/>
      <w:bookmarkEnd w:id="966"/>
    </w:p>
    <w:p w14:paraId="7EFDB0A5" w14:textId="6C3ED44A" w:rsidR="00CD29B1" w:rsidRDefault="00CD29B1" w:rsidP="00CD29B1">
      <w:r w:rsidRPr="0021777F">
        <w:t xml:space="preserve">Lai </w:t>
      </w:r>
      <w:r>
        <w:t xml:space="preserve">pievienotu </w:t>
      </w:r>
      <w:r w:rsidRPr="00F909B2">
        <w:rPr>
          <w:i/>
        </w:rPr>
        <w:t>Payload</w:t>
      </w:r>
      <w:r>
        <w:t xml:space="preserve"> shēmu, kas izveidota ar LinqToXSD</w:t>
      </w:r>
      <w:r w:rsidRPr="0021777F">
        <w:t xml:space="preserve"> </w:t>
      </w:r>
      <w:r w:rsidR="002F565B">
        <w:t>skat.</w:t>
      </w:r>
      <w:r>
        <w:t xml:space="preserve"> </w:t>
      </w:r>
      <w:r w:rsidR="00E86010">
        <w:fldChar w:fldCharType="begin"/>
      </w:r>
      <w:r w:rsidR="00E86010">
        <w:instrText xml:space="preserve"> REF _Ref319397608 \h </w:instrText>
      </w:r>
      <w:r w:rsidR="00E86010">
        <w:fldChar w:fldCharType="separate"/>
      </w:r>
      <w:r w:rsidR="00E95266">
        <w:rPr>
          <w:noProof/>
        </w:rPr>
        <w:t>3</w:t>
      </w:r>
      <w:r w:rsidR="00E86010">
        <w:fldChar w:fldCharType="end"/>
      </w:r>
      <w:r>
        <w:t>.attēlā redzamās darbības:</w:t>
      </w:r>
    </w:p>
    <w:p w14:paraId="48BC7614" w14:textId="77777777" w:rsidR="00123398" w:rsidRDefault="00123398" w:rsidP="001E29F5">
      <w:pPr>
        <w:pStyle w:val="Pictureposition"/>
      </w:pPr>
      <w:r>
        <w:rPr>
          <w:noProof/>
          <w:lang w:eastAsia="lv-LV"/>
        </w:rPr>
        <w:drawing>
          <wp:inline distT="0" distB="0" distL="0" distR="0" wp14:anchorId="7F657DBE" wp14:editId="1DFCDD02">
            <wp:extent cx="4013140" cy="277343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3140" cy="2773433"/>
                    </a:xfrm>
                    <a:prstGeom prst="rect">
                      <a:avLst/>
                    </a:prstGeom>
                  </pic:spPr>
                </pic:pic>
              </a:graphicData>
            </a:graphic>
          </wp:inline>
        </w:drawing>
      </w:r>
    </w:p>
    <w:p w14:paraId="4F181E62" w14:textId="77777777" w:rsidR="00123398" w:rsidRPr="001E29F5" w:rsidRDefault="0008731D" w:rsidP="001E29F5">
      <w:pPr>
        <w:pStyle w:val="Picturecaption"/>
      </w:pPr>
      <w:fldSimple w:instr=" SEQ Attēls \* ARABIC ">
        <w:bookmarkStart w:id="967" w:name="_Ref319397608"/>
        <w:bookmarkStart w:id="968" w:name="_Toc402364058"/>
        <w:r w:rsidR="00E95266">
          <w:rPr>
            <w:noProof/>
          </w:rPr>
          <w:t>3</w:t>
        </w:r>
        <w:bookmarkEnd w:id="967"/>
      </w:fldSimple>
      <w:r w:rsidR="00123398" w:rsidRPr="001E29F5">
        <w:t>. attēls. Projekta izveidošana</w:t>
      </w:r>
      <w:bookmarkEnd w:id="968"/>
    </w:p>
    <w:p w14:paraId="010AB755" w14:textId="77777777" w:rsidR="00123398" w:rsidRDefault="00123398" w:rsidP="001E29F5">
      <w:pPr>
        <w:spacing w:before="0" w:after="200" w:line="276" w:lineRule="auto"/>
        <w:jc w:val="left"/>
      </w:pPr>
      <w:r>
        <w:lastRenderedPageBreak/>
        <w:t>Uziežot „OK„ studijā paradīsies projekts:</w:t>
      </w:r>
    </w:p>
    <w:p w14:paraId="1327F818" w14:textId="77777777" w:rsidR="00123398" w:rsidRDefault="00123398" w:rsidP="001E29F5">
      <w:pPr>
        <w:pStyle w:val="Pictureposition"/>
      </w:pPr>
      <w:r>
        <w:rPr>
          <w:noProof/>
          <w:lang w:eastAsia="lv-LV"/>
        </w:rPr>
        <w:drawing>
          <wp:inline distT="0" distB="0" distL="0" distR="0" wp14:anchorId="583B6B1C" wp14:editId="5CA1DA08">
            <wp:extent cx="2728569" cy="159972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7364" cy="1599022"/>
                    </a:xfrm>
                    <a:prstGeom prst="rect">
                      <a:avLst/>
                    </a:prstGeom>
                  </pic:spPr>
                </pic:pic>
              </a:graphicData>
            </a:graphic>
          </wp:inline>
        </w:drawing>
      </w:r>
    </w:p>
    <w:p w14:paraId="6A9A8B7E" w14:textId="77777777" w:rsidR="001E29F5" w:rsidRPr="001E29F5" w:rsidRDefault="0008731D" w:rsidP="001E29F5">
      <w:pPr>
        <w:pStyle w:val="Picturecaption"/>
      </w:pPr>
      <w:fldSimple w:instr=" SEQ Attēls \* ARABIC ">
        <w:bookmarkStart w:id="969" w:name="_Toc402364059"/>
        <w:r w:rsidR="00E95266">
          <w:rPr>
            <w:noProof/>
          </w:rPr>
          <w:t>4</w:t>
        </w:r>
      </w:fldSimple>
      <w:r w:rsidR="001E29F5" w:rsidRPr="001E29F5">
        <w:t>. attēls. Projekta izveidošana</w:t>
      </w:r>
      <w:bookmarkEnd w:id="969"/>
    </w:p>
    <w:p w14:paraId="04FCAD83" w14:textId="77777777" w:rsidR="00123398" w:rsidRDefault="00123398" w:rsidP="00123398">
      <w:pPr>
        <w:pStyle w:val="Heading4"/>
        <w:tabs>
          <w:tab w:val="clear" w:pos="0"/>
        </w:tabs>
        <w:spacing w:before="200" w:after="0" w:line="276" w:lineRule="auto"/>
        <w:ind w:left="864" w:hanging="864"/>
        <w:jc w:val="left"/>
      </w:pPr>
      <w:bookmarkStart w:id="970" w:name="_Ref305750020"/>
      <w:bookmarkStart w:id="971" w:name="_Toc402364003"/>
      <w:r>
        <w:t>Objektā no shēmas izveidošanas procedūra</w:t>
      </w:r>
      <w:bookmarkEnd w:id="970"/>
      <w:bookmarkEnd w:id="971"/>
    </w:p>
    <w:p w14:paraId="6C993A0D" w14:textId="16E852E3" w:rsidR="00123398" w:rsidRDefault="002F565B" w:rsidP="0027129D">
      <w:r>
        <w:t xml:space="preserve">Var arī </w:t>
      </w:r>
      <w:r w:rsidR="00123398">
        <w:t>atv</w:t>
      </w:r>
      <w:r>
        <w:t>ē</w:t>
      </w:r>
      <w:r w:rsidR="00123398">
        <w:t>rt projekta mapi un ielikt tajā vajadzīgas datnes:</w:t>
      </w:r>
    </w:p>
    <w:p w14:paraId="4D54FF28" w14:textId="77777777" w:rsidR="00123398" w:rsidRDefault="00123398" w:rsidP="001E29F5">
      <w:pPr>
        <w:pStyle w:val="Pictureposition"/>
      </w:pPr>
      <w:r>
        <w:rPr>
          <w:noProof/>
          <w:lang w:eastAsia="lv-LV"/>
        </w:rPr>
        <w:drawing>
          <wp:inline distT="0" distB="0" distL="0" distR="0" wp14:anchorId="7EDEE841" wp14:editId="063F9CD7">
            <wp:extent cx="4396434" cy="329732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6478" cy="3297359"/>
                    </a:xfrm>
                    <a:prstGeom prst="rect">
                      <a:avLst/>
                    </a:prstGeom>
                  </pic:spPr>
                </pic:pic>
              </a:graphicData>
            </a:graphic>
          </wp:inline>
        </w:drawing>
      </w:r>
    </w:p>
    <w:p w14:paraId="6A4D6F8E" w14:textId="7F5E0F42" w:rsidR="001E29F5" w:rsidRPr="001E29F5" w:rsidRDefault="0008731D" w:rsidP="001E29F5">
      <w:pPr>
        <w:pStyle w:val="Picturecaption"/>
      </w:pPr>
      <w:fldSimple w:instr=" SEQ Attēls \* ARABIC ">
        <w:bookmarkStart w:id="972" w:name="_Toc402364060"/>
        <w:r w:rsidR="00E95266">
          <w:rPr>
            <w:noProof/>
          </w:rPr>
          <w:t>5</w:t>
        </w:r>
      </w:fldSimple>
      <w:r w:rsidR="001E29F5" w:rsidRPr="001E29F5">
        <w:t xml:space="preserve">. attēls. </w:t>
      </w:r>
      <w:r w:rsidR="001E29F5">
        <w:t>Shēmu pievienošana projektam</w:t>
      </w:r>
      <w:bookmarkEnd w:id="972"/>
      <w:r w:rsidR="001E29F5">
        <w:t xml:space="preserve"> </w:t>
      </w:r>
    </w:p>
    <w:p w14:paraId="50CD73E0" w14:textId="1B3FB577" w:rsidR="00123398" w:rsidRDefault="00123398" w:rsidP="00FF7BD2">
      <w:r>
        <w:t>Lai tās būtu redzam</w:t>
      </w:r>
      <w:r w:rsidR="002F565B">
        <w:t>as</w:t>
      </w:r>
      <w:r>
        <w:t xml:space="preserve"> V</w:t>
      </w:r>
      <w:r w:rsidR="0027129D">
        <w:t>i</w:t>
      </w:r>
      <w:r>
        <w:t xml:space="preserve">sual Studio, vajag </w:t>
      </w:r>
      <w:r w:rsidR="002F565B">
        <w:t>uzspiest</w:t>
      </w:r>
      <w:r>
        <w:t xml:space="preserve"> pogu „</w:t>
      </w:r>
      <w:r w:rsidRPr="00F909B2">
        <w:rPr>
          <w:i/>
        </w:rPr>
        <w:t>Show All Files</w:t>
      </w:r>
      <w:r>
        <w:t>”</w:t>
      </w:r>
    </w:p>
    <w:p w14:paraId="74E34A1D" w14:textId="77777777" w:rsidR="00123398" w:rsidRDefault="00123398" w:rsidP="001E29F5">
      <w:pPr>
        <w:pStyle w:val="Pictureposition"/>
      </w:pPr>
      <w:r>
        <w:rPr>
          <w:noProof/>
          <w:lang w:eastAsia="lv-LV"/>
        </w:rPr>
        <w:drawing>
          <wp:inline distT="0" distB="0" distL="0" distR="0" wp14:anchorId="1841DAAE" wp14:editId="2CA1744F">
            <wp:extent cx="3145536" cy="220339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5900" cy="2203650"/>
                    </a:xfrm>
                    <a:prstGeom prst="rect">
                      <a:avLst/>
                    </a:prstGeom>
                    <a:noFill/>
                    <a:ln>
                      <a:noFill/>
                    </a:ln>
                  </pic:spPr>
                </pic:pic>
              </a:graphicData>
            </a:graphic>
          </wp:inline>
        </w:drawing>
      </w:r>
    </w:p>
    <w:p w14:paraId="60FAEC35" w14:textId="77777777" w:rsidR="001E29F5" w:rsidRPr="001E29F5" w:rsidRDefault="0008731D" w:rsidP="001E29F5">
      <w:pPr>
        <w:pStyle w:val="Picturecaption"/>
      </w:pPr>
      <w:fldSimple w:instr=" SEQ Attēls \* ARABIC ">
        <w:bookmarkStart w:id="973" w:name="_Toc402364061"/>
        <w:r w:rsidR="00E95266">
          <w:rPr>
            <w:noProof/>
          </w:rPr>
          <w:t>6</w:t>
        </w:r>
      </w:fldSimple>
      <w:r w:rsidR="001E29F5" w:rsidRPr="001E29F5">
        <w:t xml:space="preserve">. attēls. </w:t>
      </w:r>
      <w:r w:rsidR="001E29F5">
        <w:t>Shēmu pievienošana projektam</w:t>
      </w:r>
      <w:bookmarkEnd w:id="973"/>
      <w:r w:rsidR="001E29F5">
        <w:t xml:space="preserve"> </w:t>
      </w:r>
    </w:p>
    <w:p w14:paraId="484CA85C" w14:textId="47FA6C65" w:rsidR="001E29F5" w:rsidRDefault="00123398" w:rsidP="001E29F5">
      <w:pPr>
        <w:pStyle w:val="Pictureposition"/>
        <w:jc w:val="both"/>
      </w:pPr>
      <w:r>
        <w:lastRenderedPageBreak/>
        <w:t>Tagad ir redzamas mapes, kur</w:t>
      </w:r>
      <w:r w:rsidR="005B0091">
        <w:t>a</w:t>
      </w:r>
      <w:r>
        <w:t>s jāiekļauj projekt</w:t>
      </w:r>
      <w:r w:rsidR="005B0091">
        <w:t>ā</w:t>
      </w:r>
      <w:r>
        <w:t xml:space="preserve"> ar pogas „</w:t>
      </w:r>
      <w:r w:rsidRPr="001E29F5">
        <w:rPr>
          <w:b/>
        </w:rPr>
        <w:t>Include In Project</w:t>
      </w:r>
      <w:r>
        <w:t xml:space="preserve">” palīdzību. </w:t>
      </w:r>
    </w:p>
    <w:p w14:paraId="4E9F3066" w14:textId="3FE3AA36" w:rsidR="00123398" w:rsidRDefault="00123398" w:rsidP="001E29F5">
      <w:pPr>
        <w:pStyle w:val="Pictureposition"/>
      </w:pPr>
      <w:r w:rsidRPr="001E29F5">
        <w:rPr>
          <w:noProof/>
          <w:lang w:eastAsia="lv-LV"/>
        </w:rPr>
        <w:drawing>
          <wp:inline distT="0" distB="0" distL="0" distR="0" wp14:anchorId="097DE728" wp14:editId="17B3878D">
            <wp:extent cx="4484218" cy="2122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0807" cy="2125855"/>
                    </a:xfrm>
                    <a:prstGeom prst="rect">
                      <a:avLst/>
                    </a:prstGeom>
                  </pic:spPr>
                </pic:pic>
              </a:graphicData>
            </a:graphic>
          </wp:inline>
        </w:drawing>
      </w:r>
    </w:p>
    <w:p w14:paraId="5007DFE1" w14:textId="77777777" w:rsidR="001E29F5" w:rsidRPr="001E29F5" w:rsidRDefault="0008731D" w:rsidP="001E29F5">
      <w:pPr>
        <w:pStyle w:val="Picturecaption"/>
      </w:pPr>
      <w:fldSimple w:instr=" SEQ Attēls \* ARABIC ">
        <w:bookmarkStart w:id="974" w:name="_Toc402364062"/>
        <w:r w:rsidR="00E95266">
          <w:rPr>
            <w:noProof/>
          </w:rPr>
          <w:t>7</w:t>
        </w:r>
      </w:fldSimple>
      <w:r w:rsidR="001E29F5" w:rsidRPr="001E29F5">
        <w:t xml:space="preserve">. attēls. </w:t>
      </w:r>
      <w:r w:rsidR="001E29F5">
        <w:t>Shēmu pievienošana projektam</w:t>
      </w:r>
      <w:bookmarkEnd w:id="974"/>
      <w:r w:rsidR="001E29F5">
        <w:t xml:space="preserve"> </w:t>
      </w:r>
    </w:p>
    <w:p w14:paraId="4C108841" w14:textId="096181B0" w:rsidR="00123398" w:rsidRDefault="00123398" w:rsidP="00B9426A">
      <w:pPr>
        <w:pStyle w:val="ListParagraph"/>
        <w:numPr>
          <w:ilvl w:val="0"/>
          <w:numId w:val="18"/>
        </w:numPr>
        <w:spacing w:before="0" w:after="200" w:line="276" w:lineRule="auto"/>
        <w:jc w:val="left"/>
      </w:pPr>
      <w:r>
        <w:t>Kad shēmas ir pievienotās, tad var t</w:t>
      </w:r>
      <w:r w:rsidR="005B0091">
        <w:t>ā</w:t>
      </w:r>
      <w:r>
        <w:t xml:space="preserve">m pārveidot </w:t>
      </w:r>
      <w:r w:rsidR="005B0091">
        <w:t xml:space="preserve">objektu. </w:t>
      </w:r>
    </w:p>
    <w:p w14:paraId="3147FF3B" w14:textId="77777777" w:rsidR="00123398" w:rsidRDefault="00123398" w:rsidP="001E29F5">
      <w:pPr>
        <w:pStyle w:val="Pictureposition"/>
      </w:pPr>
      <w:r>
        <w:rPr>
          <w:noProof/>
          <w:lang w:eastAsia="lv-LV"/>
        </w:rPr>
        <w:drawing>
          <wp:inline distT="0" distB="0" distL="0" distR="0" wp14:anchorId="775B8AE3" wp14:editId="309D0065">
            <wp:extent cx="2883415" cy="5932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5457" cy="5936830"/>
                    </a:xfrm>
                    <a:prstGeom prst="rect">
                      <a:avLst/>
                    </a:prstGeom>
                    <a:noFill/>
                    <a:ln>
                      <a:noFill/>
                    </a:ln>
                  </pic:spPr>
                </pic:pic>
              </a:graphicData>
            </a:graphic>
          </wp:inline>
        </w:drawing>
      </w:r>
    </w:p>
    <w:p w14:paraId="2C76245E" w14:textId="53599FF0" w:rsidR="001E29F5" w:rsidRPr="001E29F5" w:rsidRDefault="0008731D" w:rsidP="001E29F5">
      <w:pPr>
        <w:pStyle w:val="Picturecaption"/>
      </w:pPr>
      <w:fldSimple w:instr=" SEQ Attēls \* ARABIC ">
        <w:bookmarkStart w:id="975" w:name="_Toc402364063"/>
        <w:r w:rsidR="00E95266">
          <w:rPr>
            <w:noProof/>
          </w:rPr>
          <w:t>8</w:t>
        </w:r>
      </w:fldSimple>
      <w:r w:rsidR="001E29F5" w:rsidRPr="001E29F5">
        <w:t xml:space="preserve">. attēls. </w:t>
      </w:r>
      <w:r w:rsidR="001E29F5">
        <w:t xml:space="preserve">Shēmu pievienošana projektam, objekta </w:t>
      </w:r>
      <w:r w:rsidR="00C32A6F">
        <w:t>ģenerācija</w:t>
      </w:r>
      <w:bookmarkEnd w:id="975"/>
    </w:p>
    <w:p w14:paraId="32173734" w14:textId="77777777" w:rsidR="00123398" w:rsidRDefault="00123398" w:rsidP="00C32A6F">
      <w:pPr>
        <w:spacing w:before="0" w:after="200" w:line="276" w:lineRule="auto"/>
        <w:jc w:val="left"/>
      </w:pPr>
      <w:r>
        <w:lastRenderedPageBreak/>
        <w:t>Objekts paradīsies mapē obj</w:t>
      </w:r>
    </w:p>
    <w:p w14:paraId="3FAD8548" w14:textId="77777777" w:rsidR="00123398" w:rsidRDefault="00123398" w:rsidP="00F909B2">
      <w:pPr>
        <w:pStyle w:val="Pictureposition"/>
      </w:pPr>
      <w:r>
        <w:rPr>
          <w:noProof/>
          <w:lang w:eastAsia="lv-LV"/>
        </w:rPr>
        <w:drawing>
          <wp:inline distT="0" distB="0" distL="0" distR="0" wp14:anchorId="36F06751" wp14:editId="3FB8541C">
            <wp:extent cx="233362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3625" cy="2228850"/>
                    </a:xfrm>
                    <a:prstGeom prst="rect">
                      <a:avLst/>
                    </a:prstGeom>
                  </pic:spPr>
                </pic:pic>
              </a:graphicData>
            </a:graphic>
          </wp:inline>
        </w:drawing>
      </w:r>
    </w:p>
    <w:p w14:paraId="5C8A79F2" w14:textId="77777777" w:rsidR="00C32A6F" w:rsidRDefault="0008731D" w:rsidP="00C32A6F">
      <w:pPr>
        <w:pStyle w:val="Picturecaption"/>
      </w:pPr>
      <w:fldSimple w:instr=" SEQ Attēls \* ARABIC ">
        <w:bookmarkStart w:id="976" w:name="_Toc402364064"/>
        <w:r w:rsidR="00E95266">
          <w:rPr>
            <w:noProof/>
          </w:rPr>
          <w:t>9</w:t>
        </w:r>
      </w:fldSimple>
      <w:r w:rsidR="00C32A6F" w:rsidRPr="001E29F5">
        <w:t xml:space="preserve">. attēls. </w:t>
      </w:r>
      <w:r w:rsidR="00C32A6F">
        <w:t>Shēmu pievienošana projektam, objekta ģenerācija</w:t>
      </w:r>
      <w:bookmarkEnd w:id="976"/>
    </w:p>
    <w:p w14:paraId="1454C839" w14:textId="1391DE65" w:rsidR="0027129D" w:rsidRDefault="0027129D" w:rsidP="0027129D">
      <w:pPr>
        <w:pStyle w:val="Heading2"/>
      </w:pPr>
      <w:bookmarkStart w:id="977" w:name="_Toc402364004"/>
      <w:r>
        <w:t>Interfeisa piemēri</w:t>
      </w:r>
      <w:bookmarkEnd w:id="977"/>
      <w:r>
        <w:t xml:space="preserve"> </w:t>
      </w:r>
    </w:p>
    <w:p w14:paraId="3CBE1A2D" w14:textId="1173B056" w:rsidR="00925880" w:rsidRDefault="002338B6" w:rsidP="0027129D">
      <w:pPr>
        <w:pStyle w:val="Heading3"/>
      </w:pPr>
      <w:bookmarkStart w:id="978" w:name="_Toc402364005"/>
      <w:r>
        <w:t>Interfeiss LinqToXsd s</w:t>
      </w:r>
      <w:r w:rsidR="00925880">
        <w:t>erializacija</w:t>
      </w:r>
      <w:bookmarkEnd w:id="978"/>
      <w:r w:rsidR="00925880">
        <w:t xml:space="preserve"> </w:t>
      </w:r>
    </w:p>
    <w:p w14:paraId="277E4F24" w14:textId="5BAA1E2C" w:rsidR="00925880" w:rsidRPr="00823782" w:rsidRDefault="00925880" w:rsidP="00925880">
      <w:r w:rsidRPr="00823782">
        <w:t xml:space="preserve">Ja shēma ģenerēta ar LinqToXsd, tad </w:t>
      </w:r>
      <w:r w:rsidR="002338B6" w:rsidRPr="00823782">
        <w:t xml:space="preserve">interfeiss izskatīsies </w:t>
      </w:r>
      <w:r w:rsidR="005B0091">
        <w:t>kā zemāk redzams:</w:t>
      </w:r>
    </w:p>
    <w:p w14:paraId="596F2A34" w14:textId="77777777" w:rsidR="002338B6" w:rsidRDefault="002338B6" w:rsidP="0027129D">
      <w:pPr>
        <w:pStyle w:val="CodeBlock"/>
      </w:pPr>
      <w:r>
        <w:t>[</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18B2E84E" w14:textId="77777777" w:rsidR="002338B6" w:rsidRDefault="002338B6" w:rsidP="0027129D">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2286C2E4" w14:textId="77777777" w:rsidR="002338B6" w:rsidRDefault="002338B6" w:rsidP="0027129D">
      <w:pPr>
        <w:pStyle w:val="CodeBlock"/>
      </w:pPr>
      <w:r>
        <w:t xml:space="preserve">    {</w:t>
      </w:r>
    </w:p>
    <w:p w14:paraId="26EF7467" w14:textId="77777777" w:rsidR="002338B6" w:rsidRDefault="002338B6" w:rsidP="0027129D">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"RCMR_IN000002UV01"</w:t>
      </w:r>
      <w:r>
        <w:t xml:space="preserve">, ReplyAction = </w:t>
      </w:r>
      <w:r>
        <w:rPr>
          <w:color w:val="2B91AF"/>
        </w:rPr>
        <w:t>HL7Constants</w:t>
      </w:r>
      <w:r>
        <w:t xml:space="preserve">.Namespace + </w:t>
      </w:r>
      <w:r>
        <w:rPr>
          <w:color w:val="A31515"/>
        </w:rPr>
        <w:t>":"</w:t>
      </w:r>
      <w:r>
        <w:t xml:space="preserve"> + </w:t>
      </w:r>
      <w:r>
        <w:rPr>
          <w:color w:val="A31515"/>
        </w:rPr>
        <w:t>"MCCI_IN000006UV01"</w:t>
      </w:r>
      <w:r>
        <w:t>)]</w:t>
      </w:r>
    </w:p>
    <w:p w14:paraId="32EA0EC5" w14:textId="05CE51AD" w:rsidR="00055E7E" w:rsidRDefault="00055E7E" w:rsidP="00055E7E">
      <w:pPr>
        <w:pStyle w:val="CodeBlock"/>
      </w:pPr>
      <w:r w:rsidRPr="00AE1A82">
        <w:t>[HL7OperationContract(</w:t>
      </w:r>
      <w:r w:rsidR="00F7720B">
        <w:t>ReasonCodes.Action.Read, ReasonCodes.Reason.DrugTreatment,</w:t>
      </w:r>
      <w:r w:rsidRPr="00AE1A82">
        <w:t xml:space="preserve">Receiver = "Receiver", Sender = "Sender")]        </w:t>
      </w:r>
    </w:p>
    <w:p w14:paraId="2A5DFD87" w14:textId="3C561CC6" w:rsidR="00823782" w:rsidRDefault="00823782" w:rsidP="0027129D">
      <w:pPr>
        <w:pStyle w:val="CodeBlock"/>
      </w:pPr>
      <w:r>
        <w:t xml:space="preserve">   [</w:t>
      </w:r>
      <w:r>
        <w:rPr>
          <w:color w:val="0000FF"/>
        </w:rPr>
        <w:t>return</w:t>
      </w:r>
      <w:r>
        <w:t xml:space="preserve">: </w:t>
      </w:r>
      <w:r>
        <w:rPr>
          <w:color w:val="2B91AF"/>
        </w:rPr>
        <w:t>HL7SubjectSerilizer</w:t>
      </w:r>
      <w:r>
        <w:t>(</w:t>
      </w:r>
      <w:r>
        <w:rPr>
          <w:color w:val="2B91AF"/>
        </w:rPr>
        <w:t>HL7SubjectSerializerTypes</w:t>
      </w:r>
      <w:r>
        <w:t xml:space="preserve">.Custom, CustomSerializerType = </w:t>
      </w:r>
      <w:r>
        <w:rPr>
          <w:color w:val="0000FF"/>
        </w:rPr>
        <w:t>typeof</w:t>
      </w:r>
      <w:r>
        <w:t>(</w:t>
      </w:r>
      <w:r>
        <w:rPr>
          <w:color w:val="2B91AF"/>
        </w:rPr>
        <w:t>CustomObjectSerializer</w:t>
      </w:r>
      <w:r>
        <w:t>))]</w:t>
      </w:r>
    </w:p>
    <w:p w14:paraId="0D49951E" w14:textId="4156689D" w:rsidR="002338B6" w:rsidRDefault="002338B6" w:rsidP="0027129D">
      <w:pPr>
        <w:pStyle w:val="CodeBlock"/>
      </w:pPr>
      <w:r>
        <w:t xml:space="preserve">        </w:t>
      </w:r>
      <w:r w:rsidR="00823782">
        <w:rPr>
          <w:color w:val="2B91AF"/>
        </w:rPr>
        <w:t>Test2Structure</w:t>
      </w:r>
      <w:r w:rsidR="00823782">
        <w:t xml:space="preserve"> </w:t>
      </w:r>
      <w:r>
        <w:t>ProcessInvoke([</w:t>
      </w:r>
      <w:r>
        <w:rPr>
          <w:color w:val="2B91AF"/>
        </w:rPr>
        <w:t>HL7SubjectSerilizer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TestStructure</w:t>
      </w:r>
      <w:r>
        <w:t xml:space="preserve"> payload);</w:t>
      </w:r>
    </w:p>
    <w:p w14:paraId="5AEA6129" w14:textId="77777777" w:rsidR="002338B6" w:rsidRDefault="002338B6" w:rsidP="0027129D">
      <w:pPr>
        <w:pStyle w:val="CodeBlock"/>
      </w:pPr>
      <w:r>
        <w:t xml:space="preserve">    }</w:t>
      </w:r>
    </w:p>
    <w:p w14:paraId="39947DC1" w14:textId="12A63536" w:rsidR="00823782" w:rsidRDefault="00823782" w:rsidP="00F909B2">
      <w:pPr>
        <w:autoSpaceDE w:val="0"/>
        <w:autoSpaceDN w:val="0"/>
        <w:adjustRightInd w:val="0"/>
        <w:spacing w:before="120" w:after="120" w:line="240" w:lineRule="auto"/>
        <w:jc w:val="left"/>
      </w:pPr>
      <w:r w:rsidRPr="00823782">
        <w:t>Kur</w:t>
      </w:r>
      <w:r>
        <w:t xml:space="preserve"> parametr</w:t>
      </w:r>
      <w:r w:rsidR="005B0091">
        <w:t>ā</w:t>
      </w:r>
      <w:r>
        <w:t xml:space="preserve"> tiek noradīts atribūts</w:t>
      </w:r>
      <w:r w:rsidR="005B0091">
        <w:t>,</w:t>
      </w:r>
      <w:r>
        <w:t xml:space="preserve"> kurš norada uz atribūt</w:t>
      </w:r>
      <w:r w:rsidR="005B0091">
        <w:t>a</w:t>
      </w:r>
      <w:r>
        <w:t xml:space="preserve"> serializacijas metodi.</w:t>
      </w:r>
    </w:p>
    <w:p w14:paraId="4A01902F" w14:textId="7051B8FF" w:rsidR="0027129D" w:rsidRDefault="005B0091" w:rsidP="00F909B2">
      <w:pPr>
        <w:pStyle w:val="CodeBlock"/>
      </w:pPr>
      <w:r w:rsidDel="005B0091">
        <w:t xml:space="preserve"> </w:t>
      </w:r>
      <w:r w:rsidR="00823782">
        <w:t xml:space="preserve">[HL7SubjectSerilizer(HL7SubjectSerializerTypes.Custom, CustomSerializerType = </w:t>
      </w:r>
      <w:r w:rsidR="00823782">
        <w:rPr>
          <w:color w:val="0000FF"/>
        </w:rPr>
        <w:t>typeof</w:t>
      </w:r>
      <w:r w:rsidR="00823782">
        <w:t>(CustomObjectSerializer))]</w:t>
      </w:r>
    </w:p>
    <w:p w14:paraId="3905287A" w14:textId="0A32F358" w:rsidR="0027129D" w:rsidRDefault="00823782" w:rsidP="00F909B2">
      <w:pPr>
        <w:autoSpaceDE w:val="0"/>
        <w:autoSpaceDN w:val="0"/>
        <w:adjustRightInd w:val="0"/>
        <w:spacing w:before="120" w:after="120" w:line="240" w:lineRule="auto"/>
        <w:jc w:val="left"/>
        <w:rPr>
          <w:rFonts w:ascii="Consolas" w:hAnsi="Consolas" w:cs="Consolas"/>
          <w:sz w:val="19"/>
          <w:szCs w:val="19"/>
        </w:rPr>
      </w:pPr>
      <w:r w:rsidRPr="00F909B2">
        <w:t>Pirms operācijas tiks noradīts atribūts atbildes struktūrai.</w:t>
      </w:r>
    </w:p>
    <w:p w14:paraId="537CD9E8" w14:textId="77777777" w:rsidR="00823782" w:rsidRDefault="00823782" w:rsidP="0027129D">
      <w:pPr>
        <w:pStyle w:val="CodeBlock"/>
      </w:pPr>
      <w:r>
        <w:t>[</w:t>
      </w:r>
      <w:r>
        <w:rPr>
          <w:color w:val="0000FF"/>
        </w:rPr>
        <w:t>return</w:t>
      </w:r>
      <w:r>
        <w:t xml:space="preserve">: HL7SubjectSerilizer(HL7SubjectSerializerTypes.Custom, CustomSerializerType = </w:t>
      </w:r>
      <w:r>
        <w:rPr>
          <w:color w:val="0000FF"/>
        </w:rPr>
        <w:t>typeof</w:t>
      </w:r>
      <w:r>
        <w:t>(CustomObjectSerializer))]</w:t>
      </w:r>
    </w:p>
    <w:p w14:paraId="5D805AC4" w14:textId="6E512031" w:rsidR="00925880" w:rsidRDefault="00CA388C" w:rsidP="00925880">
      <w:pPr>
        <w:pStyle w:val="Heading3"/>
      </w:pPr>
      <w:bookmarkStart w:id="979" w:name="_Toc402364006"/>
      <w:r>
        <w:t xml:space="preserve">Payload shēmas pievienošana, kas izveidoti ar </w:t>
      </w:r>
      <w:r w:rsidR="00925880">
        <w:t>XSD.EXE</w:t>
      </w:r>
      <w:bookmarkEnd w:id="979"/>
    </w:p>
    <w:p w14:paraId="54F9B6E9" w14:textId="4BF17348" w:rsidR="002F374C" w:rsidRDefault="005E21CD" w:rsidP="002F374C">
      <w:r>
        <w:t xml:space="preserve">Kā veido shēmas ar XSD rīku ir aprakstīt dokumentā </w:t>
      </w:r>
      <w:r>
        <w:fldChar w:fldCharType="begin"/>
      </w:r>
      <w:r>
        <w:instrText xml:space="preserve"> REF _Ref308516296 \r \h </w:instrText>
      </w:r>
      <w:r>
        <w:fldChar w:fldCharType="separate"/>
      </w:r>
      <w:r w:rsidR="00E95266">
        <w:t>[1]</w:t>
      </w:r>
      <w:r>
        <w:fldChar w:fldCharType="end"/>
      </w:r>
      <w:r>
        <w:t xml:space="preserve">. </w:t>
      </w:r>
    </w:p>
    <w:p w14:paraId="368407FC" w14:textId="6CC72CCD" w:rsidR="009A3190" w:rsidRPr="001E29F5" w:rsidRDefault="005B0091" w:rsidP="009A3190">
      <w:r>
        <w:lastRenderedPageBreak/>
        <w:t>Projektam p</w:t>
      </w:r>
      <w:r w:rsidR="009A3190">
        <w:t xml:space="preserve">ievienojot ģenerētu shēmu vajag izvelēties </w:t>
      </w:r>
      <w:r w:rsidR="00CA388C" w:rsidRPr="00F909B2">
        <w:rPr>
          <w:i/>
        </w:rPr>
        <w:t>XmlSerializer</w:t>
      </w:r>
      <w:r w:rsidR="00CA388C">
        <w:t xml:space="preserve">, vai vispār izdzēst atribūtu </w:t>
      </w:r>
      <w:r w:rsidR="00CA388C" w:rsidRPr="00F909B2">
        <w:rPr>
          <w:i/>
        </w:rPr>
        <w:t>SubjectSerializer</w:t>
      </w:r>
      <w:r w:rsidR="00CA388C">
        <w:t xml:space="preserve">, </w:t>
      </w:r>
      <w:r>
        <w:t xml:space="preserve">jo </w:t>
      </w:r>
      <w:r w:rsidR="00CA388C" w:rsidRPr="00CA388C">
        <w:rPr>
          <w:b/>
        </w:rPr>
        <w:t>pēc noklusējuma</w:t>
      </w:r>
      <w:r w:rsidR="00CA388C">
        <w:t xml:space="preserve"> tās </w:t>
      </w:r>
      <w:r>
        <w:t xml:space="preserve">tiks </w:t>
      </w:r>
      <w:r w:rsidR="00CA388C">
        <w:t>uzstādīts.</w:t>
      </w:r>
    </w:p>
    <w:p w14:paraId="6E9227B6" w14:textId="77777777" w:rsidR="005D0FE6" w:rsidRPr="00FF7BD2" w:rsidRDefault="005D0FE6" w:rsidP="00FF7BD2">
      <w:pPr>
        <w:pStyle w:val="CodeBlock"/>
      </w:pPr>
      <w:r w:rsidRPr="00FF7BD2">
        <w:t xml:space="preserve">    public interface IHL7SyncContract</w:t>
      </w:r>
    </w:p>
    <w:p w14:paraId="780A664D" w14:textId="77777777" w:rsidR="005D0FE6" w:rsidRPr="00FF7BD2" w:rsidRDefault="005D0FE6" w:rsidP="00FF7BD2">
      <w:pPr>
        <w:pStyle w:val="CodeBlock"/>
      </w:pPr>
      <w:r w:rsidRPr="00FF7BD2">
        <w:t xml:space="preserve">    {</w:t>
      </w:r>
    </w:p>
    <w:p w14:paraId="42039B79" w14:textId="77777777" w:rsidR="005D0FE6" w:rsidRPr="00FF7BD2" w:rsidRDefault="005D0FE6" w:rsidP="00FF7BD2">
      <w:pPr>
        <w:pStyle w:val="CodeBlock"/>
      </w:pPr>
      <w:r w:rsidRPr="00FF7BD2">
        <w:t xml:space="preserve">        [OperationContract(Name = "ProcessInvoke", Action = HL7Constants.Namespace + ":" + "RCMR_IN000002UV01", ReplyAction = HL7Constants.Namespace + ":" + "MCCI_IN000006UV01")]</w:t>
      </w:r>
    </w:p>
    <w:p w14:paraId="3E1DE13F" w14:textId="572000A9" w:rsidR="00A23EF3" w:rsidRDefault="005D0FE6" w:rsidP="00A23EF3">
      <w:pPr>
        <w:pStyle w:val="CodeBlock"/>
      </w:pPr>
      <w:r w:rsidRPr="00FF7BD2">
        <w:t xml:space="preserve">        </w:t>
      </w:r>
      <w:r w:rsidR="00A23EF3" w:rsidRPr="00AE1A82">
        <w:t xml:space="preserve"> [HL7OperationContract(</w:t>
      </w:r>
      <w:r w:rsidR="00F7720B">
        <w:t>ReasonCodes.Action.Read, ReasonCodes.Reason.DrugTreatment,</w:t>
      </w:r>
      <w:r w:rsidR="00A23EF3" w:rsidRPr="00AE1A82">
        <w:t xml:space="preserve">Receiver = "Receiver", Sender = "Sender")]        </w:t>
      </w:r>
    </w:p>
    <w:p w14:paraId="4BC0A75C" w14:textId="6426134E" w:rsidR="00FF7BD2" w:rsidRPr="00FF7BD2" w:rsidRDefault="005D0FE6" w:rsidP="00FF7BD2">
      <w:pPr>
        <w:pStyle w:val="CodeBlock"/>
      </w:pPr>
      <w:r w:rsidRPr="00FF7BD2">
        <w:t xml:space="preserve">        </w:t>
      </w:r>
      <w:r w:rsidR="00FF7BD2" w:rsidRPr="00FF7BD2">
        <w:t xml:space="preserve">MCCI_IN000006UV01Subject </w:t>
      </w:r>
      <w:r w:rsidRPr="00FF7BD2">
        <w:t>ProcessInvoke</w:t>
      </w:r>
      <w:r w:rsidR="00823782" w:rsidRPr="00FF7BD2">
        <w:t>(</w:t>
      </w:r>
      <w:r w:rsidR="00FF7BD2" w:rsidRPr="00FF7BD2">
        <w:t>RCMR_IN000002UV01MCAI_MT700201UV01Subject2</w:t>
      </w:r>
    </w:p>
    <w:p w14:paraId="30B05444" w14:textId="38E14592" w:rsidR="005D0FE6" w:rsidRPr="00FF7BD2" w:rsidRDefault="00FF7BD2" w:rsidP="00FF7BD2">
      <w:pPr>
        <w:pStyle w:val="CodeBlock"/>
      </w:pPr>
      <w:r w:rsidRPr="00FF7BD2">
        <w:t xml:space="preserve"> </w:t>
      </w:r>
      <w:r w:rsidR="005D0FE6" w:rsidRPr="00FF7BD2">
        <w:t>payload);</w:t>
      </w:r>
    </w:p>
    <w:p w14:paraId="3F1C2A00" w14:textId="728EFADF" w:rsidR="009A3190" w:rsidRPr="00FF7BD2" w:rsidRDefault="005D0FE6" w:rsidP="00FF7BD2">
      <w:pPr>
        <w:pStyle w:val="CodeBlock"/>
      </w:pPr>
      <w:r w:rsidRPr="00FF7BD2">
        <w:t xml:space="preserve">    }</w:t>
      </w:r>
    </w:p>
    <w:p w14:paraId="4728D946" w14:textId="170EB67D" w:rsidR="00B868CA" w:rsidRDefault="00B868CA" w:rsidP="00B868CA">
      <w:pPr>
        <w:pStyle w:val="Heading3"/>
      </w:pPr>
      <w:bookmarkStart w:id="980" w:name="_Toc402364007"/>
      <w:r w:rsidRPr="00D006D4">
        <w:t>Interfeisa ar</w:t>
      </w:r>
      <w:r w:rsidR="00D006D4" w:rsidRPr="00D006D4">
        <w:t xml:space="preserve"> </w:t>
      </w:r>
      <w:r w:rsidR="0073270D">
        <w:t>ACK apstiprināšanu</w:t>
      </w:r>
      <w:r w:rsidR="00D006D4">
        <w:t xml:space="preserve"> izveidošana</w:t>
      </w:r>
      <w:bookmarkEnd w:id="980"/>
    </w:p>
    <w:p w14:paraId="74CFA59A" w14:textId="34251381" w:rsidR="005B0091" w:rsidRPr="005B0091" w:rsidRDefault="005B0091" w:rsidP="00F909B2">
      <w:r>
        <w:t>Interfeisa ar ACK apstiprināšanas izveidošana</w:t>
      </w:r>
      <w:r w:rsidRPr="00823782">
        <w:t xml:space="preserve"> izskatīsies </w:t>
      </w:r>
      <w:r>
        <w:t>kā zemāk redzams:</w:t>
      </w:r>
    </w:p>
    <w:p w14:paraId="542A7C12" w14:textId="77777777" w:rsidR="00D006D4" w:rsidRPr="00FF7BD2" w:rsidRDefault="00D006D4" w:rsidP="00D006D4">
      <w:pPr>
        <w:pStyle w:val="CodeBlock"/>
      </w:pPr>
      <w:r w:rsidRPr="00FF7BD2">
        <w:t xml:space="preserve">    public interface IHL7SyncContract</w:t>
      </w:r>
    </w:p>
    <w:p w14:paraId="7CE6B406" w14:textId="77777777" w:rsidR="00D006D4" w:rsidRPr="00FF7BD2" w:rsidRDefault="00D006D4" w:rsidP="00D006D4">
      <w:pPr>
        <w:pStyle w:val="CodeBlock"/>
      </w:pPr>
      <w:r w:rsidRPr="00FF7BD2">
        <w:t xml:space="preserve">    {</w:t>
      </w:r>
    </w:p>
    <w:p w14:paraId="39954331" w14:textId="77777777" w:rsidR="00D006D4" w:rsidRPr="00FF7BD2" w:rsidRDefault="00D006D4" w:rsidP="00D006D4">
      <w:pPr>
        <w:pStyle w:val="CodeBlock"/>
      </w:pPr>
      <w:r w:rsidRPr="00FF7BD2">
        <w:t xml:space="preserve">        [OperationContract(Name = "ProcessInvoke", Action = HL7Constants.Namespace + ":" + "RCMR_IN000002UV01", ReplyAction = HL7Constants.Namespace + ":" + "MCCI_IN000006UV01")]</w:t>
      </w:r>
    </w:p>
    <w:p w14:paraId="2C99A81E" w14:textId="01C630AF" w:rsidR="00A23EF3" w:rsidRDefault="00D006D4" w:rsidP="00A23EF3">
      <w:pPr>
        <w:pStyle w:val="CodeBlock"/>
      </w:pPr>
      <w:r w:rsidRPr="00FF7BD2">
        <w:t xml:space="preserve">        </w:t>
      </w:r>
      <w:r w:rsidR="00A23EF3" w:rsidRPr="00AE1A82">
        <w:t xml:space="preserve"> [HL7OperationContract(</w:t>
      </w:r>
      <w:r w:rsidR="00F7720B">
        <w:t>ReasonCodes.Action.Read, ReasonCodes.Reason.DrugTreatment,</w:t>
      </w:r>
      <w:r w:rsidR="00A23EF3" w:rsidRPr="00AE1A82">
        <w:t xml:space="preserve">Receiver = "Receiver", Sender = "Sender")]        </w:t>
      </w:r>
    </w:p>
    <w:p w14:paraId="52AF782F" w14:textId="478AA8CF" w:rsidR="00D006D4" w:rsidRPr="00FF7BD2" w:rsidRDefault="00D006D4" w:rsidP="00D006D4">
      <w:pPr>
        <w:pStyle w:val="CodeBlock"/>
      </w:pPr>
      <w:r>
        <w:t xml:space="preserve">void </w:t>
      </w:r>
      <w:r w:rsidRPr="00FF7BD2">
        <w:t>ProcessInvoke(RCMR_IN000002UV01MCAI_MT700201UV01Subject2</w:t>
      </w:r>
    </w:p>
    <w:p w14:paraId="30A295F1" w14:textId="77777777" w:rsidR="00D006D4" w:rsidRPr="00FF7BD2" w:rsidRDefault="00D006D4" w:rsidP="00D006D4">
      <w:pPr>
        <w:pStyle w:val="CodeBlock"/>
      </w:pPr>
      <w:r w:rsidRPr="00FF7BD2">
        <w:t xml:space="preserve"> payload);</w:t>
      </w:r>
    </w:p>
    <w:p w14:paraId="685F037C" w14:textId="77777777" w:rsidR="00D006D4" w:rsidRPr="00FF7BD2" w:rsidRDefault="00D006D4" w:rsidP="00D006D4">
      <w:pPr>
        <w:pStyle w:val="CodeBlock"/>
      </w:pPr>
      <w:r w:rsidRPr="00FF7BD2">
        <w:t xml:space="preserve">    }</w:t>
      </w:r>
    </w:p>
    <w:p w14:paraId="7FE418D0" w14:textId="5BCD1987" w:rsidR="0008731D" w:rsidRDefault="00B046DC">
      <w:pPr>
        <w:pStyle w:val="Heading2"/>
        <w:rPr>
          <w:ins w:id="981" w:author="Aleksandrs Zeļikovičs" w:date="2014-09-04T17:57:00Z"/>
        </w:rPr>
      </w:pPr>
      <w:bookmarkStart w:id="982" w:name="_Toc402364008"/>
      <w:r>
        <w:t>WSDL izveide</w:t>
      </w:r>
      <w:bookmarkEnd w:id="982"/>
      <w:r>
        <w:t xml:space="preserve"> </w:t>
      </w:r>
    </w:p>
    <w:p w14:paraId="665933C5" w14:textId="57287AE9" w:rsidR="0008731D" w:rsidRDefault="0008731D">
      <w:pPr>
        <w:pStyle w:val="Heading3"/>
        <w:rPr>
          <w:ins w:id="983" w:author="Aleksandrs Zeļikovičs" w:date="2014-09-04T17:58:00Z"/>
        </w:rPr>
        <w:pPrChange w:id="984" w:author="Aleksandrs Zeļikovičs" w:date="2014-09-04T17:58:00Z">
          <w:pPr>
            <w:pStyle w:val="Heading2"/>
          </w:pPr>
        </w:pPrChange>
      </w:pPr>
      <w:bookmarkStart w:id="985" w:name="_Ref397616872"/>
      <w:bookmarkStart w:id="986" w:name="_Toc402364009"/>
      <w:ins w:id="987" w:author="Aleksandrs Zeļikovičs" w:date="2014-09-04T17:57:00Z">
        <w:r>
          <w:t xml:space="preserve">WSDL izveidošana ar </w:t>
        </w:r>
      </w:ins>
      <w:ins w:id="988" w:author="Aleksandrs Zeļikovičs" w:date="2014-09-04T17:58:00Z">
        <w:r>
          <w:t>bibliotēkas</w:t>
        </w:r>
      </w:ins>
      <w:ins w:id="989" w:author="Aleksandrs Zeļikovičs" w:date="2014-09-04T17:57:00Z">
        <w:r>
          <w:t xml:space="preserve"> </w:t>
        </w:r>
      </w:ins>
      <w:ins w:id="990" w:author="Aleksandrs Zeļikovičs" w:date="2014-09-04T17:58:00Z">
        <w:r>
          <w:t>palīdzību</w:t>
        </w:r>
        <w:bookmarkEnd w:id="985"/>
        <w:bookmarkEnd w:id="986"/>
      </w:ins>
    </w:p>
    <w:p w14:paraId="470032E2" w14:textId="21A496CE" w:rsidR="0008731D" w:rsidRDefault="0008731D">
      <w:pPr>
        <w:rPr>
          <w:ins w:id="991" w:author="Aleksandrs Zeļikovičs" w:date="2014-09-04T17:59:00Z"/>
        </w:rPr>
        <w:pPrChange w:id="992" w:author="Aleksandrs Zeļikovičs" w:date="2014-09-04T17:58:00Z">
          <w:pPr>
            <w:pStyle w:val="Heading2"/>
          </w:pPr>
        </w:pPrChange>
      </w:pPr>
      <w:ins w:id="993" w:author="Aleksandrs Zeļikovičs" w:date="2014-09-04T17:59:00Z">
        <w:r>
          <w:t>Lai strādātu WSDL automātiska izveidošana vajag izveidot sekojošu konfigurāciju:</w:t>
        </w:r>
      </w:ins>
    </w:p>
    <w:p w14:paraId="7510E63D" w14:textId="2D26818A" w:rsidR="0008731D" w:rsidRDefault="0008731D">
      <w:pPr>
        <w:pStyle w:val="CodeBlock"/>
        <w:rPr>
          <w:ins w:id="994" w:author="Aleksandrs Zeļikovičs" w:date="2014-09-04T18:00:00Z"/>
          <w:color w:val="000000"/>
          <w:highlight w:val="white"/>
        </w:rPr>
        <w:pPrChange w:id="995" w:author="Aleksandrs Zeļikovičs" w:date="2014-09-04T18:01:00Z">
          <w:pPr>
            <w:autoSpaceDE w:val="0"/>
            <w:autoSpaceDN w:val="0"/>
            <w:adjustRightInd w:val="0"/>
            <w:spacing w:before="0" w:after="0" w:line="240" w:lineRule="auto"/>
            <w:jc w:val="left"/>
          </w:pPr>
        </w:pPrChange>
      </w:pPr>
      <w:ins w:id="996" w:author="Aleksandrs Zeļikovičs" w:date="2014-09-04T18:00:00Z">
        <w:r>
          <w:rPr>
            <w:color w:val="0000FF"/>
            <w:highlight w:val="white"/>
          </w:rPr>
          <w:lastRenderedPageBreak/>
          <w:t>&lt;</w:t>
        </w:r>
        <w:r>
          <w:rPr>
            <w:highlight w:val="white"/>
          </w:rPr>
          <w:t>system.serviceModel</w:t>
        </w:r>
        <w:r>
          <w:rPr>
            <w:color w:val="0000FF"/>
            <w:highlight w:val="white"/>
          </w:rPr>
          <w:t>&gt;</w:t>
        </w:r>
      </w:ins>
    </w:p>
    <w:p w14:paraId="245DABFF" w14:textId="77777777" w:rsidR="0008731D" w:rsidRDefault="0008731D">
      <w:pPr>
        <w:pStyle w:val="CodeBlock"/>
        <w:rPr>
          <w:ins w:id="997" w:author="Aleksandrs Zeļikovičs" w:date="2014-09-04T18:00:00Z"/>
          <w:color w:val="000000"/>
          <w:highlight w:val="white"/>
        </w:rPr>
        <w:pPrChange w:id="998" w:author="Aleksandrs Zeļikovičs" w:date="2014-09-04T18:01:00Z">
          <w:pPr>
            <w:autoSpaceDE w:val="0"/>
            <w:autoSpaceDN w:val="0"/>
            <w:adjustRightInd w:val="0"/>
            <w:spacing w:before="0" w:after="0" w:line="240" w:lineRule="auto"/>
            <w:jc w:val="left"/>
          </w:pPr>
        </w:pPrChange>
      </w:pPr>
      <w:ins w:id="999" w:author="Aleksandrs Zeļikovičs" w:date="2014-09-04T18:00:00Z">
        <w:r>
          <w:rPr>
            <w:color w:val="0000FF"/>
            <w:highlight w:val="white"/>
          </w:rPr>
          <w:t xml:space="preserve">        &lt;</w:t>
        </w:r>
        <w:r>
          <w:rPr>
            <w:highlight w:val="white"/>
          </w:rPr>
          <w:t>bindings</w:t>
        </w:r>
        <w:r>
          <w:rPr>
            <w:color w:val="0000FF"/>
            <w:highlight w:val="white"/>
          </w:rPr>
          <w:t>&gt;</w:t>
        </w:r>
      </w:ins>
    </w:p>
    <w:p w14:paraId="389C169A" w14:textId="77777777" w:rsidR="0008731D" w:rsidRDefault="0008731D">
      <w:pPr>
        <w:pStyle w:val="CodeBlock"/>
        <w:rPr>
          <w:ins w:id="1000" w:author="Aleksandrs Zeļikovičs" w:date="2014-09-04T18:00:00Z"/>
          <w:color w:val="000000"/>
          <w:highlight w:val="white"/>
        </w:rPr>
        <w:pPrChange w:id="1001" w:author="Aleksandrs Zeļikovičs" w:date="2014-09-04T18:01:00Z">
          <w:pPr>
            <w:autoSpaceDE w:val="0"/>
            <w:autoSpaceDN w:val="0"/>
            <w:adjustRightInd w:val="0"/>
            <w:spacing w:before="0" w:after="0" w:line="240" w:lineRule="auto"/>
            <w:jc w:val="left"/>
          </w:pPr>
        </w:pPrChange>
      </w:pPr>
      <w:ins w:id="1002" w:author="Aleksandrs Zeļikovičs" w:date="2014-09-04T18:00:00Z">
        <w:r>
          <w:rPr>
            <w:color w:val="0000FF"/>
            <w:highlight w:val="white"/>
          </w:rPr>
          <w:t xml:space="preserve">            &lt;</w:t>
        </w:r>
        <w:r>
          <w:rPr>
            <w:highlight w:val="white"/>
          </w:rPr>
          <w:t>basicHttpBinding</w:t>
        </w:r>
        <w:r>
          <w:rPr>
            <w:color w:val="0000FF"/>
            <w:highlight w:val="white"/>
          </w:rPr>
          <w:t>&gt;</w:t>
        </w:r>
      </w:ins>
    </w:p>
    <w:p w14:paraId="571BD7ED" w14:textId="77777777" w:rsidR="0008731D" w:rsidRDefault="0008731D">
      <w:pPr>
        <w:pStyle w:val="CodeBlock"/>
        <w:rPr>
          <w:ins w:id="1003" w:author="Aleksandrs Zeļikovičs" w:date="2014-09-04T18:00:00Z"/>
          <w:color w:val="000000"/>
          <w:highlight w:val="white"/>
        </w:rPr>
        <w:pPrChange w:id="1004" w:author="Aleksandrs Zeļikovičs" w:date="2014-09-04T18:01:00Z">
          <w:pPr>
            <w:autoSpaceDE w:val="0"/>
            <w:autoSpaceDN w:val="0"/>
            <w:adjustRightInd w:val="0"/>
            <w:spacing w:before="0" w:after="0" w:line="240" w:lineRule="auto"/>
            <w:jc w:val="left"/>
          </w:pPr>
        </w:pPrChange>
      </w:pPr>
      <w:ins w:id="1005" w:author="Aleksandrs Zeļikovičs" w:date="2014-09-04T18:00:00Z">
        <w:r>
          <w:rPr>
            <w:color w:val="0000FF"/>
            <w:highlight w:val="white"/>
          </w:rPr>
          <w:t xml:space="preserve">                &lt;</w:t>
        </w:r>
        <w:r>
          <w:rPr>
            <w:highlight w:val="white"/>
          </w:rPr>
          <w:t>binding</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GetMedicationOrderLis_Binding_Soap12</w:t>
        </w:r>
        <w:r>
          <w:rPr>
            <w:color w:val="000000"/>
            <w:highlight w:val="white"/>
          </w:rPr>
          <w:t>"</w:t>
        </w:r>
        <w:r>
          <w:rPr>
            <w:color w:val="0000FF"/>
            <w:highlight w:val="white"/>
          </w:rPr>
          <w:t xml:space="preserve"> /&gt;</w:t>
        </w:r>
      </w:ins>
    </w:p>
    <w:p w14:paraId="623791F6" w14:textId="77777777" w:rsidR="0008731D" w:rsidRDefault="0008731D">
      <w:pPr>
        <w:pStyle w:val="CodeBlock"/>
        <w:rPr>
          <w:ins w:id="1006" w:author="Aleksandrs Zeļikovičs" w:date="2014-09-04T18:00:00Z"/>
          <w:color w:val="000000"/>
          <w:highlight w:val="white"/>
        </w:rPr>
        <w:pPrChange w:id="1007" w:author="Aleksandrs Zeļikovičs" w:date="2014-09-04T18:01:00Z">
          <w:pPr>
            <w:autoSpaceDE w:val="0"/>
            <w:autoSpaceDN w:val="0"/>
            <w:adjustRightInd w:val="0"/>
            <w:spacing w:before="0" w:after="0" w:line="240" w:lineRule="auto"/>
            <w:jc w:val="left"/>
          </w:pPr>
        </w:pPrChange>
      </w:pPr>
      <w:ins w:id="1008" w:author="Aleksandrs Zeļikovičs" w:date="2014-09-04T18:00:00Z">
        <w:r>
          <w:rPr>
            <w:color w:val="0000FF"/>
            <w:highlight w:val="white"/>
          </w:rPr>
          <w:t xml:space="preserve">            &lt;/</w:t>
        </w:r>
        <w:r>
          <w:rPr>
            <w:highlight w:val="white"/>
          </w:rPr>
          <w:t>basicHttpBinding</w:t>
        </w:r>
        <w:r>
          <w:rPr>
            <w:color w:val="0000FF"/>
            <w:highlight w:val="white"/>
          </w:rPr>
          <w:t>&gt;</w:t>
        </w:r>
      </w:ins>
    </w:p>
    <w:p w14:paraId="08E775AB" w14:textId="77777777" w:rsidR="0008731D" w:rsidRDefault="0008731D">
      <w:pPr>
        <w:pStyle w:val="CodeBlock"/>
        <w:rPr>
          <w:ins w:id="1009" w:author="Aleksandrs Zeļikovičs" w:date="2014-09-04T18:00:00Z"/>
          <w:color w:val="000000"/>
          <w:highlight w:val="white"/>
        </w:rPr>
        <w:pPrChange w:id="1010" w:author="Aleksandrs Zeļikovičs" w:date="2014-09-04T18:01:00Z">
          <w:pPr>
            <w:autoSpaceDE w:val="0"/>
            <w:autoSpaceDN w:val="0"/>
            <w:adjustRightInd w:val="0"/>
            <w:spacing w:before="0" w:after="0" w:line="240" w:lineRule="auto"/>
            <w:jc w:val="left"/>
          </w:pPr>
        </w:pPrChange>
      </w:pPr>
      <w:ins w:id="1011" w:author="Aleksandrs Zeļikovičs" w:date="2014-09-04T18:00:00Z">
        <w:r>
          <w:rPr>
            <w:color w:val="0000FF"/>
            <w:highlight w:val="white"/>
          </w:rPr>
          <w:t xml:space="preserve">        &lt;/</w:t>
        </w:r>
        <w:r>
          <w:rPr>
            <w:highlight w:val="white"/>
          </w:rPr>
          <w:t>bindings</w:t>
        </w:r>
        <w:r>
          <w:rPr>
            <w:color w:val="0000FF"/>
            <w:highlight w:val="white"/>
          </w:rPr>
          <w:t>&gt;</w:t>
        </w:r>
      </w:ins>
    </w:p>
    <w:p w14:paraId="3299D8CB" w14:textId="77777777" w:rsidR="0008731D" w:rsidRDefault="0008731D">
      <w:pPr>
        <w:pStyle w:val="CodeBlock"/>
        <w:rPr>
          <w:ins w:id="1012" w:author="Aleksandrs Zeļikovičs" w:date="2014-09-04T18:00:00Z"/>
          <w:color w:val="000000"/>
          <w:highlight w:val="white"/>
        </w:rPr>
        <w:pPrChange w:id="1013" w:author="Aleksandrs Zeļikovičs" w:date="2014-09-04T18:01:00Z">
          <w:pPr>
            <w:autoSpaceDE w:val="0"/>
            <w:autoSpaceDN w:val="0"/>
            <w:adjustRightInd w:val="0"/>
            <w:spacing w:before="0" w:after="0" w:line="240" w:lineRule="auto"/>
            <w:jc w:val="left"/>
          </w:pPr>
        </w:pPrChange>
      </w:pPr>
      <w:ins w:id="1014" w:author="Aleksandrs Zeļikovičs" w:date="2014-09-04T18:00:00Z">
        <w:r>
          <w:rPr>
            <w:color w:val="0000FF"/>
            <w:highlight w:val="white"/>
          </w:rPr>
          <w:t xml:space="preserve">        &lt;</w:t>
        </w:r>
        <w:r>
          <w:rPr>
            <w:highlight w:val="white"/>
          </w:rPr>
          <w:t>services</w:t>
        </w:r>
        <w:r>
          <w:rPr>
            <w:color w:val="0000FF"/>
            <w:highlight w:val="white"/>
          </w:rPr>
          <w:t>&gt;</w:t>
        </w:r>
      </w:ins>
    </w:p>
    <w:p w14:paraId="531EBC03" w14:textId="3C1084A4" w:rsidR="0008731D" w:rsidRDefault="0008731D">
      <w:pPr>
        <w:pStyle w:val="CodeBlock"/>
        <w:rPr>
          <w:ins w:id="1015" w:author="Aleksandrs Zeļikovičs" w:date="2014-09-04T18:00:00Z"/>
          <w:color w:val="000000"/>
          <w:highlight w:val="white"/>
        </w:rPr>
        <w:pPrChange w:id="1016" w:author="Aleksandrs Zeļikovičs" w:date="2014-09-04T18:01:00Z">
          <w:pPr>
            <w:autoSpaceDE w:val="0"/>
            <w:autoSpaceDN w:val="0"/>
            <w:adjustRightInd w:val="0"/>
            <w:spacing w:before="0" w:after="0" w:line="240" w:lineRule="auto"/>
            <w:jc w:val="left"/>
          </w:pPr>
        </w:pPrChange>
      </w:pPr>
      <w:ins w:id="1017" w:author="Aleksandrs Zeļikovičs" w:date="2014-09-04T18:00:00Z">
        <w:r>
          <w:rPr>
            <w:color w:val="0000FF"/>
            <w:highlight w:val="white"/>
          </w:rPr>
          <w:t xml:space="preserve">            &lt;</w:t>
        </w:r>
        <w:r>
          <w:rPr>
            <w:highlight w:val="white"/>
          </w:rPr>
          <w:t>service</w:t>
        </w:r>
        <w:r>
          <w:rPr>
            <w:color w:val="0000FF"/>
            <w:highlight w:val="white"/>
          </w:rPr>
          <w:t xml:space="preserve"> </w:t>
        </w:r>
        <w:r>
          <w:rPr>
            <w:color w:val="FF0000"/>
            <w:highlight w:val="white"/>
          </w:rPr>
          <w:t>behaviorConfiguration</w:t>
        </w:r>
        <w:r>
          <w:rPr>
            <w:color w:val="0000FF"/>
            <w:highlight w:val="white"/>
          </w:rPr>
          <w:t>=</w:t>
        </w:r>
        <w:r>
          <w:rPr>
            <w:color w:val="000000"/>
            <w:highlight w:val="white"/>
          </w:rPr>
          <w:t>"</w:t>
        </w:r>
      </w:ins>
      <w:ins w:id="1018" w:author="Aleksandrs Zeļikovičs" w:date="2014-09-04T18:01:00Z">
        <w:r>
          <w:rPr>
            <w:color w:val="0000FF"/>
            <w:highlight w:val="white"/>
          </w:rPr>
          <w:t>EVES</w:t>
        </w:r>
      </w:ins>
      <w:ins w:id="1019" w:author="Aleksandrs Zeļikovičs" w:date="2014-09-04T18:00:00Z">
        <w:r>
          <w:rPr>
            <w:color w:val="000000"/>
            <w:highlight w:val="white"/>
          </w:rPr>
          <w:t>"</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Abc.ServiceModel.Samples.HL7Serializer.HL7Service</w:t>
        </w:r>
        <w:r>
          <w:rPr>
            <w:color w:val="000000"/>
            <w:highlight w:val="white"/>
          </w:rPr>
          <w:t>"</w:t>
        </w:r>
        <w:r>
          <w:rPr>
            <w:color w:val="0000FF"/>
            <w:highlight w:val="white"/>
          </w:rPr>
          <w:t>&gt;</w:t>
        </w:r>
      </w:ins>
    </w:p>
    <w:p w14:paraId="5D1F97E1" w14:textId="77777777" w:rsidR="0008731D" w:rsidRDefault="0008731D">
      <w:pPr>
        <w:pStyle w:val="CodeBlock"/>
        <w:rPr>
          <w:ins w:id="1020" w:author="Aleksandrs Zeļikovičs" w:date="2014-09-04T18:00:00Z"/>
          <w:color w:val="000000"/>
          <w:highlight w:val="white"/>
        </w:rPr>
        <w:pPrChange w:id="1021" w:author="Aleksandrs Zeļikovičs" w:date="2014-09-04T18:01:00Z">
          <w:pPr>
            <w:autoSpaceDE w:val="0"/>
            <w:autoSpaceDN w:val="0"/>
            <w:adjustRightInd w:val="0"/>
            <w:spacing w:before="0" w:after="0" w:line="240" w:lineRule="auto"/>
            <w:jc w:val="left"/>
          </w:pPr>
        </w:pPrChange>
      </w:pPr>
      <w:ins w:id="1022" w:author="Aleksandrs Zeļikovičs" w:date="2014-09-04T18:00:00Z">
        <w:r>
          <w:rPr>
            <w:color w:val="0000FF"/>
            <w:highlight w:val="white"/>
          </w:rPr>
          <w:t xml:space="preserve">                &lt;</w:t>
        </w:r>
        <w:r>
          <w:rPr>
            <w:highlight w:val="white"/>
          </w:rPr>
          <w:t>endpoint</w:t>
        </w:r>
        <w:r>
          <w:rPr>
            <w:color w:val="0000FF"/>
            <w:highlight w:val="white"/>
          </w:rPr>
          <w:t xml:space="preserve"> </w:t>
        </w:r>
        <w:r>
          <w:rPr>
            <w:color w:val="FF0000"/>
            <w:highlight w:val="white"/>
          </w:rPr>
          <w:t>address</w:t>
        </w:r>
        <w:r>
          <w:rPr>
            <w:color w:val="0000FF"/>
            <w:highlight w:val="white"/>
          </w:rPr>
          <w:t>=</w:t>
        </w:r>
        <w:r>
          <w:rPr>
            <w:color w:val="000000"/>
            <w:highlight w:val="white"/>
          </w:rPr>
          <w:t>"</w:t>
        </w:r>
        <w:r>
          <w:rPr>
            <w:color w:val="0000FF"/>
            <w:highlight w:val="white"/>
          </w:rPr>
          <w:t>mex</w:t>
        </w:r>
        <w:r>
          <w:rPr>
            <w:color w:val="000000"/>
            <w:highlight w:val="white"/>
          </w:rPr>
          <w:t>"</w:t>
        </w:r>
        <w:r>
          <w:rPr>
            <w:color w:val="0000FF"/>
            <w:highlight w:val="white"/>
          </w:rPr>
          <w:t xml:space="preserve"> </w:t>
        </w:r>
        <w:r>
          <w:rPr>
            <w:color w:val="FF0000"/>
            <w:highlight w:val="white"/>
          </w:rPr>
          <w:t>binding</w:t>
        </w:r>
        <w:r>
          <w:rPr>
            <w:color w:val="0000FF"/>
            <w:highlight w:val="white"/>
          </w:rPr>
          <w:t>=</w:t>
        </w:r>
        <w:r>
          <w:rPr>
            <w:color w:val="000000"/>
            <w:highlight w:val="white"/>
          </w:rPr>
          <w:t>"</w:t>
        </w:r>
        <w:r>
          <w:rPr>
            <w:color w:val="0000FF"/>
            <w:highlight w:val="white"/>
          </w:rPr>
          <w:t>mexHttpBinding</w:t>
        </w:r>
        <w:r>
          <w:rPr>
            <w:color w:val="000000"/>
            <w:highlight w:val="white"/>
          </w:rPr>
          <w:t>"</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metadata</w:t>
        </w:r>
        <w:r>
          <w:rPr>
            <w:color w:val="000000"/>
            <w:highlight w:val="white"/>
          </w:rPr>
          <w:t>"</w:t>
        </w:r>
        <w:r>
          <w:rPr>
            <w:color w:val="0000FF"/>
            <w:highlight w:val="white"/>
          </w:rPr>
          <w:t xml:space="preserve"> </w:t>
        </w:r>
        <w:r>
          <w:rPr>
            <w:color w:val="FF0000"/>
            <w:highlight w:val="white"/>
          </w:rPr>
          <w:t>contract</w:t>
        </w:r>
        <w:r>
          <w:rPr>
            <w:color w:val="0000FF"/>
            <w:highlight w:val="white"/>
          </w:rPr>
          <w:t>=</w:t>
        </w:r>
        <w:r>
          <w:rPr>
            <w:color w:val="000000"/>
            <w:highlight w:val="white"/>
          </w:rPr>
          <w:t>"</w:t>
        </w:r>
        <w:r>
          <w:rPr>
            <w:color w:val="0000FF"/>
            <w:highlight w:val="white"/>
          </w:rPr>
          <w:t>IMetadataExchange</w:t>
        </w:r>
        <w:r>
          <w:rPr>
            <w:color w:val="000000"/>
            <w:highlight w:val="white"/>
          </w:rPr>
          <w:t>"</w:t>
        </w:r>
        <w:r>
          <w:rPr>
            <w:color w:val="0000FF"/>
            <w:highlight w:val="white"/>
          </w:rPr>
          <w:t xml:space="preserve"> /&gt;</w:t>
        </w:r>
      </w:ins>
    </w:p>
    <w:p w14:paraId="201275F2" w14:textId="1D3168D9" w:rsidR="0008731D" w:rsidRDefault="0008731D">
      <w:pPr>
        <w:pStyle w:val="CodeBlock"/>
        <w:rPr>
          <w:ins w:id="1023" w:author="Aleksandrs Zeļikovičs" w:date="2014-09-04T18:00:00Z"/>
          <w:color w:val="000000"/>
          <w:highlight w:val="white"/>
        </w:rPr>
        <w:pPrChange w:id="1024" w:author="Aleksandrs Zeļikovičs" w:date="2014-09-04T18:01:00Z">
          <w:pPr>
            <w:autoSpaceDE w:val="0"/>
            <w:autoSpaceDN w:val="0"/>
            <w:adjustRightInd w:val="0"/>
            <w:spacing w:before="0" w:after="0" w:line="240" w:lineRule="auto"/>
            <w:jc w:val="left"/>
          </w:pPr>
        </w:pPrChange>
      </w:pPr>
      <w:ins w:id="1025" w:author="Aleksandrs Zeļikovičs" w:date="2014-09-04T18:00:00Z">
        <w:r>
          <w:rPr>
            <w:color w:val="0000FF"/>
            <w:highlight w:val="white"/>
          </w:rPr>
          <w:t xml:space="preserve">                &lt;</w:t>
        </w:r>
        <w:r>
          <w:rPr>
            <w:highlight w:val="white"/>
          </w:rPr>
          <w:t>endpoint</w:t>
        </w:r>
        <w:r>
          <w:rPr>
            <w:color w:val="0000FF"/>
            <w:highlight w:val="white"/>
          </w:rPr>
          <w:t xml:space="preserve"> </w:t>
        </w:r>
        <w:r>
          <w:rPr>
            <w:color w:val="FF0000"/>
            <w:highlight w:val="white"/>
          </w:rPr>
          <w:t>address</w:t>
        </w:r>
        <w:r>
          <w:rPr>
            <w:color w:val="0000FF"/>
            <w:highlight w:val="white"/>
          </w:rPr>
          <w:t>=</w:t>
        </w:r>
        <w:r>
          <w:rPr>
            <w:color w:val="000000"/>
            <w:highlight w:val="white"/>
          </w:rPr>
          <w:t>""</w:t>
        </w:r>
        <w:r>
          <w:rPr>
            <w:color w:val="0000FF"/>
            <w:highlight w:val="white"/>
          </w:rPr>
          <w:t xml:space="preserve"> </w:t>
        </w:r>
        <w:r>
          <w:rPr>
            <w:color w:val="FF0000"/>
            <w:highlight w:val="white"/>
          </w:rPr>
          <w:t>behaviorConfiguration</w:t>
        </w:r>
        <w:r>
          <w:rPr>
            <w:color w:val="0000FF"/>
            <w:highlight w:val="white"/>
          </w:rPr>
          <w:t>=</w:t>
        </w:r>
        <w:r>
          <w:rPr>
            <w:color w:val="000000"/>
            <w:highlight w:val="white"/>
          </w:rPr>
          <w:t>"</w:t>
        </w:r>
        <w:r>
          <w:rPr>
            <w:color w:val="0000FF"/>
            <w:highlight w:val="white"/>
          </w:rPr>
          <w:t>NewBehavior0</w:t>
        </w:r>
        <w:r>
          <w:rPr>
            <w:color w:val="000000"/>
            <w:highlight w:val="white"/>
          </w:rPr>
          <w:t>"</w:t>
        </w:r>
        <w:r>
          <w:rPr>
            <w:color w:val="0000FF"/>
            <w:highlight w:val="white"/>
          </w:rPr>
          <w:t xml:space="preserve"> </w:t>
        </w:r>
        <w:r>
          <w:rPr>
            <w:color w:val="FF0000"/>
            <w:highlight w:val="white"/>
          </w:rPr>
          <w:t>binding</w:t>
        </w:r>
        <w:r>
          <w:rPr>
            <w:color w:val="0000FF"/>
            <w:highlight w:val="white"/>
          </w:rPr>
          <w:t>=</w:t>
        </w:r>
        <w:r>
          <w:rPr>
            <w:color w:val="000000"/>
            <w:highlight w:val="white"/>
          </w:rPr>
          <w:t>"</w:t>
        </w:r>
        <w:r>
          <w:rPr>
            <w:color w:val="0000FF"/>
            <w:highlight w:val="white"/>
          </w:rPr>
          <w:t>basicHttpBinding</w:t>
        </w:r>
        <w:r>
          <w:rPr>
            <w:color w:val="000000"/>
            <w:highlight w:val="white"/>
          </w:rPr>
          <w:t>"</w:t>
        </w:r>
        <w:r>
          <w:rPr>
            <w:color w:val="0000FF"/>
            <w:highlight w:val="white"/>
          </w:rPr>
          <w:t xml:space="preserve"> </w:t>
        </w:r>
        <w:r>
          <w:rPr>
            <w:color w:val="FF0000"/>
            <w:highlight w:val="white"/>
          </w:rPr>
          <w:t>bindingConfiguration</w:t>
        </w:r>
        <w:r>
          <w:rPr>
            <w:color w:val="0000FF"/>
            <w:highlight w:val="white"/>
          </w:rPr>
          <w:t>=</w:t>
        </w:r>
        <w:r>
          <w:rPr>
            <w:color w:val="000000"/>
            <w:highlight w:val="white"/>
          </w:rPr>
          <w:t>"</w:t>
        </w:r>
        <w:r>
          <w:rPr>
            <w:color w:val="0000FF"/>
            <w:highlight w:val="white"/>
          </w:rPr>
          <w:t>GetMedicationOrderLis_Binding_Soap12</w:t>
        </w:r>
        <w:r>
          <w:rPr>
            <w:color w:val="000000"/>
            <w:highlight w:val="white"/>
          </w:rPr>
          <w:t>"</w:t>
        </w:r>
        <w:r>
          <w:rPr>
            <w:color w:val="0000FF"/>
            <w:highlight w:val="white"/>
          </w:rPr>
          <w:t xml:space="preserve"> </w:t>
        </w:r>
        <w:r>
          <w:rPr>
            <w:color w:val="FF0000"/>
            <w:highlight w:val="white"/>
          </w:rPr>
          <w:t>name</w:t>
        </w:r>
        <w:r>
          <w:rPr>
            <w:color w:val="0000FF"/>
            <w:highlight w:val="white"/>
          </w:rPr>
          <w:t>=</w:t>
        </w:r>
        <w:r>
          <w:rPr>
            <w:color w:val="000000"/>
            <w:highlight w:val="white"/>
          </w:rPr>
          <w:t>"</w:t>
        </w:r>
      </w:ins>
      <w:ins w:id="1026" w:author="Aleksandrs Zeļikovičs" w:date="2014-09-04T18:03:00Z">
        <w:r>
          <w:rPr>
            <w:color w:val="0000FF"/>
            <w:highlight w:val="white"/>
          </w:rPr>
          <w:t>MyEndpoint</w:t>
        </w:r>
      </w:ins>
      <w:ins w:id="1027" w:author="Aleksandrs Zeļikovičs" w:date="2014-09-04T18:00:00Z">
        <w:r>
          <w:rPr>
            <w:color w:val="000000"/>
            <w:highlight w:val="white"/>
          </w:rPr>
          <w:t>"</w:t>
        </w:r>
        <w:r>
          <w:rPr>
            <w:color w:val="0000FF"/>
            <w:highlight w:val="white"/>
          </w:rPr>
          <w:t xml:space="preserve"> </w:t>
        </w:r>
        <w:r>
          <w:rPr>
            <w:color w:val="FF0000"/>
            <w:highlight w:val="white"/>
          </w:rPr>
          <w:t>contract</w:t>
        </w:r>
        <w:r>
          <w:rPr>
            <w:color w:val="0000FF"/>
            <w:highlight w:val="white"/>
          </w:rPr>
          <w:t>=</w:t>
        </w:r>
        <w:r>
          <w:rPr>
            <w:color w:val="000000"/>
            <w:highlight w:val="white"/>
          </w:rPr>
          <w:t>"</w:t>
        </w:r>
        <w:r>
          <w:rPr>
            <w:color w:val="0000FF"/>
            <w:highlight w:val="white"/>
          </w:rPr>
          <w:t>IHL7SyncContract</w:t>
        </w:r>
        <w:r>
          <w:rPr>
            <w:color w:val="000000"/>
            <w:highlight w:val="white"/>
          </w:rPr>
          <w:t>"</w:t>
        </w:r>
        <w:r>
          <w:rPr>
            <w:color w:val="0000FF"/>
            <w:highlight w:val="white"/>
          </w:rPr>
          <w:t xml:space="preserve"> /&gt;</w:t>
        </w:r>
      </w:ins>
    </w:p>
    <w:p w14:paraId="7F438B45" w14:textId="77777777" w:rsidR="0008731D" w:rsidRDefault="0008731D">
      <w:pPr>
        <w:pStyle w:val="CodeBlock"/>
        <w:rPr>
          <w:ins w:id="1028" w:author="Aleksandrs Zeļikovičs" w:date="2014-09-04T18:00:00Z"/>
          <w:color w:val="000000"/>
          <w:highlight w:val="white"/>
        </w:rPr>
        <w:pPrChange w:id="1029" w:author="Aleksandrs Zeļikovičs" w:date="2014-09-04T18:01:00Z">
          <w:pPr>
            <w:autoSpaceDE w:val="0"/>
            <w:autoSpaceDN w:val="0"/>
            <w:adjustRightInd w:val="0"/>
            <w:spacing w:before="0" w:after="0" w:line="240" w:lineRule="auto"/>
            <w:jc w:val="left"/>
          </w:pPr>
        </w:pPrChange>
      </w:pPr>
      <w:ins w:id="1030" w:author="Aleksandrs Zeļikovičs" w:date="2014-09-04T18:00:00Z">
        <w:r>
          <w:rPr>
            <w:color w:val="0000FF"/>
            <w:highlight w:val="white"/>
          </w:rPr>
          <w:t xml:space="preserve">            &lt;/</w:t>
        </w:r>
        <w:r>
          <w:rPr>
            <w:highlight w:val="white"/>
          </w:rPr>
          <w:t>service</w:t>
        </w:r>
        <w:r>
          <w:rPr>
            <w:color w:val="0000FF"/>
            <w:highlight w:val="white"/>
          </w:rPr>
          <w:t>&gt;</w:t>
        </w:r>
      </w:ins>
    </w:p>
    <w:p w14:paraId="5D42C569" w14:textId="77777777" w:rsidR="0008731D" w:rsidRDefault="0008731D">
      <w:pPr>
        <w:pStyle w:val="CodeBlock"/>
        <w:rPr>
          <w:ins w:id="1031" w:author="Aleksandrs Zeļikovičs" w:date="2014-09-04T18:00:00Z"/>
          <w:color w:val="000000"/>
          <w:highlight w:val="white"/>
        </w:rPr>
        <w:pPrChange w:id="1032" w:author="Aleksandrs Zeļikovičs" w:date="2014-09-04T18:01:00Z">
          <w:pPr>
            <w:autoSpaceDE w:val="0"/>
            <w:autoSpaceDN w:val="0"/>
            <w:adjustRightInd w:val="0"/>
            <w:spacing w:before="0" w:after="0" w:line="240" w:lineRule="auto"/>
            <w:jc w:val="left"/>
          </w:pPr>
        </w:pPrChange>
      </w:pPr>
      <w:ins w:id="1033" w:author="Aleksandrs Zeļikovičs" w:date="2014-09-04T18:00:00Z">
        <w:r>
          <w:rPr>
            <w:color w:val="0000FF"/>
            <w:highlight w:val="white"/>
          </w:rPr>
          <w:t xml:space="preserve">        &lt;/</w:t>
        </w:r>
        <w:r>
          <w:rPr>
            <w:highlight w:val="white"/>
          </w:rPr>
          <w:t>services</w:t>
        </w:r>
        <w:r>
          <w:rPr>
            <w:color w:val="0000FF"/>
            <w:highlight w:val="white"/>
          </w:rPr>
          <w:t>&gt;</w:t>
        </w:r>
      </w:ins>
    </w:p>
    <w:p w14:paraId="659C23FC" w14:textId="77777777" w:rsidR="0008731D" w:rsidRDefault="0008731D">
      <w:pPr>
        <w:pStyle w:val="CodeBlock"/>
        <w:rPr>
          <w:ins w:id="1034" w:author="Aleksandrs Zeļikovičs" w:date="2014-09-04T18:00:00Z"/>
          <w:color w:val="000000"/>
          <w:highlight w:val="white"/>
        </w:rPr>
        <w:pPrChange w:id="1035" w:author="Aleksandrs Zeļikovičs" w:date="2014-09-04T18:01:00Z">
          <w:pPr>
            <w:autoSpaceDE w:val="0"/>
            <w:autoSpaceDN w:val="0"/>
            <w:adjustRightInd w:val="0"/>
            <w:spacing w:before="0" w:after="0" w:line="240" w:lineRule="auto"/>
            <w:jc w:val="left"/>
          </w:pPr>
        </w:pPrChange>
      </w:pPr>
      <w:ins w:id="1036" w:author="Aleksandrs Zeļikovičs" w:date="2014-09-04T18:00:00Z">
        <w:r>
          <w:rPr>
            <w:color w:val="0000FF"/>
            <w:highlight w:val="white"/>
          </w:rPr>
          <w:t xml:space="preserve">        &lt;</w:t>
        </w:r>
        <w:r>
          <w:rPr>
            <w:highlight w:val="white"/>
          </w:rPr>
          <w:t>diagnostics</w:t>
        </w:r>
        <w:r>
          <w:rPr>
            <w:color w:val="0000FF"/>
            <w:highlight w:val="white"/>
          </w:rPr>
          <w:t>&gt;</w:t>
        </w:r>
      </w:ins>
    </w:p>
    <w:p w14:paraId="321D6865" w14:textId="77777777" w:rsidR="0008731D" w:rsidRDefault="0008731D">
      <w:pPr>
        <w:pStyle w:val="CodeBlock"/>
        <w:rPr>
          <w:ins w:id="1037" w:author="Aleksandrs Zeļikovičs" w:date="2014-09-04T18:00:00Z"/>
          <w:color w:val="000000"/>
          <w:highlight w:val="white"/>
        </w:rPr>
        <w:pPrChange w:id="1038" w:author="Aleksandrs Zeļikovičs" w:date="2014-09-04T18:01:00Z">
          <w:pPr>
            <w:autoSpaceDE w:val="0"/>
            <w:autoSpaceDN w:val="0"/>
            <w:adjustRightInd w:val="0"/>
            <w:spacing w:before="0" w:after="0" w:line="240" w:lineRule="auto"/>
            <w:jc w:val="left"/>
          </w:pPr>
        </w:pPrChange>
      </w:pPr>
      <w:ins w:id="1039" w:author="Aleksandrs Zeļikovičs" w:date="2014-09-04T18:00:00Z">
        <w:r>
          <w:rPr>
            <w:color w:val="0000FF"/>
            <w:highlight w:val="white"/>
          </w:rPr>
          <w:t xml:space="preserve">            &lt;</w:t>
        </w:r>
        <w:r>
          <w:rPr>
            <w:highlight w:val="white"/>
          </w:rPr>
          <w:t>messageLogging</w:t>
        </w:r>
        <w:r>
          <w:rPr>
            <w:color w:val="0000FF"/>
            <w:highlight w:val="white"/>
          </w:rPr>
          <w:t xml:space="preserve"> </w:t>
        </w:r>
        <w:r>
          <w:rPr>
            <w:color w:val="FF0000"/>
            <w:highlight w:val="white"/>
          </w:rPr>
          <w:t>logEntireMessage</w:t>
        </w:r>
        <w:r>
          <w:rPr>
            <w:color w:val="0000FF"/>
            <w:highlight w:val="white"/>
          </w:rPr>
          <w:t>=</w:t>
        </w:r>
        <w:r>
          <w:rPr>
            <w:color w:val="000000"/>
            <w:highlight w:val="white"/>
          </w:rPr>
          <w:t>"</w:t>
        </w:r>
        <w:r>
          <w:rPr>
            <w:color w:val="0000FF"/>
            <w:highlight w:val="white"/>
          </w:rPr>
          <w:t>true</w:t>
        </w:r>
        <w:r>
          <w:rPr>
            <w:color w:val="000000"/>
            <w:highlight w:val="white"/>
          </w:rPr>
          <w:t>"</w:t>
        </w:r>
        <w:r>
          <w:rPr>
            <w:color w:val="0000FF"/>
            <w:highlight w:val="white"/>
          </w:rPr>
          <w:t xml:space="preserve"> </w:t>
        </w:r>
        <w:r>
          <w:rPr>
            <w:color w:val="FF0000"/>
            <w:highlight w:val="white"/>
          </w:rPr>
          <w:t>logMalformedMessages</w:t>
        </w:r>
        <w:r>
          <w:rPr>
            <w:color w:val="0000FF"/>
            <w:highlight w:val="white"/>
          </w:rPr>
          <w:t>=</w:t>
        </w:r>
        <w:r>
          <w:rPr>
            <w:color w:val="000000"/>
            <w:highlight w:val="white"/>
          </w:rPr>
          <w:t>"</w:t>
        </w:r>
        <w:r>
          <w:rPr>
            <w:color w:val="0000FF"/>
            <w:highlight w:val="white"/>
          </w:rPr>
          <w:t>true</w:t>
        </w:r>
        <w:r>
          <w:rPr>
            <w:color w:val="000000"/>
            <w:highlight w:val="white"/>
          </w:rPr>
          <w:t>"</w:t>
        </w:r>
        <w:r>
          <w:rPr>
            <w:color w:val="0000FF"/>
            <w:highlight w:val="white"/>
          </w:rPr>
          <w:t xml:space="preserve"> </w:t>
        </w:r>
        <w:r>
          <w:rPr>
            <w:color w:val="FF0000"/>
            <w:highlight w:val="white"/>
          </w:rPr>
          <w:t>logMessagesAtServiceLevel</w:t>
        </w:r>
        <w:r>
          <w:rPr>
            <w:color w:val="0000FF"/>
            <w:highlight w:val="white"/>
          </w:rPr>
          <w:t>=</w:t>
        </w:r>
        <w:r>
          <w:rPr>
            <w:color w:val="000000"/>
            <w:highlight w:val="white"/>
          </w:rPr>
          <w:t>"</w:t>
        </w:r>
        <w:r>
          <w:rPr>
            <w:color w:val="0000FF"/>
            <w:highlight w:val="white"/>
          </w:rPr>
          <w:t>true</w:t>
        </w:r>
        <w:r>
          <w:rPr>
            <w:color w:val="000000"/>
            <w:highlight w:val="white"/>
          </w:rPr>
          <w:t>"</w:t>
        </w:r>
        <w:r>
          <w:rPr>
            <w:color w:val="0000FF"/>
            <w:highlight w:val="white"/>
          </w:rPr>
          <w:t xml:space="preserve"> </w:t>
        </w:r>
        <w:r>
          <w:rPr>
            <w:color w:val="FF0000"/>
            <w:highlight w:val="white"/>
          </w:rPr>
          <w:t>logMessagesAtTransportLevel</w:t>
        </w:r>
        <w:r>
          <w:rPr>
            <w:color w:val="0000FF"/>
            <w:highlight w:val="white"/>
          </w:rPr>
          <w:t>=</w:t>
        </w:r>
        <w:r>
          <w:rPr>
            <w:color w:val="000000"/>
            <w:highlight w:val="white"/>
          </w:rPr>
          <w:t>"</w:t>
        </w:r>
        <w:r>
          <w:rPr>
            <w:color w:val="0000FF"/>
            <w:highlight w:val="white"/>
          </w:rPr>
          <w:t>false</w:t>
        </w:r>
        <w:r>
          <w:rPr>
            <w:color w:val="000000"/>
            <w:highlight w:val="white"/>
          </w:rPr>
          <w:t>"</w:t>
        </w:r>
        <w:r>
          <w:rPr>
            <w:color w:val="0000FF"/>
            <w:highlight w:val="white"/>
          </w:rPr>
          <w:t xml:space="preserve"> /&gt;</w:t>
        </w:r>
      </w:ins>
    </w:p>
    <w:p w14:paraId="2D3AA91C" w14:textId="77777777" w:rsidR="0008731D" w:rsidRDefault="0008731D">
      <w:pPr>
        <w:pStyle w:val="CodeBlock"/>
        <w:rPr>
          <w:ins w:id="1040" w:author="Aleksandrs Zeļikovičs" w:date="2014-09-04T18:00:00Z"/>
          <w:color w:val="000000"/>
          <w:highlight w:val="white"/>
        </w:rPr>
        <w:pPrChange w:id="1041" w:author="Aleksandrs Zeļikovičs" w:date="2014-09-04T18:01:00Z">
          <w:pPr>
            <w:autoSpaceDE w:val="0"/>
            <w:autoSpaceDN w:val="0"/>
            <w:adjustRightInd w:val="0"/>
            <w:spacing w:before="0" w:after="0" w:line="240" w:lineRule="auto"/>
            <w:jc w:val="left"/>
          </w:pPr>
        </w:pPrChange>
      </w:pPr>
      <w:ins w:id="1042" w:author="Aleksandrs Zeļikovičs" w:date="2014-09-04T18:00:00Z">
        <w:r>
          <w:rPr>
            <w:color w:val="0000FF"/>
            <w:highlight w:val="white"/>
          </w:rPr>
          <w:t xml:space="preserve">        &lt;/</w:t>
        </w:r>
        <w:r>
          <w:rPr>
            <w:highlight w:val="white"/>
          </w:rPr>
          <w:t>diagnostics</w:t>
        </w:r>
        <w:r>
          <w:rPr>
            <w:color w:val="0000FF"/>
            <w:highlight w:val="white"/>
          </w:rPr>
          <w:t>&gt;</w:t>
        </w:r>
      </w:ins>
    </w:p>
    <w:p w14:paraId="3E765669" w14:textId="77777777" w:rsidR="0008731D" w:rsidRDefault="0008731D">
      <w:pPr>
        <w:pStyle w:val="CodeBlock"/>
        <w:rPr>
          <w:ins w:id="1043" w:author="Aleksandrs Zeļikovičs" w:date="2014-09-04T18:00:00Z"/>
          <w:color w:val="000000"/>
          <w:highlight w:val="white"/>
        </w:rPr>
        <w:pPrChange w:id="1044" w:author="Aleksandrs Zeļikovičs" w:date="2014-09-04T18:01:00Z">
          <w:pPr>
            <w:autoSpaceDE w:val="0"/>
            <w:autoSpaceDN w:val="0"/>
            <w:adjustRightInd w:val="0"/>
            <w:spacing w:before="0" w:after="0" w:line="240" w:lineRule="auto"/>
            <w:jc w:val="left"/>
          </w:pPr>
        </w:pPrChange>
      </w:pPr>
      <w:ins w:id="1045" w:author="Aleksandrs Zeļikovičs" w:date="2014-09-04T18:00:00Z">
        <w:r>
          <w:rPr>
            <w:color w:val="0000FF"/>
            <w:highlight w:val="white"/>
          </w:rPr>
          <w:t xml:space="preserve">        &lt;</w:t>
        </w:r>
        <w:r>
          <w:rPr>
            <w:highlight w:val="white"/>
          </w:rPr>
          <w:t>behaviors</w:t>
        </w:r>
        <w:r>
          <w:rPr>
            <w:color w:val="0000FF"/>
            <w:highlight w:val="white"/>
          </w:rPr>
          <w:t>&gt;</w:t>
        </w:r>
      </w:ins>
    </w:p>
    <w:p w14:paraId="5CDDDFAC" w14:textId="77777777" w:rsidR="0008731D" w:rsidRDefault="0008731D">
      <w:pPr>
        <w:pStyle w:val="CodeBlock"/>
        <w:rPr>
          <w:ins w:id="1046" w:author="Aleksandrs Zeļikovičs" w:date="2014-09-04T18:00:00Z"/>
          <w:color w:val="000000"/>
          <w:highlight w:val="white"/>
        </w:rPr>
        <w:pPrChange w:id="1047" w:author="Aleksandrs Zeļikovičs" w:date="2014-09-04T18:01:00Z">
          <w:pPr>
            <w:autoSpaceDE w:val="0"/>
            <w:autoSpaceDN w:val="0"/>
            <w:adjustRightInd w:val="0"/>
            <w:spacing w:before="0" w:after="0" w:line="240" w:lineRule="auto"/>
            <w:jc w:val="left"/>
          </w:pPr>
        </w:pPrChange>
      </w:pPr>
      <w:ins w:id="1048" w:author="Aleksandrs Zeļikovičs" w:date="2014-09-04T18:00:00Z">
        <w:r>
          <w:rPr>
            <w:color w:val="0000FF"/>
            <w:highlight w:val="white"/>
          </w:rPr>
          <w:t xml:space="preserve">            &lt;</w:t>
        </w:r>
        <w:r>
          <w:rPr>
            <w:highlight w:val="white"/>
          </w:rPr>
          <w:t>serviceBehaviors</w:t>
        </w:r>
        <w:r>
          <w:rPr>
            <w:color w:val="0000FF"/>
            <w:highlight w:val="white"/>
          </w:rPr>
          <w:t>&gt;</w:t>
        </w:r>
      </w:ins>
    </w:p>
    <w:p w14:paraId="6DFF0AC7" w14:textId="1E5F2F5A" w:rsidR="0008731D" w:rsidRDefault="0008731D">
      <w:pPr>
        <w:pStyle w:val="CodeBlock"/>
        <w:rPr>
          <w:ins w:id="1049" w:author="Aleksandrs Zeļikovičs" w:date="2014-09-04T18:00:00Z"/>
          <w:color w:val="000000"/>
          <w:highlight w:val="white"/>
        </w:rPr>
        <w:pPrChange w:id="1050" w:author="Aleksandrs Zeļikovičs" w:date="2014-09-04T18:01:00Z">
          <w:pPr>
            <w:autoSpaceDE w:val="0"/>
            <w:autoSpaceDN w:val="0"/>
            <w:adjustRightInd w:val="0"/>
            <w:spacing w:before="0" w:after="0" w:line="240" w:lineRule="auto"/>
            <w:jc w:val="left"/>
          </w:pPr>
        </w:pPrChange>
      </w:pPr>
      <w:ins w:id="1051" w:author="Aleksandrs Zeļikovičs" w:date="2014-09-04T18:00:00Z">
        <w:r>
          <w:rPr>
            <w:color w:val="0000FF"/>
            <w:highlight w:val="white"/>
          </w:rPr>
          <w:t xml:space="preserve">                &lt;</w:t>
        </w:r>
        <w:r>
          <w:rPr>
            <w:highlight w:val="white"/>
          </w:rPr>
          <w:t>behavior</w:t>
        </w:r>
        <w:r>
          <w:rPr>
            <w:color w:val="0000FF"/>
            <w:highlight w:val="white"/>
          </w:rPr>
          <w:t xml:space="preserve"> </w:t>
        </w:r>
        <w:r>
          <w:rPr>
            <w:color w:val="FF0000"/>
            <w:highlight w:val="white"/>
          </w:rPr>
          <w:t>name</w:t>
        </w:r>
        <w:r>
          <w:rPr>
            <w:color w:val="0000FF"/>
            <w:highlight w:val="white"/>
          </w:rPr>
          <w:t>=</w:t>
        </w:r>
        <w:r>
          <w:rPr>
            <w:color w:val="000000"/>
            <w:highlight w:val="white"/>
          </w:rPr>
          <w:t>"</w:t>
        </w:r>
      </w:ins>
      <w:ins w:id="1052" w:author="Aleksandrs Zeļikovičs" w:date="2014-09-04T18:01:00Z">
        <w:r>
          <w:rPr>
            <w:color w:val="0000FF"/>
            <w:highlight w:val="white"/>
          </w:rPr>
          <w:t>EVES</w:t>
        </w:r>
      </w:ins>
      <w:ins w:id="1053" w:author="Aleksandrs Zeļikovičs" w:date="2014-09-04T18:00:00Z">
        <w:r>
          <w:rPr>
            <w:color w:val="000000"/>
            <w:highlight w:val="white"/>
          </w:rPr>
          <w:t>"</w:t>
        </w:r>
        <w:r>
          <w:rPr>
            <w:color w:val="0000FF"/>
            <w:highlight w:val="white"/>
          </w:rPr>
          <w:t>&gt;</w:t>
        </w:r>
      </w:ins>
    </w:p>
    <w:p w14:paraId="6C4D73D2" w14:textId="77777777" w:rsidR="0008731D" w:rsidRDefault="0008731D">
      <w:pPr>
        <w:pStyle w:val="CodeBlock"/>
        <w:rPr>
          <w:ins w:id="1054" w:author="Aleksandrs Zeļikovičs" w:date="2014-09-04T18:00:00Z"/>
          <w:color w:val="000000"/>
          <w:highlight w:val="white"/>
        </w:rPr>
        <w:pPrChange w:id="1055" w:author="Aleksandrs Zeļikovičs" w:date="2014-09-04T18:01:00Z">
          <w:pPr>
            <w:autoSpaceDE w:val="0"/>
            <w:autoSpaceDN w:val="0"/>
            <w:adjustRightInd w:val="0"/>
            <w:spacing w:before="0" w:after="0" w:line="240" w:lineRule="auto"/>
            <w:jc w:val="left"/>
          </w:pPr>
        </w:pPrChange>
      </w:pPr>
      <w:ins w:id="1056" w:author="Aleksandrs Zeļikovičs" w:date="2014-09-04T18:00:00Z">
        <w:r>
          <w:rPr>
            <w:color w:val="0000FF"/>
            <w:highlight w:val="white"/>
          </w:rPr>
          <w:t xml:space="preserve">                    &lt;</w:t>
        </w:r>
        <w:r>
          <w:rPr>
            <w:highlight w:val="white"/>
          </w:rPr>
          <w:t>serviceDebug</w:t>
        </w:r>
        <w:r>
          <w:rPr>
            <w:color w:val="0000FF"/>
            <w:highlight w:val="white"/>
          </w:rPr>
          <w:t xml:space="preserve"> </w:t>
        </w:r>
        <w:r>
          <w:rPr>
            <w:color w:val="FF0000"/>
            <w:highlight w:val="white"/>
          </w:rPr>
          <w:t>includeExceptionDetailInFaults</w:t>
        </w:r>
        <w:r>
          <w:rPr>
            <w:color w:val="0000FF"/>
            <w:highlight w:val="white"/>
          </w:rPr>
          <w:t>=</w:t>
        </w:r>
        <w:r>
          <w:rPr>
            <w:color w:val="000000"/>
            <w:highlight w:val="white"/>
          </w:rPr>
          <w:t>"</w:t>
        </w:r>
        <w:r>
          <w:rPr>
            <w:color w:val="0000FF"/>
            <w:highlight w:val="white"/>
          </w:rPr>
          <w:t>true</w:t>
        </w:r>
        <w:r>
          <w:rPr>
            <w:color w:val="000000"/>
            <w:highlight w:val="white"/>
          </w:rPr>
          <w:t>"</w:t>
        </w:r>
        <w:r>
          <w:rPr>
            <w:color w:val="0000FF"/>
            <w:highlight w:val="white"/>
          </w:rPr>
          <w:t xml:space="preserve"> /&gt;</w:t>
        </w:r>
      </w:ins>
    </w:p>
    <w:p w14:paraId="72611F1F" w14:textId="77777777" w:rsidR="0008731D" w:rsidRDefault="0008731D">
      <w:pPr>
        <w:pStyle w:val="CodeBlock"/>
        <w:rPr>
          <w:ins w:id="1057" w:author="Aleksandrs Zeļikovičs" w:date="2014-09-04T18:00:00Z"/>
          <w:color w:val="000000"/>
          <w:highlight w:val="white"/>
        </w:rPr>
        <w:pPrChange w:id="1058" w:author="Aleksandrs Zeļikovičs" w:date="2014-09-04T18:01:00Z">
          <w:pPr>
            <w:autoSpaceDE w:val="0"/>
            <w:autoSpaceDN w:val="0"/>
            <w:adjustRightInd w:val="0"/>
            <w:spacing w:before="0" w:after="0" w:line="240" w:lineRule="auto"/>
            <w:jc w:val="left"/>
          </w:pPr>
        </w:pPrChange>
      </w:pPr>
      <w:ins w:id="1059" w:author="Aleksandrs Zeļikovičs" w:date="2014-09-04T18:00:00Z">
        <w:r>
          <w:rPr>
            <w:color w:val="0000FF"/>
            <w:highlight w:val="white"/>
          </w:rPr>
          <w:t xml:space="preserve">                &lt;/</w:t>
        </w:r>
        <w:r>
          <w:rPr>
            <w:highlight w:val="white"/>
          </w:rPr>
          <w:t>behavior</w:t>
        </w:r>
        <w:r>
          <w:rPr>
            <w:color w:val="0000FF"/>
            <w:highlight w:val="white"/>
          </w:rPr>
          <w:t>&gt;</w:t>
        </w:r>
      </w:ins>
    </w:p>
    <w:p w14:paraId="12F3CE64" w14:textId="77777777" w:rsidR="0008731D" w:rsidRDefault="0008731D">
      <w:pPr>
        <w:pStyle w:val="CodeBlock"/>
        <w:rPr>
          <w:ins w:id="1060" w:author="Aleksandrs Zeļikovičs" w:date="2014-09-04T18:00:00Z"/>
          <w:color w:val="000000"/>
          <w:highlight w:val="white"/>
        </w:rPr>
        <w:pPrChange w:id="1061" w:author="Aleksandrs Zeļikovičs" w:date="2014-09-04T18:01:00Z">
          <w:pPr>
            <w:autoSpaceDE w:val="0"/>
            <w:autoSpaceDN w:val="0"/>
            <w:adjustRightInd w:val="0"/>
            <w:spacing w:before="0" w:after="0" w:line="240" w:lineRule="auto"/>
            <w:jc w:val="left"/>
          </w:pPr>
        </w:pPrChange>
      </w:pPr>
      <w:ins w:id="1062" w:author="Aleksandrs Zeļikovičs" w:date="2014-09-04T18:00:00Z">
        <w:r>
          <w:rPr>
            <w:color w:val="0000FF"/>
            <w:highlight w:val="white"/>
          </w:rPr>
          <w:t xml:space="preserve">            &lt;/</w:t>
        </w:r>
        <w:r>
          <w:rPr>
            <w:highlight w:val="white"/>
          </w:rPr>
          <w:t>serviceBehaviors</w:t>
        </w:r>
        <w:r>
          <w:rPr>
            <w:color w:val="0000FF"/>
            <w:highlight w:val="white"/>
          </w:rPr>
          <w:t>&gt;</w:t>
        </w:r>
      </w:ins>
    </w:p>
    <w:p w14:paraId="2E419BFC" w14:textId="77777777" w:rsidR="0008731D" w:rsidRDefault="0008731D">
      <w:pPr>
        <w:pStyle w:val="CodeBlock"/>
        <w:rPr>
          <w:ins w:id="1063" w:author="Aleksandrs Zeļikovičs" w:date="2014-09-04T18:00:00Z"/>
          <w:color w:val="000000"/>
          <w:highlight w:val="white"/>
        </w:rPr>
        <w:pPrChange w:id="1064" w:author="Aleksandrs Zeļikovičs" w:date="2014-09-04T18:01:00Z">
          <w:pPr>
            <w:autoSpaceDE w:val="0"/>
            <w:autoSpaceDN w:val="0"/>
            <w:adjustRightInd w:val="0"/>
            <w:spacing w:before="0" w:after="0" w:line="240" w:lineRule="auto"/>
            <w:jc w:val="left"/>
          </w:pPr>
        </w:pPrChange>
      </w:pPr>
    </w:p>
    <w:p w14:paraId="2609DB3B" w14:textId="77777777" w:rsidR="0008731D" w:rsidRDefault="0008731D">
      <w:pPr>
        <w:pStyle w:val="CodeBlock"/>
        <w:rPr>
          <w:ins w:id="1065" w:author="Aleksandrs Zeļikovičs" w:date="2014-09-04T18:00:00Z"/>
          <w:color w:val="000000"/>
          <w:highlight w:val="white"/>
        </w:rPr>
        <w:pPrChange w:id="1066" w:author="Aleksandrs Zeļikovičs" w:date="2014-09-04T18:01:00Z">
          <w:pPr>
            <w:autoSpaceDE w:val="0"/>
            <w:autoSpaceDN w:val="0"/>
            <w:adjustRightInd w:val="0"/>
            <w:spacing w:before="0" w:after="0" w:line="240" w:lineRule="auto"/>
            <w:jc w:val="left"/>
          </w:pPr>
        </w:pPrChange>
      </w:pPr>
      <w:ins w:id="1067" w:author="Aleksandrs Zeļikovičs" w:date="2014-09-04T18:00:00Z">
        <w:r>
          <w:rPr>
            <w:color w:val="0000FF"/>
            <w:highlight w:val="white"/>
          </w:rPr>
          <w:t xml:space="preserve">            &lt;</w:t>
        </w:r>
        <w:r>
          <w:rPr>
            <w:highlight w:val="white"/>
          </w:rPr>
          <w:t>endpointBehaviors</w:t>
        </w:r>
        <w:r>
          <w:rPr>
            <w:color w:val="0000FF"/>
            <w:highlight w:val="white"/>
          </w:rPr>
          <w:t>&gt;</w:t>
        </w:r>
      </w:ins>
    </w:p>
    <w:p w14:paraId="632C2140" w14:textId="77777777" w:rsidR="0008731D" w:rsidRDefault="0008731D">
      <w:pPr>
        <w:pStyle w:val="CodeBlock"/>
        <w:rPr>
          <w:ins w:id="1068" w:author="Aleksandrs Zeļikovičs" w:date="2014-09-04T18:00:00Z"/>
          <w:color w:val="000000"/>
          <w:highlight w:val="white"/>
        </w:rPr>
        <w:pPrChange w:id="1069" w:author="Aleksandrs Zeļikovičs" w:date="2014-09-04T18:01:00Z">
          <w:pPr>
            <w:autoSpaceDE w:val="0"/>
            <w:autoSpaceDN w:val="0"/>
            <w:adjustRightInd w:val="0"/>
            <w:spacing w:before="0" w:after="0" w:line="240" w:lineRule="auto"/>
            <w:jc w:val="left"/>
          </w:pPr>
        </w:pPrChange>
      </w:pPr>
      <w:ins w:id="1070" w:author="Aleksandrs Zeļikovičs" w:date="2014-09-04T18:00:00Z">
        <w:r>
          <w:rPr>
            <w:color w:val="0000FF"/>
            <w:highlight w:val="white"/>
          </w:rPr>
          <w:t xml:space="preserve">                &lt;</w:t>
        </w:r>
        <w:r>
          <w:rPr>
            <w:highlight w:val="white"/>
          </w:rPr>
          <w:t>behavior</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NewBehavior0</w:t>
        </w:r>
        <w:r>
          <w:rPr>
            <w:color w:val="000000"/>
            <w:highlight w:val="white"/>
          </w:rPr>
          <w:t>"</w:t>
        </w:r>
        <w:r>
          <w:rPr>
            <w:color w:val="0000FF"/>
            <w:highlight w:val="white"/>
          </w:rPr>
          <w:t>&gt;</w:t>
        </w:r>
      </w:ins>
    </w:p>
    <w:p w14:paraId="2F0484A5" w14:textId="77777777" w:rsidR="0008731D" w:rsidRDefault="0008731D">
      <w:pPr>
        <w:pStyle w:val="CodeBlock"/>
        <w:rPr>
          <w:ins w:id="1071" w:author="Aleksandrs Zeļikovičs" w:date="2014-09-04T18:00:00Z"/>
          <w:color w:val="000000"/>
          <w:highlight w:val="white"/>
        </w:rPr>
        <w:pPrChange w:id="1072" w:author="Aleksandrs Zeļikovičs" w:date="2014-09-04T18:01:00Z">
          <w:pPr>
            <w:autoSpaceDE w:val="0"/>
            <w:autoSpaceDN w:val="0"/>
            <w:adjustRightInd w:val="0"/>
            <w:spacing w:before="0" w:after="0" w:line="240" w:lineRule="auto"/>
            <w:jc w:val="left"/>
          </w:pPr>
        </w:pPrChange>
      </w:pPr>
      <w:ins w:id="1073" w:author="Aleksandrs Zeļikovičs" w:date="2014-09-04T18:00:00Z">
        <w:r>
          <w:rPr>
            <w:color w:val="0000FF"/>
            <w:highlight w:val="white"/>
          </w:rPr>
          <w:t xml:space="preserve">                    &lt;</w:t>
        </w:r>
        <w:r>
          <w:rPr>
            <w:highlight w:val="white"/>
          </w:rPr>
          <w:t>WsdlExport</w:t>
        </w:r>
        <w:r>
          <w:rPr>
            <w:color w:val="0000FF"/>
            <w:highlight w:val="white"/>
          </w:rPr>
          <w:t xml:space="preserve"> </w:t>
        </w:r>
        <w:r>
          <w:rPr>
            <w:color w:val="FF0000"/>
            <w:highlight w:val="white"/>
          </w:rPr>
          <w:t>serviceName</w:t>
        </w:r>
        <w:r>
          <w:rPr>
            <w:color w:val="0000FF"/>
            <w:highlight w:val="white"/>
          </w:rPr>
          <w:t>=</w:t>
        </w:r>
        <w:r>
          <w:rPr>
            <w:color w:val="000000"/>
            <w:highlight w:val="white"/>
          </w:rPr>
          <w:t>"</w:t>
        </w:r>
        <w:r>
          <w:rPr>
            <w:color w:val="0000FF"/>
            <w:highlight w:val="white"/>
          </w:rPr>
          <w:t>serviceName111</w:t>
        </w:r>
        <w:r>
          <w:rPr>
            <w:color w:val="000000"/>
            <w:highlight w:val="white"/>
          </w:rPr>
          <w:t>"</w:t>
        </w:r>
        <w:r>
          <w:rPr>
            <w:color w:val="0000FF"/>
            <w:highlight w:val="white"/>
          </w:rPr>
          <w:t xml:space="preserve"> /&gt;</w:t>
        </w:r>
      </w:ins>
    </w:p>
    <w:p w14:paraId="5B617319" w14:textId="77777777" w:rsidR="0008731D" w:rsidRDefault="0008731D">
      <w:pPr>
        <w:pStyle w:val="CodeBlock"/>
        <w:rPr>
          <w:ins w:id="1074" w:author="Aleksandrs Zeļikovičs" w:date="2014-09-04T18:00:00Z"/>
          <w:color w:val="000000"/>
          <w:highlight w:val="white"/>
        </w:rPr>
        <w:pPrChange w:id="1075" w:author="Aleksandrs Zeļikovičs" w:date="2014-09-04T18:01:00Z">
          <w:pPr>
            <w:autoSpaceDE w:val="0"/>
            <w:autoSpaceDN w:val="0"/>
            <w:adjustRightInd w:val="0"/>
            <w:spacing w:before="0" w:after="0" w:line="240" w:lineRule="auto"/>
            <w:jc w:val="left"/>
          </w:pPr>
        </w:pPrChange>
      </w:pPr>
      <w:ins w:id="1076" w:author="Aleksandrs Zeļikovičs" w:date="2014-09-04T18:00:00Z">
        <w:r>
          <w:rPr>
            <w:color w:val="0000FF"/>
            <w:highlight w:val="white"/>
          </w:rPr>
          <w:t xml:space="preserve">                &lt;/</w:t>
        </w:r>
        <w:r>
          <w:rPr>
            <w:highlight w:val="white"/>
          </w:rPr>
          <w:t>behavior</w:t>
        </w:r>
        <w:r>
          <w:rPr>
            <w:color w:val="0000FF"/>
            <w:highlight w:val="white"/>
          </w:rPr>
          <w:t>&gt;</w:t>
        </w:r>
      </w:ins>
    </w:p>
    <w:p w14:paraId="44897906" w14:textId="77777777" w:rsidR="0008731D" w:rsidRDefault="0008731D">
      <w:pPr>
        <w:pStyle w:val="CodeBlock"/>
        <w:rPr>
          <w:ins w:id="1077" w:author="Aleksandrs Zeļikovičs" w:date="2014-09-04T18:00:00Z"/>
          <w:color w:val="000000"/>
          <w:highlight w:val="white"/>
        </w:rPr>
        <w:pPrChange w:id="1078" w:author="Aleksandrs Zeļikovičs" w:date="2014-09-04T18:01:00Z">
          <w:pPr>
            <w:autoSpaceDE w:val="0"/>
            <w:autoSpaceDN w:val="0"/>
            <w:adjustRightInd w:val="0"/>
            <w:spacing w:before="0" w:after="0" w:line="240" w:lineRule="auto"/>
            <w:jc w:val="left"/>
          </w:pPr>
        </w:pPrChange>
      </w:pPr>
      <w:ins w:id="1079" w:author="Aleksandrs Zeļikovičs" w:date="2014-09-04T18:00:00Z">
        <w:r>
          <w:rPr>
            <w:color w:val="0000FF"/>
            <w:highlight w:val="white"/>
          </w:rPr>
          <w:t xml:space="preserve">            &lt;/</w:t>
        </w:r>
        <w:r>
          <w:rPr>
            <w:highlight w:val="white"/>
          </w:rPr>
          <w:t>endpointBehaviors</w:t>
        </w:r>
        <w:r>
          <w:rPr>
            <w:color w:val="0000FF"/>
            <w:highlight w:val="white"/>
          </w:rPr>
          <w:t>&gt;</w:t>
        </w:r>
      </w:ins>
    </w:p>
    <w:p w14:paraId="68F4A714" w14:textId="77777777" w:rsidR="0008731D" w:rsidRDefault="0008731D">
      <w:pPr>
        <w:pStyle w:val="CodeBlock"/>
        <w:rPr>
          <w:ins w:id="1080" w:author="Aleksandrs Zeļikovičs" w:date="2014-09-04T18:00:00Z"/>
          <w:color w:val="000000"/>
          <w:highlight w:val="white"/>
        </w:rPr>
        <w:pPrChange w:id="1081" w:author="Aleksandrs Zeļikovičs" w:date="2014-09-04T18:01:00Z">
          <w:pPr>
            <w:autoSpaceDE w:val="0"/>
            <w:autoSpaceDN w:val="0"/>
            <w:adjustRightInd w:val="0"/>
            <w:spacing w:before="0" w:after="0" w:line="240" w:lineRule="auto"/>
            <w:jc w:val="left"/>
          </w:pPr>
        </w:pPrChange>
      </w:pPr>
      <w:ins w:id="1082" w:author="Aleksandrs Zeļikovičs" w:date="2014-09-04T18:00:00Z">
        <w:r>
          <w:rPr>
            <w:color w:val="0000FF"/>
            <w:highlight w:val="white"/>
          </w:rPr>
          <w:t xml:space="preserve">        &lt;/</w:t>
        </w:r>
        <w:r>
          <w:rPr>
            <w:highlight w:val="white"/>
          </w:rPr>
          <w:t>behaviors</w:t>
        </w:r>
        <w:r>
          <w:rPr>
            <w:color w:val="0000FF"/>
            <w:highlight w:val="white"/>
          </w:rPr>
          <w:t>&gt;</w:t>
        </w:r>
      </w:ins>
    </w:p>
    <w:p w14:paraId="0CBAAA8C" w14:textId="77777777" w:rsidR="0008731D" w:rsidRDefault="0008731D">
      <w:pPr>
        <w:pStyle w:val="CodeBlock"/>
        <w:rPr>
          <w:ins w:id="1083" w:author="Aleksandrs Zeļikovičs" w:date="2014-09-04T18:00:00Z"/>
          <w:color w:val="000000"/>
          <w:highlight w:val="white"/>
        </w:rPr>
        <w:pPrChange w:id="1084" w:author="Aleksandrs Zeļikovičs" w:date="2014-09-04T18:01:00Z">
          <w:pPr>
            <w:autoSpaceDE w:val="0"/>
            <w:autoSpaceDN w:val="0"/>
            <w:adjustRightInd w:val="0"/>
            <w:spacing w:before="0" w:after="0" w:line="240" w:lineRule="auto"/>
            <w:jc w:val="left"/>
          </w:pPr>
        </w:pPrChange>
      </w:pPr>
    </w:p>
    <w:p w14:paraId="702D6F22" w14:textId="77777777" w:rsidR="0008731D" w:rsidRDefault="0008731D">
      <w:pPr>
        <w:pStyle w:val="CodeBlock"/>
        <w:rPr>
          <w:ins w:id="1085" w:author="Aleksandrs Zeļikovičs" w:date="2014-09-04T18:00:00Z"/>
          <w:color w:val="000000"/>
          <w:highlight w:val="white"/>
        </w:rPr>
        <w:pPrChange w:id="1086" w:author="Aleksandrs Zeļikovičs" w:date="2014-09-04T18:01:00Z">
          <w:pPr>
            <w:autoSpaceDE w:val="0"/>
            <w:autoSpaceDN w:val="0"/>
            <w:adjustRightInd w:val="0"/>
            <w:spacing w:before="0" w:after="0" w:line="240" w:lineRule="auto"/>
            <w:jc w:val="left"/>
          </w:pPr>
        </w:pPrChange>
      </w:pPr>
      <w:ins w:id="1087" w:author="Aleksandrs Zeļikovičs" w:date="2014-09-04T18:00:00Z">
        <w:r>
          <w:rPr>
            <w:color w:val="0000FF"/>
            <w:highlight w:val="white"/>
          </w:rPr>
          <w:t xml:space="preserve">        &lt;</w:t>
        </w:r>
        <w:r>
          <w:rPr>
            <w:highlight w:val="white"/>
          </w:rPr>
          <w:t>extensions</w:t>
        </w:r>
        <w:r>
          <w:rPr>
            <w:color w:val="0000FF"/>
            <w:highlight w:val="white"/>
          </w:rPr>
          <w:t>&gt;</w:t>
        </w:r>
      </w:ins>
    </w:p>
    <w:p w14:paraId="1A0D66FC" w14:textId="77777777" w:rsidR="0008731D" w:rsidRDefault="0008731D">
      <w:pPr>
        <w:pStyle w:val="CodeBlock"/>
        <w:rPr>
          <w:ins w:id="1088" w:author="Aleksandrs Zeļikovičs" w:date="2014-09-04T18:00:00Z"/>
          <w:color w:val="000000"/>
          <w:highlight w:val="white"/>
        </w:rPr>
        <w:pPrChange w:id="1089" w:author="Aleksandrs Zeļikovičs" w:date="2014-09-04T18:01:00Z">
          <w:pPr>
            <w:autoSpaceDE w:val="0"/>
            <w:autoSpaceDN w:val="0"/>
            <w:adjustRightInd w:val="0"/>
            <w:spacing w:before="0" w:after="0" w:line="240" w:lineRule="auto"/>
            <w:jc w:val="left"/>
          </w:pPr>
        </w:pPrChange>
      </w:pPr>
      <w:ins w:id="1090" w:author="Aleksandrs Zeļikovičs" w:date="2014-09-04T18:00:00Z">
        <w:r>
          <w:rPr>
            <w:color w:val="0000FF"/>
            <w:highlight w:val="white"/>
          </w:rPr>
          <w:t xml:space="preserve">            &lt;</w:t>
        </w:r>
        <w:r>
          <w:rPr>
            <w:highlight w:val="white"/>
          </w:rPr>
          <w:t>behaviorExtensions</w:t>
        </w:r>
        <w:r>
          <w:rPr>
            <w:color w:val="0000FF"/>
            <w:highlight w:val="white"/>
          </w:rPr>
          <w:t>&gt;</w:t>
        </w:r>
      </w:ins>
    </w:p>
    <w:p w14:paraId="0F34A04D" w14:textId="77777777" w:rsidR="0008731D" w:rsidRDefault="0008731D">
      <w:pPr>
        <w:pStyle w:val="CodeBlock"/>
        <w:rPr>
          <w:ins w:id="1091" w:author="Aleksandrs Zeļikovičs" w:date="2014-09-04T18:00:00Z"/>
          <w:color w:val="000000"/>
          <w:highlight w:val="white"/>
        </w:rPr>
        <w:pPrChange w:id="1092" w:author="Aleksandrs Zeļikovičs" w:date="2014-09-04T18:01:00Z">
          <w:pPr>
            <w:autoSpaceDE w:val="0"/>
            <w:autoSpaceDN w:val="0"/>
            <w:adjustRightInd w:val="0"/>
            <w:spacing w:before="0" w:after="0" w:line="240" w:lineRule="auto"/>
            <w:jc w:val="left"/>
          </w:pPr>
        </w:pPrChange>
      </w:pPr>
      <w:ins w:id="1093" w:author="Aleksandrs Zeļikovičs" w:date="2014-09-04T18:00:00Z">
        <w:r>
          <w:rPr>
            <w:color w:val="0000FF"/>
            <w:highlight w:val="white"/>
          </w:rPr>
          <w:t xml:space="preserve">                &lt;</w:t>
        </w:r>
        <w:r>
          <w:rPr>
            <w:highlight w:val="white"/>
          </w:rPr>
          <w:t>add</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WsdlExport</w:t>
        </w:r>
        <w:r>
          <w:rPr>
            <w:color w:val="000000"/>
            <w:highlight w:val="white"/>
          </w:rPr>
          <w:t>"</w:t>
        </w:r>
        <w:r>
          <w:rPr>
            <w:color w:val="0000FF"/>
            <w:highlight w:val="white"/>
          </w:rPr>
          <w:t xml:space="preserve"> </w:t>
        </w:r>
        <w:r>
          <w:rPr>
            <w:color w:val="FF0000"/>
            <w:highlight w:val="white"/>
          </w:rPr>
          <w:t>type</w:t>
        </w:r>
        <w:r>
          <w:rPr>
            <w:color w:val="0000FF"/>
            <w:highlight w:val="white"/>
          </w:rPr>
          <w:t>=</w:t>
        </w:r>
        <w:r>
          <w:rPr>
            <w:color w:val="000000"/>
            <w:highlight w:val="white"/>
          </w:rPr>
          <w:t>"</w:t>
        </w:r>
        <w:r>
          <w:rPr>
            <w:color w:val="0000FF"/>
            <w:highlight w:val="white"/>
          </w:rPr>
          <w:t>Abc.IdentityModel.Protocols.WSSecurityPolicy.WsdlFixBehavior, Abc.ServiceModel.HL7, Version=0.2.0.0, Culture=neutral, PublicKeyToken=3cf0d94c1de4c38d</w:t>
        </w:r>
        <w:r>
          <w:rPr>
            <w:color w:val="000000"/>
            <w:highlight w:val="white"/>
          </w:rPr>
          <w:t>"</w:t>
        </w:r>
        <w:r>
          <w:rPr>
            <w:color w:val="0000FF"/>
            <w:highlight w:val="white"/>
          </w:rPr>
          <w:t xml:space="preserve"> /&gt;</w:t>
        </w:r>
      </w:ins>
    </w:p>
    <w:p w14:paraId="70F659C6" w14:textId="77777777" w:rsidR="0008731D" w:rsidRDefault="0008731D">
      <w:pPr>
        <w:pStyle w:val="CodeBlock"/>
        <w:rPr>
          <w:ins w:id="1094" w:author="Aleksandrs Zeļikovičs" w:date="2014-09-04T18:00:00Z"/>
          <w:color w:val="000000"/>
          <w:highlight w:val="white"/>
        </w:rPr>
        <w:pPrChange w:id="1095" w:author="Aleksandrs Zeļikovičs" w:date="2014-09-04T18:01:00Z">
          <w:pPr>
            <w:autoSpaceDE w:val="0"/>
            <w:autoSpaceDN w:val="0"/>
            <w:adjustRightInd w:val="0"/>
            <w:spacing w:before="0" w:after="0" w:line="240" w:lineRule="auto"/>
            <w:jc w:val="left"/>
          </w:pPr>
        </w:pPrChange>
      </w:pPr>
      <w:ins w:id="1096" w:author="Aleksandrs Zeļikovičs" w:date="2014-09-04T18:00:00Z">
        <w:r>
          <w:rPr>
            <w:color w:val="0000FF"/>
            <w:highlight w:val="white"/>
          </w:rPr>
          <w:t xml:space="preserve">            &lt;/</w:t>
        </w:r>
        <w:r>
          <w:rPr>
            <w:highlight w:val="white"/>
          </w:rPr>
          <w:t>behaviorExtensions</w:t>
        </w:r>
        <w:r>
          <w:rPr>
            <w:color w:val="0000FF"/>
            <w:highlight w:val="white"/>
          </w:rPr>
          <w:t>&gt;</w:t>
        </w:r>
      </w:ins>
    </w:p>
    <w:p w14:paraId="35DEFCC9" w14:textId="77777777" w:rsidR="0008731D" w:rsidRDefault="0008731D">
      <w:pPr>
        <w:pStyle w:val="CodeBlock"/>
        <w:rPr>
          <w:ins w:id="1097" w:author="Aleksandrs Zeļikovičs" w:date="2014-09-04T18:00:00Z"/>
          <w:color w:val="000000"/>
          <w:highlight w:val="white"/>
        </w:rPr>
        <w:pPrChange w:id="1098" w:author="Aleksandrs Zeļikovičs" w:date="2014-09-04T18:01:00Z">
          <w:pPr>
            <w:autoSpaceDE w:val="0"/>
            <w:autoSpaceDN w:val="0"/>
            <w:adjustRightInd w:val="0"/>
            <w:spacing w:before="0" w:after="0" w:line="240" w:lineRule="auto"/>
            <w:jc w:val="left"/>
          </w:pPr>
        </w:pPrChange>
      </w:pPr>
      <w:ins w:id="1099" w:author="Aleksandrs Zeļikovičs" w:date="2014-09-04T18:00:00Z">
        <w:r>
          <w:rPr>
            <w:color w:val="0000FF"/>
            <w:highlight w:val="white"/>
          </w:rPr>
          <w:t xml:space="preserve">        &lt;/</w:t>
        </w:r>
        <w:r>
          <w:rPr>
            <w:highlight w:val="white"/>
          </w:rPr>
          <w:t>extensions</w:t>
        </w:r>
        <w:r>
          <w:rPr>
            <w:color w:val="0000FF"/>
            <w:highlight w:val="white"/>
          </w:rPr>
          <w:t>&gt;</w:t>
        </w:r>
      </w:ins>
    </w:p>
    <w:p w14:paraId="0A0FF7DD" w14:textId="46948E99" w:rsidR="0008731D" w:rsidRDefault="0008731D">
      <w:pPr>
        <w:pStyle w:val="CodeBlock"/>
        <w:rPr>
          <w:ins w:id="1100" w:author="Aleksandrs Zeļikovičs" w:date="2014-09-04T18:01:00Z"/>
          <w:color w:val="0000FF"/>
        </w:rPr>
        <w:pPrChange w:id="1101" w:author="Aleksandrs Zeļikovičs" w:date="2014-09-04T18:01:00Z">
          <w:pPr>
            <w:pStyle w:val="Heading2"/>
          </w:pPr>
        </w:pPrChange>
      </w:pPr>
      <w:ins w:id="1102" w:author="Aleksandrs Zeļikovičs" w:date="2014-09-04T18:00:00Z">
        <w:r>
          <w:rPr>
            <w:color w:val="0000FF"/>
            <w:highlight w:val="white"/>
          </w:rPr>
          <w:t xml:space="preserve">    &lt;/</w:t>
        </w:r>
        <w:r>
          <w:rPr>
            <w:highlight w:val="white"/>
          </w:rPr>
          <w:t>system.serviceModel</w:t>
        </w:r>
        <w:r>
          <w:rPr>
            <w:color w:val="0000FF"/>
            <w:highlight w:val="white"/>
          </w:rPr>
          <w:t>&gt;</w:t>
        </w:r>
      </w:ins>
    </w:p>
    <w:p w14:paraId="394462A6" w14:textId="792948D9" w:rsidR="0008731D" w:rsidRDefault="0008731D">
      <w:pPr>
        <w:rPr>
          <w:ins w:id="1103" w:author="Aleksandrs Zeļikovičs" w:date="2014-09-04T18:02:00Z"/>
        </w:rPr>
        <w:pPrChange w:id="1104" w:author="Aleksandrs Zeļikovičs" w:date="2014-09-04T18:01:00Z">
          <w:pPr>
            <w:pStyle w:val="Heading2"/>
          </w:pPr>
        </w:pPrChange>
      </w:pPr>
      <w:ins w:id="1105" w:author="Aleksandrs Zeļikovičs" w:date="2014-09-04T18:01:00Z">
        <w:r>
          <w:t>Kur ir svarīgi pievienot Papla</w:t>
        </w:r>
      </w:ins>
      <w:ins w:id="1106" w:author="Aleksandrs Zeļikovičs" w:date="2014-09-04T18:02:00Z">
        <w:r>
          <w:t>š</w:t>
        </w:r>
      </w:ins>
      <w:ins w:id="1107" w:author="Aleksandrs Zeļikovičs" w:date="2014-09-04T18:01:00Z">
        <w:r>
          <w:t>īnājumu (</w:t>
        </w:r>
      </w:ins>
      <w:ins w:id="1108" w:author="Aleksandrs Zeļikovičs" w:date="2014-09-04T18:02:00Z">
        <w:r>
          <w:rPr>
            <w:highlight w:val="white"/>
          </w:rPr>
          <w:t>extensions</w:t>
        </w:r>
        <w:r>
          <w:t>):</w:t>
        </w:r>
      </w:ins>
    </w:p>
    <w:p w14:paraId="0E2E60E8" w14:textId="77777777" w:rsidR="0008731D" w:rsidRDefault="0008731D" w:rsidP="0008731D">
      <w:pPr>
        <w:pStyle w:val="CodeBlock"/>
        <w:rPr>
          <w:ins w:id="1109" w:author="Aleksandrs Zeļikovičs" w:date="2014-09-04T18:02:00Z"/>
          <w:color w:val="000000"/>
          <w:highlight w:val="white"/>
        </w:rPr>
      </w:pPr>
      <w:ins w:id="1110" w:author="Aleksandrs Zeļikovičs" w:date="2014-09-04T18:02:00Z">
        <w:r>
          <w:rPr>
            <w:color w:val="0000FF"/>
            <w:highlight w:val="white"/>
          </w:rPr>
          <w:lastRenderedPageBreak/>
          <w:t xml:space="preserve">        &lt;</w:t>
        </w:r>
        <w:r>
          <w:rPr>
            <w:highlight w:val="white"/>
          </w:rPr>
          <w:t>extensions</w:t>
        </w:r>
        <w:r>
          <w:rPr>
            <w:color w:val="0000FF"/>
            <w:highlight w:val="white"/>
          </w:rPr>
          <w:t>&gt;</w:t>
        </w:r>
      </w:ins>
    </w:p>
    <w:p w14:paraId="2448664C" w14:textId="77777777" w:rsidR="0008731D" w:rsidRDefault="0008731D" w:rsidP="0008731D">
      <w:pPr>
        <w:pStyle w:val="CodeBlock"/>
        <w:rPr>
          <w:ins w:id="1111" w:author="Aleksandrs Zeļikovičs" w:date="2014-09-04T18:02:00Z"/>
          <w:color w:val="000000"/>
          <w:highlight w:val="white"/>
        </w:rPr>
      </w:pPr>
      <w:ins w:id="1112" w:author="Aleksandrs Zeļikovičs" w:date="2014-09-04T18:02:00Z">
        <w:r>
          <w:rPr>
            <w:color w:val="0000FF"/>
            <w:highlight w:val="white"/>
          </w:rPr>
          <w:t xml:space="preserve">            &lt;</w:t>
        </w:r>
        <w:r>
          <w:rPr>
            <w:highlight w:val="white"/>
          </w:rPr>
          <w:t>behaviorExtensions</w:t>
        </w:r>
        <w:r>
          <w:rPr>
            <w:color w:val="0000FF"/>
            <w:highlight w:val="white"/>
          </w:rPr>
          <w:t>&gt;</w:t>
        </w:r>
      </w:ins>
    </w:p>
    <w:p w14:paraId="08892610" w14:textId="77777777" w:rsidR="0008731D" w:rsidRDefault="0008731D" w:rsidP="0008731D">
      <w:pPr>
        <w:pStyle w:val="CodeBlock"/>
        <w:rPr>
          <w:ins w:id="1113" w:author="Aleksandrs Zeļikovičs" w:date="2014-09-04T18:02:00Z"/>
          <w:color w:val="000000"/>
          <w:highlight w:val="white"/>
        </w:rPr>
      </w:pPr>
      <w:ins w:id="1114" w:author="Aleksandrs Zeļikovičs" w:date="2014-09-04T18:02:00Z">
        <w:r>
          <w:rPr>
            <w:color w:val="0000FF"/>
            <w:highlight w:val="white"/>
          </w:rPr>
          <w:t xml:space="preserve">                &lt;</w:t>
        </w:r>
        <w:r>
          <w:rPr>
            <w:highlight w:val="white"/>
          </w:rPr>
          <w:t>add</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WsdlExport</w:t>
        </w:r>
        <w:r>
          <w:rPr>
            <w:color w:val="000000"/>
            <w:highlight w:val="white"/>
          </w:rPr>
          <w:t>"</w:t>
        </w:r>
        <w:r>
          <w:rPr>
            <w:color w:val="0000FF"/>
            <w:highlight w:val="white"/>
          </w:rPr>
          <w:t xml:space="preserve"> </w:t>
        </w:r>
        <w:r>
          <w:rPr>
            <w:color w:val="FF0000"/>
            <w:highlight w:val="white"/>
          </w:rPr>
          <w:t>type</w:t>
        </w:r>
        <w:r>
          <w:rPr>
            <w:color w:val="0000FF"/>
            <w:highlight w:val="white"/>
          </w:rPr>
          <w:t>=</w:t>
        </w:r>
        <w:r>
          <w:rPr>
            <w:color w:val="000000"/>
            <w:highlight w:val="white"/>
          </w:rPr>
          <w:t>"</w:t>
        </w:r>
        <w:r>
          <w:rPr>
            <w:color w:val="0000FF"/>
            <w:highlight w:val="white"/>
          </w:rPr>
          <w:t>Abc.IdentityModel.Protocols.WSSecurityPolicy.WsdlFixBehavior, Abc.ServiceModel.HL7, Version=0.2.0.0, Culture=neutral, PublicKeyToken=3cf0d94c1de4c38d</w:t>
        </w:r>
        <w:r>
          <w:rPr>
            <w:color w:val="000000"/>
            <w:highlight w:val="white"/>
          </w:rPr>
          <w:t>"</w:t>
        </w:r>
        <w:r>
          <w:rPr>
            <w:color w:val="0000FF"/>
            <w:highlight w:val="white"/>
          </w:rPr>
          <w:t xml:space="preserve"> /&gt;</w:t>
        </w:r>
      </w:ins>
    </w:p>
    <w:p w14:paraId="1085ECFC" w14:textId="77777777" w:rsidR="0008731D" w:rsidRDefault="0008731D" w:rsidP="0008731D">
      <w:pPr>
        <w:pStyle w:val="CodeBlock"/>
        <w:rPr>
          <w:ins w:id="1115" w:author="Aleksandrs Zeļikovičs" w:date="2014-09-04T18:02:00Z"/>
          <w:color w:val="000000"/>
          <w:highlight w:val="white"/>
        </w:rPr>
      </w:pPr>
      <w:ins w:id="1116" w:author="Aleksandrs Zeļikovičs" w:date="2014-09-04T18:02:00Z">
        <w:r>
          <w:rPr>
            <w:color w:val="0000FF"/>
            <w:highlight w:val="white"/>
          </w:rPr>
          <w:t xml:space="preserve">            &lt;/</w:t>
        </w:r>
        <w:r>
          <w:rPr>
            <w:highlight w:val="white"/>
          </w:rPr>
          <w:t>behaviorExtensions</w:t>
        </w:r>
        <w:r>
          <w:rPr>
            <w:color w:val="0000FF"/>
            <w:highlight w:val="white"/>
          </w:rPr>
          <w:t>&gt;</w:t>
        </w:r>
      </w:ins>
    </w:p>
    <w:p w14:paraId="7CE149B9" w14:textId="77777777" w:rsidR="0008731D" w:rsidRDefault="0008731D" w:rsidP="0008731D">
      <w:pPr>
        <w:pStyle w:val="CodeBlock"/>
        <w:rPr>
          <w:ins w:id="1117" w:author="Aleksandrs Zeļikovičs" w:date="2014-09-04T18:02:00Z"/>
          <w:color w:val="000000"/>
          <w:highlight w:val="white"/>
        </w:rPr>
      </w:pPr>
      <w:ins w:id="1118" w:author="Aleksandrs Zeļikovičs" w:date="2014-09-04T18:02:00Z">
        <w:r>
          <w:rPr>
            <w:color w:val="0000FF"/>
            <w:highlight w:val="white"/>
          </w:rPr>
          <w:t xml:space="preserve">        &lt;/</w:t>
        </w:r>
        <w:r>
          <w:rPr>
            <w:highlight w:val="white"/>
          </w:rPr>
          <w:t>extensions</w:t>
        </w:r>
        <w:r>
          <w:rPr>
            <w:color w:val="0000FF"/>
            <w:highlight w:val="white"/>
          </w:rPr>
          <w:t>&gt;</w:t>
        </w:r>
      </w:ins>
    </w:p>
    <w:p w14:paraId="6B4CB785" w14:textId="6CF956F2" w:rsidR="0008731D" w:rsidRDefault="0008731D">
      <w:pPr>
        <w:rPr>
          <w:ins w:id="1119" w:author="Aleksandrs Zeļikovičs" w:date="2014-09-04T18:02:00Z"/>
        </w:rPr>
        <w:pPrChange w:id="1120" w:author="Aleksandrs Zeļikovičs" w:date="2014-09-04T18:01:00Z">
          <w:pPr>
            <w:pStyle w:val="Heading2"/>
          </w:pPr>
        </w:pPrChange>
      </w:pPr>
      <w:ins w:id="1121" w:author="Aleksandrs Zeļikovičs" w:date="2014-09-04T18:02:00Z">
        <w:r>
          <w:t>Izveidot endpoint Behavior, kurs izmanto to paplašinājumu:</w:t>
        </w:r>
      </w:ins>
    </w:p>
    <w:p w14:paraId="34896BDD" w14:textId="77777777" w:rsidR="0008731D" w:rsidRDefault="0008731D" w:rsidP="0008731D">
      <w:pPr>
        <w:pStyle w:val="CodeBlock"/>
        <w:rPr>
          <w:ins w:id="1122" w:author="Aleksandrs Zeļikovičs" w:date="2014-09-04T18:03:00Z"/>
          <w:color w:val="000000"/>
          <w:highlight w:val="white"/>
        </w:rPr>
      </w:pPr>
      <w:ins w:id="1123" w:author="Aleksandrs Zeļikovičs" w:date="2014-09-04T18:03:00Z">
        <w:r>
          <w:rPr>
            <w:color w:val="0000FF"/>
            <w:highlight w:val="white"/>
          </w:rPr>
          <w:t xml:space="preserve">            &lt;</w:t>
        </w:r>
        <w:r>
          <w:rPr>
            <w:highlight w:val="white"/>
          </w:rPr>
          <w:t>endpointBehaviors</w:t>
        </w:r>
        <w:r>
          <w:rPr>
            <w:color w:val="0000FF"/>
            <w:highlight w:val="white"/>
          </w:rPr>
          <w:t>&gt;</w:t>
        </w:r>
      </w:ins>
    </w:p>
    <w:p w14:paraId="16FBD122" w14:textId="77777777" w:rsidR="0008731D" w:rsidRDefault="0008731D" w:rsidP="0008731D">
      <w:pPr>
        <w:pStyle w:val="CodeBlock"/>
        <w:rPr>
          <w:ins w:id="1124" w:author="Aleksandrs Zeļikovičs" w:date="2014-09-04T18:03:00Z"/>
          <w:color w:val="000000"/>
          <w:highlight w:val="white"/>
        </w:rPr>
      </w:pPr>
      <w:ins w:id="1125" w:author="Aleksandrs Zeļikovičs" w:date="2014-09-04T18:03:00Z">
        <w:r>
          <w:rPr>
            <w:color w:val="0000FF"/>
            <w:highlight w:val="white"/>
          </w:rPr>
          <w:t xml:space="preserve">                &lt;</w:t>
        </w:r>
        <w:r>
          <w:rPr>
            <w:highlight w:val="white"/>
          </w:rPr>
          <w:t>behavior</w:t>
        </w:r>
        <w:r>
          <w:rPr>
            <w:color w:val="0000FF"/>
            <w:highlight w:val="white"/>
          </w:rPr>
          <w:t xml:space="preserve"> </w:t>
        </w:r>
        <w:r>
          <w:rPr>
            <w:color w:val="FF0000"/>
            <w:highlight w:val="white"/>
          </w:rPr>
          <w:t>name</w:t>
        </w:r>
        <w:r>
          <w:rPr>
            <w:color w:val="0000FF"/>
            <w:highlight w:val="white"/>
          </w:rPr>
          <w:t>=</w:t>
        </w:r>
        <w:r>
          <w:rPr>
            <w:color w:val="000000"/>
            <w:highlight w:val="white"/>
          </w:rPr>
          <w:t>"</w:t>
        </w:r>
        <w:r>
          <w:rPr>
            <w:color w:val="0000FF"/>
            <w:highlight w:val="white"/>
          </w:rPr>
          <w:t>NewBehavior0</w:t>
        </w:r>
        <w:r>
          <w:rPr>
            <w:color w:val="000000"/>
            <w:highlight w:val="white"/>
          </w:rPr>
          <w:t>"</w:t>
        </w:r>
        <w:r>
          <w:rPr>
            <w:color w:val="0000FF"/>
            <w:highlight w:val="white"/>
          </w:rPr>
          <w:t>&gt;</w:t>
        </w:r>
      </w:ins>
    </w:p>
    <w:p w14:paraId="5592C2A4" w14:textId="77777777" w:rsidR="0008731D" w:rsidRDefault="0008731D" w:rsidP="0008731D">
      <w:pPr>
        <w:pStyle w:val="CodeBlock"/>
        <w:rPr>
          <w:ins w:id="1126" w:author="Aleksandrs Zeļikovičs" w:date="2014-09-04T18:03:00Z"/>
          <w:color w:val="000000"/>
          <w:highlight w:val="white"/>
        </w:rPr>
      </w:pPr>
      <w:ins w:id="1127" w:author="Aleksandrs Zeļikovičs" w:date="2014-09-04T18:03:00Z">
        <w:r>
          <w:rPr>
            <w:color w:val="0000FF"/>
            <w:highlight w:val="white"/>
          </w:rPr>
          <w:t xml:space="preserve">                    &lt;</w:t>
        </w:r>
        <w:r>
          <w:rPr>
            <w:highlight w:val="white"/>
          </w:rPr>
          <w:t>WsdlExport</w:t>
        </w:r>
        <w:r>
          <w:rPr>
            <w:color w:val="0000FF"/>
            <w:highlight w:val="white"/>
          </w:rPr>
          <w:t xml:space="preserve"> </w:t>
        </w:r>
        <w:r>
          <w:rPr>
            <w:color w:val="FF0000"/>
            <w:highlight w:val="white"/>
          </w:rPr>
          <w:t>serviceName</w:t>
        </w:r>
        <w:r>
          <w:rPr>
            <w:color w:val="0000FF"/>
            <w:highlight w:val="white"/>
          </w:rPr>
          <w:t>=</w:t>
        </w:r>
        <w:r>
          <w:rPr>
            <w:color w:val="000000"/>
            <w:highlight w:val="white"/>
          </w:rPr>
          <w:t>"</w:t>
        </w:r>
        <w:r>
          <w:rPr>
            <w:color w:val="0000FF"/>
            <w:highlight w:val="white"/>
          </w:rPr>
          <w:t>serviceName111</w:t>
        </w:r>
        <w:r>
          <w:rPr>
            <w:color w:val="000000"/>
            <w:highlight w:val="white"/>
          </w:rPr>
          <w:t>"</w:t>
        </w:r>
        <w:r>
          <w:rPr>
            <w:color w:val="0000FF"/>
            <w:highlight w:val="white"/>
          </w:rPr>
          <w:t xml:space="preserve"> /&gt;</w:t>
        </w:r>
      </w:ins>
    </w:p>
    <w:p w14:paraId="7A41FDBE" w14:textId="77777777" w:rsidR="0008731D" w:rsidRDefault="0008731D" w:rsidP="0008731D">
      <w:pPr>
        <w:pStyle w:val="CodeBlock"/>
        <w:rPr>
          <w:ins w:id="1128" w:author="Aleksandrs Zeļikovičs" w:date="2014-09-04T18:03:00Z"/>
          <w:color w:val="000000"/>
          <w:highlight w:val="white"/>
        </w:rPr>
      </w:pPr>
      <w:ins w:id="1129" w:author="Aleksandrs Zeļikovičs" w:date="2014-09-04T18:03:00Z">
        <w:r>
          <w:rPr>
            <w:color w:val="0000FF"/>
            <w:highlight w:val="white"/>
          </w:rPr>
          <w:t xml:space="preserve">                &lt;/</w:t>
        </w:r>
        <w:r>
          <w:rPr>
            <w:highlight w:val="white"/>
          </w:rPr>
          <w:t>behavior</w:t>
        </w:r>
        <w:r>
          <w:rPr>
            <w:color w:val="0000FF"/>
            <w:highlight w:val="white"/>
          </w:rPr>
          <w:t>&gt;</w:t>
        </w:r>
      </w:ins>
    </w:p>
    <w:p w14:paraId="50B05F01" w14:textId="77777777" w:rsidR="0008731D" w:rsidRDefault="0008731D" w:rsidP="0008731D">
      <w:pPr>
        <w:pStyle w:val="CodeBlock"/>
        <w:rPr>
          <w:ins w:id="1130" w:author="Aleksandrs Zeļikovičs" w:date="2014-09-04T18:03:00Z"/>
          <w:color w:val="000000"/>
          <w:highlight w:val="white"/>
        </w:rPr>
      </w:pPr>
      <w:ins w:id="1131" w:author="Aleksandrs Zeļikovičs" w:date="2014-09-04T18:03:00Z">
        <w:r>
          <w:rPr>
            <w:color w:val="0000FF"/>
            <w:highlight w:val="white"/>
          </w:rPr>
          <w:t xml:space="preserve">            &lt;/</w:t>
        </w:r>
        <w:r>
          <w:rPr>
            <w:highlight w:val="white"/>
          </w:rPr>
          <w:t>endpointBehaviors</w:t>
        </w:r>
        <w:r>
          <w:rPr>
            <w:color w:val="0000FF"/>
            <w:highlight w:val="white"/>
          </w:rPr>
          <w:t>&gt;</w:t>
        </w:r>
      </w:ins>
    </w:p>
    <w:p w14:paraId="1939824E" w14:textId="6D083FB8" w:rsidR="0008731D" w:rsidRPr="00E95266" w:rsidRDefault="0008731D">
      <w:pPr>
        <w:rPr>
          <w:ins w:id="1132" w:author="Aleksandrs Zeļikovičs" w:date="2014-09-04T18:02:00Z"/>
        </w:rPr>
        <w:pPrChange w:id="1133" w:author="Aleksandrs Zeļikovičs" w:date="2014-09-04T18:03:00Z">
          <w:pPr>
            <w:pStyle w:val="Heading2"/>
          </w:pPr>
        </w:pPrChange>
      </w:pPr>
      <w:ins w:id="1134" w:author="Aleksandrs Zeļikovičs" w:date="2014-09-04T18:03:00Z">
        <w:r w:rsidRPr="00E95266">
          <w:t xml:space="preserve">Kur </w:t>
        </w:r>
        <w:r w:rsidRPr="0008731D">
          <w:rPr>
            <w:highlight w:val="white"/>
            <w:rPrChange w:id="1135" w:author="Aleksandrs Zeļikovičs" w:date="2014-09-04T18:03:00Z">
              <w:rPr>
                <w:b w:val="0"/>
                <w:bCs w:val="0"/>
                <w:color w:val="FF0000"/>
                <w:highlight w:val="white"/>
              </w:rPr>
            </w:rPrChange>
          </w:rPr>
          <w:t>serviceName</w:t>
        </w:r>
        <w:r w:rsidRPr="0008731D">
          <w:rPr>
            <w:rPrChange w:id="1136" w:author="Aleksandrs Zeļikovičs" w:date="2014-09-04T18:03:00Z">
              <w:rPr>
                <w:b w:val="0"/>
                <w:bCs w:val="0"/>
                <w:color w:val="FF0000"/>
              </w:rPr>
            </w:rPrChange>
          </w:rPr>
          <w:t xml:space="preserve"> ir norade uz servisa nosaukumu, kas b</w:t>
        </w:r>
        <w:r w:rsidRPr="0008731D">
          <w:rPr>
            <w:rFonts w:hint="eastAsia"/>
            <w:rPrChange w:id="1137" w:author="Aleksandrs Zeļikovičs" w:date="2014-09-04T18:03:00Z">
              <w:rPr>
                <w:rFonts w:hint="eastAsia"/>
                <w:b w:val="0"/>
                <w:bCs w:val="0"/>
                <w:color w:val="FF0000"/>
              </w:rPr>
            </w:rPrChange>
          </w:rPr>
          <w:t>ū</w:t>
        </w:r>
        <w:r w:rsidRPr="0008731D">
          <w:rPr>
            <w:rPrChange w:id="1138" w:author="Aleksandrs Zeļikovičs" w:date="2014-09-04T18:03:00Z">
              <w:rPr>
                <w:b w:val="0"/>
                <w:bCs w:val="0"/>
                <w:color w:val="FF0000"/>
              </w:rPr>
            </w:rPrChange>
          </w:rPr>
          <w:t>s WSDL.</w:t>
        </w:r>
      </w:ins>
    </w:p>
    <w:p w14:paraId="69D637AA" w14:textId="04556D1B" w:rsidR="0008731D" w:rsidRDefault="0008731D">
      <w:pPr>
        <w:rPr>
          <w:ins w:id="1139" w:author="Aleksandrs Zeļikovičs" w:date="2014-09-04T18:04:00Z"/>
        </w:rPr>
        <w:pPrChange w:id="1140" w:author="Aleksandrs Zeļikovičs" w:date="2014-09-04T18:01:00Z">
          <w:pPr>
            <w:pStyle w:val="Heading2"/>
          </w:pPr>
        </w:pPrChange>
      </w:pPr>
      <w:ins w:id="1141" w:author="Aleksandrs Zeļikovičs" w:date="2014-09-04T18:04:00Z">
        <w:r>
          <w:t>Tālāk vajag saistīt endpointBehavior ar Endpoint:</w:t>
        </w:r>
      </w:ins>
    </w:p>
    <w:p w14:paraId="5C7EB793" w14:textId="0808F8AA" w:rsidR="0008731D" w:rsidRDefault="0008731D">
      <w:pPr>
        <w:pStyle w:val="CodeBlock"/>
        <w:rPr>
          <w:ins w:id="1142" w:author="Aleksandrs Zeļikovičs" w:date="2014-09-04T18:04:00Z"/>
        </w:rPr>
        <w:pPrChange w:id="1143" w:author="Aleksandrs Zeļikovičs" w:date="2014-09-04T18:04:00Z">
          <w:pPr>
            <w:pStyle w:val="Heading2"/>
          </w:pPr>
        </w:pPrChange>
      </w:pPr>
      <w:ins w:id="1144" w:author="Aleksandrs Zeļikovičs" w:date="2014-09-04T18:04:00Z">
        <w:r>
          <w:rPr>
            <w:highlight w:val="white"/>
          </w:rPr>
          <w:t xml:space="preserve">&lt;endpoint </w:t>
        </w:r>
        <w:r>
          <w:rPr>
            <w:color w:val="FF0000"/>
            <w:highlight w:val="white"/>
          </w:rPr>
          <w:t>address</w:t>
        </w:r>
        <w:r>
          <w:rPr>
            <w:highlight w:val="white"/>
          </w:rPr>
          <w:t>=</w:t>
        </w:r>
        <w:r>
          <w:rPr>
            <w:color w:val="000000"/>
            <w:highlight w:val="white"/>
          </w:rPr>
          <w:t>""</w:t>
        </w:r>
        <w:r>
          <w:rPr>
            <w:highlight w:val="white"/>
          </w:rPr>
          <w:t xml:space="preserve"> </w:t>
        </w:r>
        <w:r>
          <w:rPr>
            <w:color w:val="FF0000"/>
            <w:highlight w:val="white"/>
          </w:rPr>
          <w:t>behaviorConfiguration</w:t>
        </w:r>
        <w:r>
          <w:rPr>
            <w:highlight w:val="white"/>
          </w:rPr>
          <w:t>=</w:t>
        </w:r>
        <w:r>
          <w:rPr>
            <w:color w:val="000000"/>
            <w:highlight w:val="white"/>
          </w:rPr>
          <w:t>"</w:t>
        </w:r>
        <w:r>
          <w:rPr>
            <w:highlight w:val="white"/>
          </w:rPr>
          <w:t>NewBehavior0</w:t>
        </w:r>
        <w:r>
          <w:rPr>
            <w:color w:val="000000"/>
            <w:highlight w:val="white"/>
          </w:rPr>
          <w:t>"</w:t>
        </w:r>
        <w:r>
          <w:rPr>
            <w:highlight w:val="white"/>
          </w:rPr>
          <w:t xml:space="preserve"> </w:t>
        </w:r>
        <w:r>
          <w:rPr>
            <w:color w:val="FF0000"/>
            <w:highlight w:val="white"/>
          </w:rPr>
          <w:t>binding</w:t>
        </w:r>
        <w:r>
          <w:rPr>
            <w:highlight w:val="white"/>
          </w:rPr>
          <w:t>=</w:t>
        </w:r>
        <w:r>
          <w:rPr>
            <w:color w:val="000000"/>
            <w:highlight w:val="white"/>
          </w:rPr>
          <w:t>"</w:t>
        </w:r>
        <w:r>
          <w:rPr>
            <w:highlight w:val="white"/>
          </w:rPr>
          <w:t>basicHttpBinding</w:t>
        </w:r>
        <w:r>
          <w:rPr>
            <w:color w:val="000000"/>
            <w:highlight w:val="white"/>
          </w:rPr>
          <w:t>"</w:t>
        </w:r>
        <w:r>
          <w:rPr>
            <w:highlight w:val="white"/>
          </w:rPr>
          <w:t xml:space="preserve"> </w:t>
        </w:r>
        <w:r>
          <w:rPr>
            <w:color w:val="FF0000"/>
            <w:highlight w:val="white"/>
          </w:rPr>
          <w:t>bindingConfiguration</w:t>
        </w:r>
        <w:r>
          <w:rPr>
            <w:highlight w:val="white"/>
          </w:rPr>
          <w:t>=</w:t>
        </w:r>
        <w:r>
          <w:rPr>
            <w:color w:val="000000"/>
            <w:highlight w:val="white"/>
          </w:rPr>
          <w:t>"</w:t>
        </w:r>
        <w:r>
          <w:rPr>
            <w:highlight w:val="white"/>
          </w:rPr>
          <w:t>GetMedicationOrderLis_Binding_Soap12</w:t>
        </w:r>
        <w:r>
          <w:rPr>
            <w:color w:val="000000"/>
            <w:highlight w:val="white"/>
          </w:rPr>
          <w:t>"</w:t>
        </w:r>
        <w:r>
          <w:rPr>
            <w:highlight w:val="white"/>
          </w:rPr>
          <w:t xml:space="preserve"> </w:t>
        </w:r>
        <w:r>
          <w:rPr>
            <w:color w:val="FF0000"/>
            <w:highlight w:val="white"/>
          </w:rPr>
          <w:t>name</w:t>
        </w:r>
        <w:r>
          <w:rPr>
            <w:highlight w:val="white"/>
          </w:rPr>
          <w:t>=</w:t>
        </w:r>
        <w:r>
          <w:rPr>
            <w:color w:val="000000"/>
            <w:highlight w:val="white"/>
          </w:rPr>
          <w:t>"</w:t>
        </w:r>
        <w:r>
          <w:rPr>
            <w:highlight w:val="white"/>
          </w:rPr>
          <w:t>MyEndpoint</w:t>
        </w:r>
        <w:r>
          <w:rPr>
            <w:color w:val="000000"/>
            <w:highlight w:val="white"/>
          </w:rPr>
          <w:t>"</w:t>
        </w:r>
        <w:r>
          <w:rPr>
            <w:highlight w:val="white"/>
          </w:rPr>
          <w:t xml:space="preserve"> </w:t>
        </w:r>
        <w:r>
          <w:rPr>
            <w:color w:val="FF0000"/>
            <w:highlight w:val="white"/>
          </w:rPr>
          <w:t>contract</w:t>
        </w:r>
        <w:r>
          <w:rPr>
            <w:highlight w:val="white"/>
          </w:rPr>
          <w:t>=</w:t>
        </w:r>
        <w:r>
          <w:rPr>
            <w:color w:val="000000"/>
            <w:highlight w:val="white"/>
          </w:rPr>
          <w:t>"</w:t>
        </w:r>
        <w:r>
          <w:rPr>
            <w:highlight w:val="white"/>
          </w:rPr>
          <w:t>IHL7SyncContract</w:t>
        </w:r>
        <w:r>
          <w:rPr>
            <w:color w:val="000000"/>
            <w:highlight w:val="white"/>
          </w:rPr>
          <w:t>"</w:t>
        </w:r>
        <w:r>
          <w:rPr>
            <w:highlight w:val="white"/>
          </w:rPr>
          <w:t xml:space="preserve"> /&gt;</w:t>
        </w:r>
      </w:ins>
    </w:p>
    <w:p w14:paraId="3618D0F4" w14:textId="77777777" w:rsidR="0008731D" w:rsidRDefault="0008731D">
      <w:pPr>
        <w:rPr>
          <w:ins w:id="1145" w:author="Aleksandrs Zeļikovičs" w:date="2014-09-04T18:05:00Z"/>
        </w:rPr>
        <w:pPrChange w:id="1146" w:author="Aleksandrs Zeļikovičs" w:date="2014-09-04T18:04:00Z">
          <w:pPr>
            <w:pStyle w:val="Heading2"/>
          </w:pPr>
        </w:pPrChange>
      </w:pPr>
    </w:p>
    <w:p w14:paraId="122EDC31" w14:textId="2EDE8312" w:rsidR="0008731D" w:rsidRPr="0008731D" w:rsidRDefault="0008731D">
      <w:pPr>
        <w:rPr>
          <w:ins w:id="1147" w:author="Aleksandrs Zeļikovičs" w:date="2014-09-04T18:05:00Z"/>
          <w:rPrChange w:id="1148" w:author="Aleksandrs Zeļikovičs" w:date="2014-09-04T18:05:00Z">
            <w:rPr>
              <w:ins w:id="1149" w:author="Aleksandrs Zeļikovičs" w:date="2014-09-04T18:05:00Z"/>
              <w:color w:val="000000"/>
            </w:rPr>
          </w:rPrChange>
        </w:rPr>
        <w:pPrChange w:id="1150" w:author="Aleksandrs Zeļikovičs" w:date="2014-09-04T18:08:00Z">
          <w:pPr>
            <w:pStyle w:val="Heading2"/>
          </w:pPr>
        </w:pPrChange>
      </w:pPr>
      <w:ins w:id="1151" w:author="Aleksandrs Zeļikovičs" w:date="2014-09-04T18:05:00Z">
        <w:r>
          <w:t xml:space="preserve">Kā arī ir svarīgi, lai būtu </w:t>
        </w:r>
        <w:r w:rsidRPr="0008731D">
          <w:rPr>
            <w:b/>
            <w:highlight w:val="white"/>
            <w:rPrChange w:id="1152" w:author="Aleksandrs Zeļikovičs" w:date="2014-09-04T18:08:00Z">
              <w:rPr>
                <w:b w:val="0"/>
                <w:bCs w:val="0"/>
                <w:highlight w:val="white"/>
              </w:rPr>
            </w:rPrChange>
          </w:rPr>
          <w:t>behaviorConfiguration=</w:t>
        </w:r>
        <w:r w:rsidRPr="0008731D">
          <w:rPr>
            <w:b/>
            <w:color w:val="000000"/>
            <w:highlight w:val="white"/>
            <w:rPrChange w:id="1153" w:author="Aleksandrs Zeļikovičs" w:date="2014-09-04T18:08:00Z">
              <w:rPr>
                <w:b w:val="0"/>
                <w:bCs w:val="0"/>
                <w:color w:val="000000"/>
                <w:highlight w:val="white"/>
              </w:rPr>
            </w:rPrChange>
          </w:rPr>
          <w:t>"</w:t>
        </w:r>
        <w:r w:rsidRPr="0008731D">
          <w:rPr>
            <w:b/>
            <w:highlight w:val="white"/>
            <w:rPrChange w:id="1154" w:author="Aleksandrs Zeļikovičs" w:date="2014-09-04T18:08:00Z">
              <w:rPr>
                <w:b w:val="0"/>
                <w:bCs w:val="0"/>
                <w:highlight w:val="white"/>
              </w:rPr>
            </w:rPrChange>
          </w:rPr>
          <w:t>NewBehavior0</w:t>
        </w:r>
        <w:r w:rsidRPr="0008731D">
          <w:rPr>
            <w:b/>
            <w:color w:val="000000"/>
            <w:highlight w:val="white"/>
            <w:rPrChange w:id="1155" w:author="Aleksandrs Zeļikovičs" w:date="2014-09-04T18:08:00Z">
              <w:rPr>
                <w:b w:val="0"/>
                <w:bCs w:val="0"/>
                <w:color w:val="000000"/>
                <w:highlight w:val="white"/>
              </w:rPr>
            </w:rPrChange>
          </w:rPr>
          <w:t>"</w:t>
        </w:r>
        <w:r>
          <w:rPr>
            <w:color w:val="000000"/>
          </w:rPr>
          <w:t xml:space="preserve">, kur </w:t>
        </w:r>
        <w:r>
          <w:rPr>
            <w:highlight w:val="white"/>
          </w:rPr>
          <w:t>NewBehavior0</w:t>
        </w:r>
        <w:r>
          <w:t xml:space="preserve"> ir norade uz endpointBehavior nosaukumu </w:t>
        </w:r>
      </w:ins>
    </w:p>
    <w:p w14:paraId="60838C23" w14:textId="464C8055" w:rsidR="0008731D" w:rsidRPr="0008731D" w:rsidRDefault="0008731D">
      <w:pPr>
        <w:pStyle w:val="Heading3"/>
        <w:pPrChange w:id="1156" w:author="Aleksandrs Zeļikovičs" w:date="2014-09-04T17:57:00Z">
          <w:pPr>
            <w:pStyle w:val="Heading2"/>
          </w:pPr>
        </w:pPrChange>
      </w:pPr>
      <w:bookmarkStart w:id="1157" w:name="_Toc402364010"/>
      <w:ins w:id="1158" w:author="Aleksandrs Zeļikovičs" w:date="2014-09-04T17:57:00Z">
        <w:r>
          <w:t>WSDL izveidošana manuāli</w:t>
        </w:r>
        <w:bookmarkEnd w:id="1157"/>
        <w:r>
          <w:t xml:space="preserve"> </w:t>
        </w:r>
      </w:ins>
    </w:p>
    <w:p w14:paraId="2EC22C6F" w14:textId="77777777" w:rsidR="00E954E0" w:rsidRDefault="00B046DC" w:rsidP="00B046DC">
      <w:r>
        <w:t xml:space="preserve">Lai izveidotu WSDL vajag </w:t>
      </w:r>
      <w:r w:rsidR="00E954E0">
        <w:t>pamatoties uz esošo šablonu, kurš ir izveidots konkrēti pa HL7 standartu.</w:t>
      </w:r>
    </w:p>
    <w:p w14:paraId="17494718" w14:textId="77777777" w:rsidR="00E954E0" w:rsidRDefault="00E954E0" w:rsidP="00F909B2">
      <w:pPr>
        <w:pStyle w:val="CodeBlock"/>
        <w:keepNext w:val="0"/>
      </w:pPr>
      <w:r>
        <w:t>&lt;?</w:t>
      </w:r>
      <w:r>
        <w:rPr>
          <w:color w:val="A31515"/>
        </w:rPr>
        <w:t>xml</w:t>
      </w:r>
      <w:r>
        <w:t xml:space="preserve"> </w:t>
      </w:r>
      <w:r>
        <w:rPr>
          <w:color w:val="FF0000"/>
        </w:rPr>
        <w:t>version</w:t>
      </w:r>
      <w:r>
        <w:t xml:space="preserve">="1.0" </w:t>
      </w:r>
      <w:r>
        <w:rPr>
          <w:color w:val="FF0000"/>
        </w:rPr>
        <w:t>encoding</w:t>
      </w:r>
      <w:r>
        <w:t>="utf-8"?&gt;</w:t>
      </w:r>
    </w:p>
    <w:p w14:paraId="71391984" w14:textId="77777777" w:rsidR="00E954E0" w:rsidRDefault="00E954E0" w:rsidP="00F909B2">
      <w:pPr>
        <w:pStyle w:val="CodeBlock"/>
        <w:keepNext w:val="0"/>
      </w:pPr>
      <w:r>
        <w:t>&lt;</w:t>
      </w:r>
      <w:r>
        <w:rPr>
          <w:color w:val="A31515"/>
        </w:rPr>
        <w:t>wsdl:definitions</w:t>
      </w:r>
      <w:r>
        <w:t xml:space="preserve"> </w:t>
      </w:r>
      <w:r>
        <w:rPr>
          <w:color w:val="FF0000"/>
        </w:rPr>
        <w:t>name</w:t>
      </w:r>
      <w:r>
        <w:t xml:space="preserve">="Service1" </w:t>
      </w:r>
      <w:r>
        <w:rPr>
          <w:color w:val="FF0000"/>
        </w:rPr>
        <w:t>targetNamespace</w:t>
      </w:r>
      <w:r>
        <w:t xml:space="preserve">="urn:hl7-org:v3" </w:t>
      </w:r>
      <w:r>
        <w:rPr>
          <w:color w:val="FF0000"/>
        </w:rPr>
        <w:t>xmlns:wsdl</w:t>
      </w:r>
      <w:r>
        <w:t>="http://schemas.xmlsoap.org/wsdl/"</w:t>
      </w:r>
    </w:p>
    <w:p w14:paraId="3694C6D4" w14:textId="77777777" w:rsidR="00E954E0" w:rsidRDefault="00E954E0" w:rsidP="00F909B2">
      <w:pPr>
        <w:pStyle w:val="CodeBlock"/>
        <w:keepNext w:val="0"/>
      </w:pPr>
      <w:r>
        <w:t xml:space="preserve"> </w:t>
      </w:r>
      <w:r>
        <w:rPr>
          <w:color w:val="FF0000"/>
        </w:rPr>
        <w:t>xmlns:soap</w:t>
      </w:r>
      <w:r>
        <w:t xml:space="preserve">="http://schemas.xmlsoap.org/wsdl/soap/" </w:t>
      </w:r>
      <w:r>
        <w:rPr>
          <w:color w:val="FF0000"/>
        </w:rPr>
        <w:t>xmlns:soapenc</w:t>
      </w:r>
      <w:r>
        <w:t xml:space="preserve">="http://schemas.xmlsoap.org/soap/encoding/" </w:t>
      </w:r>
    </w:p>
    <w:p w14:paraId="049C7FD2" w14:textId="77777777" w:rsidR="00E954E0" w:rsidRDefault="00E954E0" w:rsidP="00F909B2">
      <w:pPr>
        <w:pStyle w:val="CodeBlock"/>
        <w:keepNext w:val="0"/>
      </w:pPr>
      <w:r>
        <w:t xml:space="preserve"> </w:t>
      </w:r>
      <w:r>
        <w:rPr>
          <w:color w:val="FF0000"/>
        </w:rPr>
        <w:t>xmlns:wsu</w:t>
      </w:r>
      <w:r>
        <w:t xml:space="preserve">="http://docs.oasis-open.org/wss/2004/01/oasis-200401-wss-wssecurity-utility-1.0.xsd" </w:t>
      </w:r>
      <w:r>
        <w:rPr>
          <w:color w:val="FF0000"/>
        </w:rPr>
        <w:t>xmlns:xsd</w:t>
      </w:r>
      <w:r>
        <w:t>="http://www.w3.org/2001/XMLSchema"</w:t>
      </w:r>
    </w:p>
    <w:p w14:paraId="02E055BD" w14:textId="77777777" w:rsidR="00E954E0" w:rsidRDefault="00E954E0" w:rsidP="00F909B2">
      <w:pPr>
        <w:pStyle w:val="CodeBlock"/>
        <w:keepNext w:val="0"/>
      </w:pPr>
      <w:r>
        <w:t xml:space="preserve"> </w:t>
      </w:r>
      <w:r>
        <w:rPr>
          <w:color w:val="FF0000"/>
        </w:rPr>
        <w:t>xmlns:soap12</w:t>
      </w:r>
      <w:r>
        <w:t xml:space="preserve">="http://schemas.xmlsoap.org/wsdl/soap12/" </w:t>
      </w:r>
      <w:r>
        <w:rPr>
          <w:color w:val="FF0000"/>
        </w:rPr>
        <w:t>xmlns:tns</w:t>
      </w:r>
      <w:r>
        <w:t xml:space="preserve">="urn:hl7-org:v3" </w:t>
      </w:r>
      <w:r>
        <w:rPr>
          <w:color w:val="FF0000"/>
        </w:rPr>
        <w:t>xmlns:wsa</w:t>
      </w:r>
      <w:r>
        <w:t xml:space="preserve">="http://schemas.xmlsoap.org/ws/2004/08/addressing" </w:t>
      </w:r>
    </w:p>
    <w:p w14:paraId="7345DAD8" w14:textId="77777777" w:rsidR="00E954E0" w:rsidRDefault="00E954E0" w:rsidP="00F909B2">
      <w:pPr>
        <w:pStyle w:val="CodeBlock"/>
        <w:keepNext w:val="0"/>
      </w:pPr>
      <w:r>
        <w:t xml:space="preserve"> </w:t>
      </w:r>
      <w:r>
        <w:rPr>
          <w:color w:val="FF0000"/>
        </w:rPr>
        <w:t>xmlns:wsp</w:t>
      </w:r>
      <w:r>
        <w:t xml:space="preserve">="http://schemas.xmlsoap.org/ws/2004/09/policy" </w:t>
      </w:r>
      <w:r>
        <w:rPr>
          <w:color w:val="FF0000"/>
        </w:rPr>
        <w:t>xmlns:wsap</w:t>
      </w:r>
      <w:r>
        <w:t xml:space="preserve">="http://schemas.xmlsoap.org/ws/2004/08/addressing/policy" </w:t>
      </w:r>
      <w:r>
        <w:rPr>
          <w:color w:val="FF0000"/>
        </w:rPr>
        <w:t>xmlns:wsaw</w:t>
      </w:r>
      <w:r>
        <w:t xml:space="preserve">="http://www.w3.org/2006/05/addressing/wsdl" </w:t>
      </w:r>
    </w:p>
    <w:p w14:paraId="59E99099" w14:textId="77777777" w:rsidR="00E954E0" w:rsidRDefault="00E954E0" w:rsidP="00F909B2">
      <w:pPr>
        <w:pStyle w:val="CodeBlock"/>
        <w:keepNext w:val="0"/>
      </w:pPr>
      <w:r>
        <w:t xml:space="preserve"> </w:t>
      </w:r>
      <w:r>
        <w:rPr>
          <w:color w:val="FF0000"/>
        </w:rPr>
        <w:t>xmlns:msc</w:t>
      </w:r>
      <w:r>
        <w:t xml:space="preserve">="http://schemas.microsoft.com/ws/2005/12/wsdl/contract" </w:t>
      </w:r>
      <w:r>
        <w:rPr>
          <w:color w:val="FF0000"/>
        </w:rPr>
        <w:t>xmlns:wsa10</w:t>
      </w:r>
      <w:r>
        <w:t xml:space="preserve">="http://www.w3.org/2005/08/addressing" </w:t>
      </w:r>
    </w:p>
    <w:p w14:paraId="705D1F5C" w14:textId="77777777" w:rsidR="00E954E0" w:rsidRDefault="00E954E0" w:rsidP="00F909B2">
      <w:pPr>
        <w:pStyle w:val="CodeBlock"/>
        <w:keepNext w:val="0"/>
      </w:pPr>
      <w:r>
        <w:t xml:space="preserve"> </w:t>
      </w:r>
      <w:r>
        <w:rPr>
          <w:color w:val="FF0000"/>
        </w:rPr>
        <w:t>xmlns:wsx</w:t>
      </w:r>
      <w:r>
        <w:t xml:space="preserve">="http://schemas.xmlsoap.org/ws/2004/09/mex" </w:t>
      </w:r>
      <w:r>
        <w:rPr>
          <w:color w:val="FF0000"/>
        </w:rPr>
        <w:t>xmlns:wsam</w:t>
      </w:r>
      <w:r>
        <w:t>="http://www.w3.org/2007/05/addressing/metadata"&gt;</w:t>
      </w:r>
    </w:p>
    <w:p w14:paraId="3F890E33" w14:textId="77777777" w:rsidR="00E954E0" w:rsidRDefault="00E954E0" w:rsidP="00F909B2">
      <w:pPr>
        <w:pStyle w:val="CodeBlock"/>
        <w:keepNext w:val="0"/>
      </w:pPr>
      <w:r>
        <w:tab/>
        <w:t>&lt;</w:t>
      </w:r>
      <w:r>
        <w:rPr>
          <w:color w:val="A31515"/>
        </w:rPr>
        <w:t>wsdl:types</w:t>
      </w:r>
      <w:r>
        <w:t>&gt;</w:t>
      </w:r>
    </w:p>
    <w:p w14:paraId="07F28516" w14:textId="77777777" w:rsidR="00E954E0" w:rsidRDefault="00E954E0" w:rsidP="00F909B2">
      <w:pPr>
        <w:pStyle w:val="CodeBlock"/>
        <w:keepNext w:val="0"/>
      </w:pPr>
      <w:r>
        <w:tab/>
      </w:r>
      <w:r>
        <w:tab/>
        <w:t>&lt;</w:t>
      </w:r>
      <w:r>
        <w:rPr>
          <w:color w:val="A31515"/>
        </w:rPr>
        <w:t>xsd:schema</w:t>
      </w:r>
      <w:r>
        <w:t xml:space="preserve"> </w:t>
      </w:r>
      <w:r>
        <w:rPr>
          <w:color w:val="FF0000"/>
        </w:rPr>
        <w:t>targetNamespace</w:t>
      </w:r>
      <w:r>
        <w:t>="urn:hl7-org:v3/Imports"&gt;</w:t>
      </w:r>
    </w:p>
    <w:p w14:paraId="7DE84633" w14:textId="77777777" w:rsidR="00E954E0" w:rsidRPr="00E954E0" w:rsidRDefault="00E954E0" w:rsidP="00F909B2">
      <w:pPr>
        <w:pStyle w:val="CodeBlock"/>
        <w:keepNext w:val="0"/>
        <w:rPr>
          <w:highlight w:val="yellow"/>
        </w:rPr>
      </w:pPr>
      <w:r>
        <w:tab/>
      </w:r>
      <w:r>
        <w:tab/>
      </w:r>
      <w:r>
        <w:tab/>
      </w:r>
      <w:r w:rsidRPr="00E954E0">
        <w:rPr>
          <w:highlight w:val="yellow"/>
        </w:rPr>
        <w:t>&lt;</w:t>
      </w:r>
      <w:r w:rsidRPr="00E954E0">
        <w:rPr>
          <w:color w:val="A31515"/>
          <w:highlight w:val="yellow"/>
        </w:rPr>
        <w:t>xsd:import</w:t>
      </w:r>
      <w:r w:rsidRPr="00E954E0">
        <w:rPr>
          <w:highlight w:val="yellow"/>
        </w:rPr>
        <w:t xml:space="preserve"> </w:t>
      </w:r>
      <w:r w:rsidRPr="00E954E0">
        <w:rPr>
          <w:color w:val="FF0000"/>
          <w:highlight w:val="yellow"/>
        </w:rPr>
        <w:t>schemaLocation</w:t>
      </w:r>
      <w:r w:rsidRPr="00E954E0">
        <w:rPr>
          <w:highlight w:val="yellow"/>
        </w:rPr>
        <w:t xml:space="preserve">="http://ivis.eps.gov.lv/rc/HL7V3/2006/multicacheschemas/RCMR_IN000002UV01.xsd" </w:t>
      </w:r>
      <w:r w:rsidRPr="00E954E0">
        <w:rPr>
          <w:color w:val="FF0000"/>
          <w:highlight w:val="yellow"/>
        </w:rPr>
        <w:t>namespace</w:t>
      </w:r>
      <w:r w:rsidRPr="00E954E0">
        <w:rPr>
          <w:highlight w:val="yellow"/>
        </w:rPr>
        <w:t xml:space="preserve">="urn:hl7-org:v3" </w:t>
      </w:r>
      <w:r w:rsidRPr="00E954E0">
        <w:rPr>
          <w:color w:val="FF0000"/>
          <w:highlight w:val="yellow"/>
        </w:rPr>
        <w:t>id</w:t>
      </w:r>
      <w:r w:rsidRPr="00E954E0">
        <w:rPr>
          <w:highlight w:val="yellow"/>
        </w:rPr>
        <w:t>="RCMR_IN000002UV01"/&gt;</w:t>
      </w:r>
    </w:p>
    <w:p w14:paraId="52DA0EFB" w14:textId="77777777" w:rsidR="00E954E0" w:rsidRDefault="00E954E0" w:rsidP="00F909B2">
      <w:pPr>
        <w:pStyle w:val="CodeBlock"/>
        <w:keepNext w:val="0"/>
      </w:pPr>
      <w:r w:rsidRPr="00E954E0">
        <w:rPr>
          <w:highlight w:val="yellow"/>
        </w:rPr>
        <w:lastRenderedPageBreak/>
        <w:tab/>
      </w:r>
      <w:r w:rsidRPr="00E954E0">
        <w:rPr>
          <w:highlight w:val="yellow"/>
        </w:rPr>
        <w:tab/>
      </w:r>
      <w:r w:rsidRPr="00E954E0">
        <w:rPr>
          <w:highlight w:val="yellow"/>
        </w:rPr>
        <w:tab/>
        <w:t>&lt;</w:t>
      </w:r>
      <w:r w:rsidRPr="00E954E0">
        <w:rPr>
          <w:color w:val="A31515"/>
          <w:highlight w:val="yellow"/>
        </w:rPr>
        <w:t>xsd:import</w:t>
      </w:r>
      <w:r w:rsidRPr="00E954E0">
        <w:rPr>
          <w:highlight w:val="yellow"/>
        </w:rPr>
        <w:t xml:space="preserve"> </w:t>
      </w:r>
      <w:r w:rsidRPr="00E954E0">
        <w:rPr>
          <w:color w:val="FF0000"/>
          <w:highlight w:val="yellow"/>
        </w:rPr>
        <w:t>schemaLocation</w:t>
      </w:r>
      <w:r w:rsidRPr="00E954E0">
        <w:rPr>
          <w:highlight w:val="yellow"/>
        </w:rPr>
        <w:t xml:space="preserve">="http://ivis.eps.gov.lv/rc/HL7V3/2006/multicacheschemas/MCCI_IN000006UV01.xsd" </w:t>
      </w:r>
      <w:r w:rsidRPr="00E954E0">
        <w:rPr>
          <w:color w:val="FF0000"/>
          <w:highlight w:val="yellow"/>
        </w:rPr>
        <w:t>namespace</w:t>
      </w:r>
      <w:r w:rsidRPr="00E954E0">
        <w:rPr>
          <w:highlight w:val="yellow"/>
        </w:rPr>
        <w:t xml:space="preserve">="urn:hl7-org:v3"  </w:t>
      </w:r>
      <w:r w:rsidRPr="00E954E0">
        <w:rPr>
          <w:color w:val="FF0000"/>
          <w:highlight w:val="yellow"/>
        </w:rPr>
        <w:t>id</w:t>
      </w:r>
      <w:r w:rsidRPr="00E954E0">
        <w:rPr>
          <w:highlight w:val="yellow"/>
        </w:rPr>
        <w:t>="MCCI_IN000006UV01"/&gt;</w:t>
      </w:r>
    </w:p>
    <w:p w14:paraId="127DA826" w14:textId="77777777" w:rsidR="00E954E0" w:rsidRDefault="00E954E0" w:rsidP="00F909B2">
      <w:pPr>
        <w:pStyle w:val="CodeBlock"/>
        <w:keepNext w:val="0"/>
      </w:pPr>
      <w:r>
        <w:tab/>
      </w:r>
      <w:r>
        <w:tab/>
        <w:t>&lt;/</w:t>
      </w:r>
      <w:r>
        <w:rPr>
          <w:color w:val="A31515"/>
        </w:rPr>
        <w:t>xsd:schema</w:t>
      </w:r>
      <w:r>
        <w:t>&gt;</w:t>
      </w:r>
    </w:p>
    <w:p w14:paraId="79A88208" w14:textId="77777777" w:rsidR="00E954E0" w:rsidRDefault="00E954E0" w:rsidP="00F909B2">
      <w:pPr>
        <w:pStyle w:val="CodeBlock"/>
        <w:keepNext w:val="0"/>
      </w:pPr>
      <w:r>
        <w:tab/>
        <w:t>&lt;/</w:t>
      </w:r>
      <w:r>
        <w:rPr>
          <w:color w:val="A31515"/>
        </w:rPr>
        <w:t>wsdl:types</w:t>
      </w:r>
      <w:r>
        <w:t>&gt;</w:t>
      </w:r>
    </w:p>
    <w:p w14:paraId="50917101" w14:textId="77777777" w:rsidR="00E954E0" w:rsidRDefault="00E954E0" w:rsidP="00F909B2">
      <w:pPr>
        <w:pStyle w:val="CodeBlock"/>
        <w:keepNext w:val="0"/>
      </w:pPr>
      <w:r>
        <w:tab/>
        <w:t>&lt;</w:t>
      </w:r>
      <w:r>
        <w:rPr>
          <w:color w:val="A31515"/>
        </w:rPr>
        <w:t>wsdl:message</w:t>
      </w:r>
      <w:r>
        <w:t xml:space="preserve"> </w:t>
      </w:r>
      <w:r>
        <w:rPr>
          <w:color w:val="FF0000"/>
        </w:rPr>
        <w:t>name</w:t>
      </w:r>
      <w:r>
        <w:t>="</w:t>
      </w:r>
      <w:r w:rsidRPr="00E954E0">
        <w:rPr>
          <w:highlight w:val="yellow"/>
        </w:rPr>
        <w:t>RCMR_IN000002UV01</w:t>
      </w:r>
      <w:r>
        <w:t>_Message"&gt;</w:t>
      </w:r>
    </w:p>
    <w:p w14:paraId="76A91631" w14:textId="77777777" w:rsidR="00E954E0" w:rsidRDefault="00E954E0" w:rsidP="00F909B2">
      <w:pPr>
        <w:pStyle w:val="CodeBlock"/>
        <w:keepNext w:val="0"/>
      </w:pPr>
      <w:r>
        <w:tab/>
      </w:r>
      <w:r>
        <w:tab/>
        <w:t>&lt;</w:t>
      </w:r>
      <w:r>
        <w:rPr>
          <w:color w:val="A31515"/>
        </w:rPr>
        <w:t>wsdl:part</w:t>
      </w:r>
      <w:r>
        <w:t xml:space="preserve"> </w:t>
      </w:r>
      <w:r>
        <w:rPr>
          <w:color w:val="FF0000"/>
        </w:rPr>
        <w:t>name</w:t>
      </w:r>
      <w:r>
        <w:t xml:space="preserve">="Body" </w:t>
      </w:r>
      <w:r>
        <w:rPr>
          <w:color w:val="FF0000"/>
        </w:rPr>
        <w:t>element</w:t>
      </w:r>
      <w:r>
        <w:t>="tns:</w:t>
      </w:r>
      <w:r w:rsidRPr="00E954E0">
        <w:rPr>
          <w:highlight w:val="yellow"/>
        </w:rPr>
        <w:t>RCMR_IN000002UV01</w:t>
      </w:r>
      <w:r>
        <w:t>"/&gt;</w:t>
      </w:r>
    </w:p>
    <w:p w14:paraId="4FC5460B" w14:textId="77777777" w:rsidR="00E954E0" w:rsidRDefault="00E954E0" w:rsidP="00F909B2">
      <w:pPr>
        <w:pStyle w:val="CodeBlock"/>
        <w:keepNext w:val="0"/>
      </w:pPr>
      <w:r>
        <w:tab/>
        <w:t>&lt;/</w:t>
      </w:r>
      <w:r>
        <w:rPr>
          <w:color w:val="A31515"/>
        </w:rPr>
        <w:t>wsdl:message</w:t>
      </w:r>
      <w:r>
        <w:t>&gt;</w:t>
      </w:r>
    </w:p>
    <w:p w14:paraId="5E1CF1BB" w14:textId="77777777" w:rsidR="00E954E0" w:rsidRDefault="00E954E0" w:rsidP="00F909B2">
      <w:pPr>
        <w:pStyle w:val="CodeBlock"/>
        <w:keepNext w:val="0"/>
      </w:pPr>
      <w:r>
        <w:tab/>
        <w:t>&lt;</w:t>
      </w:r>
      <w:r>
        <w:rPr>
          <w:color w:val="A31515"/>
        </w:rPr>
        <w:t>wsdl:message</w:t>
      </w:r>
      <w:r>
        <w:t xml:space="preserve"> </w:t>
      </w:r>
      <w:r>
        <w:rPr>
          <w:color w:val="FF0000"/>
        </w:rPr>
        <w:t>name</w:t>
      </w:r>
      <w:r>
        <w:t>="</w:t>
      </w:r>
      <w:r w:rsidRPr="00E954E0">
        <w:rPr>
          <w:highlight w:val="yellow"/>
        </w:rPr>
        <w:t>MCCI_IN000006UV01</w:t>
      </w:r>
      <w:r>
        <w:t>_Message"&gt;</w:t>
      </w:r>
    </w:p>
    <w:p w14:paraId="177275B1" w14:textId="77777777" w:rsidR="00E954E0" w:rsidRDefault="00E954E0" w:rsidP="00F909B2">
      <w:pPr>
        <w:pStyle w:val="CodeBlock"/>
        <w:keepNext w:val="0"/>
      </w:pPr>
      <w:r>
        <w:tab/>
      </w:r>
      <w:r>
        <w:tab/>
        <w:t>&lt;</w:t>
      </w:r>
      <w:r>
        <w:rPr>
          <w:color w:val="A31515"/>
        </w:rPr>
        <w:t>wsdl:part</w:t>
      </w:r>
      <w:r>
        <w:t xml:space="preserve"> </w:t>
      </w:r>
      <w:r>
        <w:rPr>
          <w:color w:val="FF0000"/>
        </w:rPr>
        <w:t>name</w:t>
      </w:r>
      <w:r>
        <w:t xml:space="preserve">="Body" </w:t>
      </w:r>
      <w:r>
        <w:rPr>
          <w:color w:val="FF0000"/>
        </w:rPr>
        <w:t>element</w:t>
      </w:r>
      <w:r>
        <w:t>="tns:</w:t>
      </w:r>
      <w:r w:rsidRPr="00E954E0">
        <w:rPr>
          <w:highlight w:val="yellow"/>
        </w:rPr>
        <w:t>MCCI_IN000006UV01</w:t>
      </w:r>
      <w:r>
        <w:t>"/&gt;</w:t>
      </w:r>
    </w:p>
    <w:p w14:paraId="1D19CA37" w14:textId="77777777" w:rsidR="00E954E0" w:rsidRDefault="00E954E0" w:rsidP="00F909B2">
      <w:pPr>
        <w:pStyle w:val="CodeBlock"/>
        <w:keepNext w:val="0"/>
      </w:pPr>
      <w:r>
        <w:tab/>
        <w:t>&lt;/</w:t>
      </w:r>
      <w:r>
        <w:rPr>
          <w:color w:val="A31515"/>
        </w:rPr>
        <w:t>wsdl:message</w:t>
      </w:r>
      <w:r>
        <w:t>&gt;</w:t>
      </w:r>
    </w:p>
    <w:p w14:paraId="016F5B54" w14:textId="77777777" w:rsidR="00E954E0" w:rsidRDefault="00E954E0" w:rsidP="00F909B2">
      <w:pPr>
        <w:pStyle w:val="CodeBlock"/>
        <w:keepNext w:val="0"/>
      </w:pPr>
      <w:r>
        <w:tab/>
        <w:t>&lt;</w:t>
      </w:r>
      <w:r>
        <w:rPr>
          <w:color w:val="A31515"/>
        </w:rPr>
        <w:t>wsdl:portType</w:t>
      </w:r>
      <w:r>
        <w:t xml:space="preserve"> </w:t>
      </w:r>
      <w:r>
        <w:rPr>
          <w:color w:val="FF0000"/>
        </w:rPr>
        <w:t>name</w:t>
      </w:r>
      <w:r>
        <w:t>="</w:t>
      </w:r>
      <w:r w:rsidRPr="00E954E0">
        <w:rPr>
          <w:highlight w:val="yellow"/>
        </w:rPr>
        <w:t>RCMR_AR000003</w:t>
      </w:r>
      <w:r>
        <w:t>_PortType"&gt;</w:t>
      </w:r>
    </w:p>
    <w:p w14:paraId="280F5399" w14:textId="14C73977" w:rsidR="00E954E0" w:rsidRDefault="00E954E0" w:rsidP="00F909B2">
      <w:pPr>
        <w:pStyle w:val="CodeBlock"/>
        <w:keepNext w:val="0"/>
      </w:pPr>
      <w:r>
        <w:tab/>
      </w:r>
      <w:r>
        <w:tab/>
        <w:t>&lt;</w:t>
      </w:r>
      <w:r>
        <w:rPr>
          <w:color w:val="A31515"/>
        </w:rPr>
        <w:t>wsdl:operation</w:t>
      </w:r>
      <w:r>
        <w:t xml:space="preserve"> </w:t>
      </w:r>
      <w:r>
        <w:rPr>
          <w:color w:val="FF0000"/>
        </w:rPr>
        <w:t>name</w:t>
      </w:r>
      <w:r>
        <w:t>="</w:t>
      </w:r>
      <w:r w:rsidRPr="00E954E0">
        <w:rPr>
          <w:highlight w:val="yellow"/>
        </w:rPr>
        <w:t>RCMR_IN000002UV01_RCMR_IN000002UV01</w:t>
      </w:r>
      <w:r>
        <w:t>"&gt;</w:t>
      </w:r>
    </w:p>
    <w:p w14:paraId="6F06E341" w14:textId="77777777" w:rsidR="00E954E0" w:rsidRDefault="00E954E0" w:rsidP="00F909B2">
      <w:pPr>
        <w:pStyle w:val="CodeBlock"/>
        <w:keepNext w:val="0"/>
      </w:pPr>
      <w:r>
        <w:tab/>
      </w:r>
      <w:r>
        <w:tab/>
      </w:r>
      <w:r>
        <w:tab/>
        <w:t>&lt;</w:t>
      </w:r>
      <w:r>
        <w:rPr>
          <w:color w:val="A31515"/>
        </w:rPr>
        <w:t>wsdl:input</w:t>
      </w:r>
      <w:r>
        <w:t xml:space="preserve"> </w:t>
      </w:r>
      <w:r>
        <w:rPr>
          <w:color w:val="FF0000"/>
        </w:rPr>
        <w:t>wsaw:Action</w:t>
      </w:r>
      <w:r>
        <w:t>="urn:hl7-org:v3:</w:t>
      </w:r>
      <w:r w:rsidRPr="00E954E0">
        <w:rPr>
          <w:highlight w:val="yellow"/>
        </w:rPr>
        <w:t>RCMR_IN000002UV01</w:t>
      </w:r>
      <w:r>
        <w:t xml:space="preserve">" </w:t>
      </w:r>
      <w:r>
        <w:rPr>
          <w:color w:val="FF0000"/>
        </w:rPr>
        <w:t>name</w:t>
      </w:r>
      <w:r>
        <w:t>="</w:t>
      </w:r>
      <w:r w:rsidRPr="00E954E0">
        <w:rPr>
          <w:highlight w:val="yellow"/>
        </w:rPr>
        <w:t>RCMR_IN000002UV01</w:t>
      </w:r>
      <w:r>
        <w:t xml:space="preserve">_Message" </w:t>
      </w:r>
      <w:r>
        <w:rPr>
          <w:color w:val="FF0000"/>
        </w:rPr>
        <w:t>message</w:t>
      </w:r>
      <w:r>
        <w:t>="tns:</w:t>
      </w:r>
      <w:r w:rsidRPr="00E954E0">
        <w:rPr>
          <w:highlight w:val="yellow"/>
        </w:rPr>
        <w:t>RCMR_IN000002UV01</w:t>
      </w:r>
      <w:r>
        <w:t>_Message"/&gt;</w:t>
      </w:r>
    </w:p>
    <w:p w14:paraId="764935AD" w14:textId="77777777" w:rsidR="00E954E0" w:rsidRDefault="00E954E0" w:rsidP="00F909B2">
      <w:pPr>
        <w:pStyle w:val="CodeBlock"/>
        <w:keepNext w:val="0"/>
      </w:pPr>
      <w:r>
        <w:tab/>
      </w:r>
      <w:r>
        <w:tab/>
      </w:r>
      <w:r>
        <w:tab/>
        <w:t>&lt;</w:t>
      </w:r>
      <w:r>
        <w:rPr>
          <w:color w:val="A31515"/>
        </w:rPr>
        <w:t>wsdl:output</w:t>
      </w:r>
      <w:r>
        <w:t xml:space="preserve"> </w:t>
      </w:r>
      <w:r>
        <w:rPr>
          <w:color w:val="FF0000"/>
        </w:rPr>
        <w:t>wsaw:Action</w:t>
      </w:r>
      <w:r>
        <w:t>="urn:hl7-org:v3:</w:t>
      </w:r>
      <w:r w:rsidRPr="00E954E0">
        <w:rPr>
          <w:highlight w:val="yellow"/>
        </w:rPr>
        <w:t>MCCI_IN000006UV01</w:t>
      </w:r>
      <w:r>
        <w:t xml:space="preserve">" </w:t>
      </w:r>
      <w:r>
        <w:rPr>
          <w:color w:val="FF0000"/>
        </w:rPr>
        <w:t>name</w:t>
      </w:r>
      <w:r>
        <w:t>="</w:t>
      </w:r>
      <w:r w:rsidRPr="00E954E0">
        <w:rPr>
          <w:highlight w:val="yellow"/>
        </w:rPr>
        <w:t>MCCI_IN000006UV01</w:t>
      </w:r>
      <w:r>
        <w:t xml:space="preserve">_Message" </w:t>
      </w:r>
      <w:r>
        <w:rPr>
          <w:color w:val="FF0000"/>
        </w:rPr>
        <w:t>message</w:t>
      </w:r>
      <w:r>
        <w:t>="tns:</w:t>
      </w:r>
      <w:r w:rsidRPr="00E954E0">
        <w:rPr>
          <w:highlight w:val="yellow"/>
        </w:rPr>
        <w:t>MCCI_IN000006UV01</w:t>
      </w:r>
      <w:r>
        <w:t>_Message"/&gt;</w:t>
      </w:r>
    </w:p>
    <w:p w14:paraId="719D1638" w14:textId="77777777" w:rsidR="00E954E0" w:rsidRDefault="00E954E0" w:rsidP="00F909B2">
      <w:pPr>
        <w:pStyle w:val="CodeBlock"/>
        <w:keepNext w:val="0"/>
      </w:pPr>
      <w:r>
        <w:tab/>
      </w:r>
      <w:r>
        <w:tab/>
        <w:t>&lt;/</w:t>
      </w:r>
      <w:r>
        <w:rPr>
          <w:color w:val="A31515"/>
        </w:rPr>
        <w:t>wsdl:operation</w:t>
      </w:r>
      <w:r>
        <w:t>&gt;</w:t>
      </w:r>
    </w:p>
    <w:p w14:paraId="326A6399" w14:textId="77777777" w:rsidR="00E954E0" w:rsidRDefault="00E954E0" w:rsidP="00F909B2">
      <w:pPr>
        <w:pStyle w:val="CodeBlock"/>
        <w:keepNext w:val="0"/>
      </w:pPr>
      <w:r>
        <w:tab/>
        <w:t>&lt;/</w:t>
      </w:r>
      <w:r>
        <w:rPr>
          <w:color w:val="A31515"/>
        </w:rPr>
        <w:t>wsdl:portType</w:t>
      </w:r>
      <w:r>
        <w:t>&gt;</w:t>
      </w:r>
    </w:p>
    <w:p w14:paraId="367BA4CC" w14:textId="77777777" w:rsidR="00E954E0" w:rsidRDefault="00E954E0" w:rsidP="00F909B2">
      <w:pPr>
        <w:pStyle w:val="CodeBlock"/>
        <w:keepNext w:val="0"/>
      </w:pPr>
      <w:r>
        <w:tab/>
        <w:t>&lt;</w:t>
      </w:r>
      <w:r>
        <w:rPr>
          <w:color w:val="A31515"/>
        </w:rPr>
        <w:t>wsdl:binding</w:t>
      </w:r>
      <w:r>
        <w:t xml:space="preserve"> </w:t>
      </w:r>
      <w:r>
        <w:rPr>
          <w:color w:val="FF0000"/>
        </w:rPr>
        <w:t>name</w:t>
      </w:r>
      <w:r>
        <w:t>="</w:t>
      </w:r>
      <w:r w:rsidRPr="00E954E0">
        <w:rPr>
          <w:highlight w:val="yellow"/>
        </w:rPr>
        <w:t>RCMR_AR000003</w:t>
      </w:r>
      <w:r>
        <w:t xml:space="preserve">_Binding_Soap12" </w:t>
      </w:r>
      <w:r>
        <w:rPr>
          <w:color w:val="FF0000"/>
        </w:rPr>
        <w:t>type</w:t>
      </w:r>
      <w:r>
        <w:t>="tns:</w:t>
      </w:r>
      <w:r w:rsidRPr="00E954E0">
        <w:rPr>
          <w:highlight w:val="yellow"/>
        </w:rPr>
        <w:t>RCMR_AR000003</w:t>
      </w:r>
      <w:r>
        <w:t>_PortType"&gt;</w:t>
      </w:r>
    </w:p>
    <w:p w14:paraId="406DF323" w14:textId="77777777" w:rsidR="00E954E0" w:rsidRDefault="00E954E0" w:rsidP="00F909B2">
      <w:pPr>
        <w:pStyle w:val="CodeBlock"/>
        <w:keepNext w:val="0"/>
      </w:pPr>
      <w:r>
        <w:tab/>
      </w:r>
      <w:r>
        <w:tab/>
        <w:t>&lt;</w:t>
      </w:r>
      <w:r>
        <w:rPr>
          <w:color w:val="A31515"/>
        </w:rPr>
        <w:t>soap:binding</w:t>
      </w:r>
      <w:r>
        <w:t xml:space="preserve"> </w:t>
      </w:r>
      <w:r>
        <w:rPr>
          <w:color w:val="FF0000"/>
        </w:rPr>
        <w:t>transport</w:t>
      </w:r>
      <w:r>
        <w:t>="http://schemas.xmlsoap.org/soap/http"/&gt;</w:t>
      </w:r>
    </w:p>
    <w:p w14:paraId="55155510" w14:textId="77777777" w:rsidR="00E954E0" w:rsidRDefault="00E954E0" w:rsidP="00F909B2">
      <w:pPr>
        <w:pStyle w:val="CodeBlock"/>
        <w:keepNext w:val="0"/>
      </w:pPr>
      <w:r>
        <w:tab/>
      </w:r>
      <w:r>
        <w:tab/>
        <w:t>&lt;</w:t>
      </w:r>
      <w:r>
        <w:rPr>
          <w:color w:val="A31515"/>
        </w:rPr>
        <w:t>wsdl:operation</w:t>
      </w:r>
      <w:r>
        <w:t xml:space="preserve"> </w:t>
      </w:r>
      <w:r>
        <w:rPr>
          <w:color w:val="FF0000"/>
        </w:rPr>
        <w:t>name</w:t>
      </w:r>
      <w:r>
        <w:t>="</w:t>
      </w:r>
      <w:r w:rsidRPr="00E954E0">
        <w:rPr>
          <w:highlight w:val="yellow"/>
        </w:rPr>
        <w:t>RCMR_IN000002UV01</w:t>
      </w:r>
      <w:r w:rsidRPr="00E954E0">
        <w:t>_</w:t>
      </w:r>
      <w:r w:rsidRPr="00E954E0">
        <w:rPr>
          <w:highlight w:val="yellow"/>
        </w:rPr>
        <w:t>MCCI_IN000006UV01</w:t>
      </w:r>
      <w:r>
        <w:t>"&gt;</w:t>
      </w:r>
    </w:p>
    <w:p w14:paraId="2E6D2E5D" w14:textId="77777777" w:rsidR="00E954E0" w:rsidRDefault="00E954E0" w:rsidP="00F909B2">
      <w:pPr>
        <w:pStyle w:val="CodeBlock"/>
        <w:keepNext w:val="0"/>
      </w:pPr>
      <w:r>
        <w:tab/>
      </w:r>
      <w:r>
        <w:tab/>
      </w:r>
      <w:r>
        <w:tab/>
        <w:t>&lt;</w:t>
      </w:r>
      <w:r>
        <w:rPr>
          <w:color w:val="A31515"/>
        </w:rPr>
        <w:t>soap:operation</w:t>
      </w:r>
      <w:r>
        <w:t xml:space="preserve"> </w:t>
      </w:r>
      <w:r>
        <w:rPr>
          <w:color w:val="FF0000"/>
        </w:rPr>
        <w:t>soapAction</w:t>
      </w:r>
      <w:r>
        <w:t>="urn:hl7-org:v3:</w:t>
      </w:r>
      <w:r w:rsidRPr="00E954E0">
        <w:rPr>
          <w:highlight w:val="yellow"/>
        </w:rPr>
        <w:t>RCMR_IN000002UV01</w:t>
      </w:r>
      <w:r>
        <w:t xml:space="preserve">" </w:t>
      </w:r>
      <w:r>
        <w:rPr>
          <w:color w:val="FF0000"/>
        </w:rPr>
        <w:t>style</w:t>
      </w:r>
      <w:r>
        <w:t>="document"/&gt;</w:t>
      </w:r>
    </w:p>
    <w:p w14:paraId="2D9880AD" w14:textId="77777777" w:rsidR="00E954E0" w:rsidRDefault="00E954E0" w:rsidP="00F909B2">
      <w:pPr>
        <w:pStyle w:val="CodeBlock"/>
        <w:keepNext w:val="0"/>
      </w:pPr>
      <w:r>
        <w:tab/>
      </w:r>
      <w:r>
        <w:tab/>
      </w:r>
      <w:r>
        <w:tab/>
        <w:t>&lt;</w:t>
      </w:r>
      <w:r>
        <w:rPr>
          <w:color w:val="A31515"/>
        </w:rPr>
        <w:t>wsdl:input</w:t>
      </w:r>
      <w:r>
        <w:t xml:space="preserve"> </w:t>
      </w:r>
      <w:r>
        <w:rPr>
          <w:color w:val="FF0000"/>
        </w:rPr>
        <w:t>name</w:t>
      </w:r>
      <w:r>
        <w:t>="</w:t>
      </w:r>
      <w:r w:rsidRPr="00E954E0">
        <w:rPr>
          <w:highlight w:val="yellow"/>
        </w:rPr>
        <w:t>RCMR_IN000002UV01</w:t>
      </w:r>
      <w:r>
        <w:t>_Message"&gt;</w:t>
      </w:r>
    </w:p>
    <w:p w14:paraId="4E8D2CFC" w14:textId="77777777" w:rsidR="00E954E0" w:rsidRDefault="00E954E0" w:rsidP="00F909B2">
      <w:pPr>
        <w:pStyle w:val="CodeBlock"/>
        <w:keepNext w:val="0"/>
      </w:pPr>
      <w:r>
        <w:tab/>
      </w:r>
      <w:r>
        <w:tab/>
      </w:r>
      <w:r>
        <w:tab/>
      </w:r>
      <w:r>
        <w:tab/>
        <w:t>&lt;</w:t>
      </w:r>
      <w:r>
        <w:rPr>
          <w:color w:val="A31515"/>
        </w:rPr>
        <w:t>soap:body</w:t>
      </w:r>
      <w:r>
        <w:t xml:space="preserve"> </w:t>
      </w:r>
      <w:r>
        <w:rPr>
          <w:color w:val="FF0000"/>
        </w:rPr>
        <w:t>use</w:t>
      </w:r>
      <w:r>
        <w:t>="literal"/&gt;</w:t>
      </w:r>
    </w:p>
    <w:p w14:paraId="1903ABF9" w14:textId="77777777" w:rsidR="00E954E0" w:rsidRDefault="00E954E0" w:rsidP="00F909B2">
      <w:pPr>
        <w:pStyle w:val="CodeBlock"/>
        <w:keepNext w:val="0"/>
      </w:pPr>
      <w:r>
        <w:tab/>
      </w:r>
      <w:r>
        <w:tab/>
      </w:r>
      <w:r>
        <w:tab/>
        <w:t>&lt;/</w:t>
      </w:r>
      <w:r>
        <w:rPr>
          <w:color w:val="A31515"/>
        </w:rPr>
        <w:t>wsdl:input</w:t>
      </w:r>
      <w:r>
        <w:t>&gt;</w:t>
      </w:r>
    </w:p>
    <w:p w14:paraId="3CE91C90" w14:textId="77777777" w:rsidR="00E954E0" w:rsidRDefault="00E954E0" w:rsidP="00F909B2">
      <w:pPr>
        <w:pStyle w:val="CodeBlock"/>
        <w:keepNext w:val="0"/>
      </w:pPr>
      <w:r>
        <w:tab/>
      </w:r>
      <w:r>
        <w:tab/>
      </w:r>
      <w:r>
        <w:tab/>
        <w:t>&lt;</w:t>
      </w:r>
      <w:r>
        <w:rPr>
          <w:color w:val="A31515"/>
        </w:rPr>
        <w:t>wsdl:output</w:t>
      </w:r>
      <w:r>
        <w:t xml:space="preserve"> </w:t>
      </w:r>
      <w:r>
        <w:rPr>
          <w:color w:val="FF0000"/>
        </w:rPr>
        <w:t>name</w:t>
      </w:r>
      <w:r>
        <w:t>="</w:t>
      </w:r>
      <w:r w:rsidRPr="00E954E0">
        <w:rPr>
          <w:highlight w:val="yellow"/>
        </w:rPr>
        <w:t>MCCI_IN000006UV01</w:t>
      </w:r>
      <w:r>
        <w:t>_Message"&gt;</w:t>
      </w:r>
    </w:p>
    <w:p w14:paraId="55F9A77D" w14:textId="77777777" w:rsidR="00E954E0" w:rsidRDefault="00E954E0" w:rsidP="00F909B2">
      <w:pPr>
        <w:pStyle w:val="CodeBlock"/>
        <w:keepNext w:val="0"/>
      </w:pPr>
      <w:r>
        <w:tab/>
      </w:r>
      <w:r>
        <w:tab/>
      </w:r>
      <w:r>
        <w:tab/>
      </w:r>
      <w:r>
        <w:tab/>
        <w:t>&lt;</w:t>
      </w:r>
      <w:r>
        <w:rPr>
          <w:color w:val="A31515"/>
        </w:rPr>
        <w:t>soap:body</w:t>
      </w:r>
      <w:r>
        <w:t xml:space="preserve"> </w:t>
      </w:r>
      <w:r>
        <w:rPr>
          <w:color w:val="FF0000"/>
        </w:rPr>
        <w:t>use</w:t>
      </w:r>
      <w:r>
        <w:t>="literal"/&gt;</w:t>
      </w:r>
    </w:p>
    <w:p w14:paraId="659B44D1" w14:textId="77777777" w:rsidR="00E954E0" w:rsidRDefault="00E954E0" w:rsidP="00F909B2">
      <w:pPr>
        <w:pStyle w:val="CodeBlock"/>
        <w:keepNext w:val="0"/>
      </w:pPr>
      <w:r>
        <w:tab/>
      </w:r>
      <w:r>
        <w:tab/>
      </w:r>
      <w:r>
        <w:tab/>
        <w:t>&lt;/</w:t>
      </w:r>
      <w:r>
        <w:rPr>
          <w:color w:val="A31515"/>
        </w:rPr>
        <w:t>wsdl:output</w:t>
      </w:r>
      <w:r>
        <w:t>&gt;</w:t>
      </w:r>
    </w:p>
    <w:p w14:paraId="10AC0109" w14:textId="77777777" w:rsidR="00E954E0" w:rsidRDefault="00E954E0" w:rsidP="00F909B2">
      <w:pPr>
        <w:pStyle w:val="CodeBlock"/>
        <w:keepNext w:val="0"/>
      </w:pPr>
      <w:r>
        <w:tab/>
      </w:r>
      <w:r>
        <w:tab/>
        <w:t>&lt;/</w:t>
      </w:r>
      <w:r>
        <w:rPr>
          <w:color w:val="A31515"/>
        </w:rPr>
        <w:t>wsdl:operation</w:t>
      </w:r>
      <w:r>
        <w:t>&gt;</w:t>
      </w:r>
    </w:p>
    <w:p w14:paraId="31B07A75" w14:textId="77777777" w:rsidR="00E954E0" w:rsidRDefault="00E954E0" w:rsidP="00E954E0">
      <w:pPr>
        <w:pStyle w:val="CodeBlock"/>
      </w:pPr>
      <w:r>
        <w:tab/>
        <w:t>&lt;/</w:t>
      </w:r>
      <w:r>
        <w:rPr>
          <w:color w:val="A31515"/>
        </w:rPr>
        <w:t>wsdl:binding</w:t>
      </w:r>
      <w:r>
        <w:t>&gt;</w:t>
      </w:r>
    </w:p>
    <w:p w14:paraId="5A569938" w14:textId="77777777" w:rsidR="00E954E0" w:rsidRDefault="00E954E0" w:rsidP="00E954E0">
      <w:pPr>
        <w:pStyle w:val="CodeBlock"/>
      </w:pPr>
      <w:r>
        <w:tab/>
        <w:t>&lt;</w:t>
      </w:r>
      <w:r>
        <w:rPr>
          <w:color w:val="A31515"/>
        </w:rPr>
        <w:t>wsdl:service</w:t>
      </w:r>
      <w:r>
        <w:t xml:space="preserve"> </w:t>
      </w:r>
      <w:r>
        <w:rPr>
          <w:color w:val="FF0000"/>
        </w:rPr>
        <w:t>name</w:t>
      </w:r>
      <w:r>
        <w:t>="Service1"&gt;</w:t>
      </w:r>
    </w:p>
    <w:p w14:paraId="4740D475" w14:textId="77777777" w:rsidR="00E954E0" w:rsidRDefault="00E954E0" w:rsidP="00E954E0">
      <w:pPr>
        <w:pStyle w:val="CodeBlock"/>
      </w:pPr>
      <w:r>
        <w:tab/>
      </w:r>
      <w:r>
        <w:tab/>
        <w:t>&lt;</w:t>
      </w:r>
      <w:r>
        <w:rPr>
          <w:color w:val="A31515"/>
        </w:rPr>
        <w:t>wsdl:port</w:t>
      </w:r>
      <w:r>
        <w:t xml:space="preserve"> </w:t>
      </w:r>
      <w:r>
        <w:rPr>
          <w:color w:val="FF0000"/>
        </w:rPr>
        <w:t>name</w:t>
      </w:r>
      <w:r>
        <w:t>="</w:t>
      </w:r>
      <w:r w:rsidRPr="00E954E0">
        <w:rPr>
          <w:highlight w:val="yellow"/>
        </w:rPr>
        <w:t>RCMR_AR000003</w:t>
      </w:r>
      <w:r>
        <w:t xml:space="preserve">_PortSoap12" </w:t>
      </w:r>
      <w:r>
        <w:rPr>
          <w:color w:val="FF0000"/>
        </w:rPr>
        <w:t>binding</w:t>
      </w:r>
      <w:r>
        <w:t>="tns:</w:t>
      </w:r>
      <w:r w:rsidRPr="00E954E0">
        <w:rPr>
          <w:highlight w:val="yellow"/>
        </w:rPr>
        <w:t>RCMR_AR000003</w:t>
      </w:r>
      <w:r>
        <w:t>_Binding_Soap12"&gt;</w:t>
      </w:r>
    </w:p>
    <w:p w14:paraId="1D23618D" w14:textId="69046507" w:rsidR="00E954E0" w:rsidRDefault="00E954E0" w:rsidP="00E954E0">
      <w:pPr>
        <w:pStyle w:val="CodeBlock"/>
      </w:pPr>
      <w:r>
        <w:tab/>
      </w:r>
      <w:r>
        <w:tab/>
      </w:r>
      <w:r>
        <w:tab/>
        <w:t>&lt;</w:t>
      </w:r>
      <w:r>
        <w:rPr>
          <w:color w:val="A31515"/>
        </w:rPr>
        <w:t>soap:address</w:t>
      </w:r>
      <w:r>
        <w:t xml:space="preserve"> </w:t>
      </w:r>
      <w:r>
        <w:rPr>
          <w:color w:val="FF0000"/>
        </w:rPr>
        <w:t>location</w:t>
      </w:r>
      <w:r>
        <w:t>="</w:t>
      </w:r>
      <w:r w:rsidRPr="00E954E0">
        <w:rPr>
          <w:highlight w:val="yellow"/>
        </w:rPr>
        <w:t>http://</w:t>
      </w:r>
      <w:r>
        <w:rPr>
          <w:highlight w:val="yellow"/>
        </w:rPr>
        <w:t>adrese</w:t>
      </w:r>
      <w:r w:rsidRPr="00E954E0">
        <w:rPr>
          <w:highlight w:val="yellow"/>
        </w:rPr>
        <w:t>:8003/hl7samples/hl7service</w:t>
      </w:r>
      <w:r>
        <w:t>"/&gt;</w:t>
      </w:r>
    </w:p>
    <w:p w14:paraId="716217EA" w14:textId="77777777" w:rsidR="00E954E0" w:rsidRDefault="00E954E0" w:rsidP="00E954E0">
      <w:pPr>
        <w:pStyle w:val="CodeBlock"/>
      </w:pPr>
      <w:r>
        <w:tab/>
      </w:r>
      <w:r>
        <w:tab/>
        <w:t>&lt;/</w:t>
      </w:r>
      <w:r>
        <w:rPr>
          <w:color w:val="A31515"/>
        </w:rPr>
        <w:t>wsdl:port</w:t>
      </w:r>
      <w:r>
        <w:t>&gt;</w:t>
      </w:r>
    </w:p>
    <w:p w14:paraId="5B3C66F7" w14:textId="77777777" w:rsidR="00E954E0" w:rsidRDefault="00E954E0" w:rsidP="00E954E0">
      <w:pPr>
        <w:pStyle w:val="CodeBlock"/>
      </w:pPr>
      <w:r>
        <w:tab/>
        <w:t>&lt;/</w:t>
      </w:r>
      <w:r>
        <w:rPr>
          <w:color w:val="A31515"/>
        </w:rPr>
        <w:t>wsdl:service</w:t>
      </w:r>
      <w:r>
        <w:t>&gt;</w:t>
      </w:r>
    </w:p>
    <w:p w14:paraId="3746EE6B" w14:textId="77777777" w:rsidR="00E954E0" w:rsidRDefault="00E954E0" w:rsidP="00E954E0">
      <w:pPr>
        <w:pStyle w:val="CodeBlock"/>
      </w:pPr>
      <w:r>
        <w:t>&lt;/</w:t>
      </w:r>
      <w:r>
        <w:rPr>
          <w:color w:val="A31515"/>
        </w:rPr>
        <w:t>wsdl:definitions</w:t>
      </w:r>
      <w:r>
        <w:t>&gt;</w:t>
      </w:r>
    </w:p>
    <w:p w14:paraId="68A4B5F3" w14:textId="25339242" w:rsidR="00E954E0" w:rsidRDefault="00E954E0" w:rsidP="00F909B2">
      <w:pPr>
        <w:spacing w:before="120"/>
      </w:pPr>
      <w:r>
        <w:t>Kur atzīmētas daļas ir:</w:t>
      </w:r>
    </w:p>
    <w:tbl>
      <w:tblPr>
        <w:tblW w:w="10024" w:type="dxa"/>
        <w:tblBorders>
          <w:top w:val="single" w:sz="12" w:space="0" w:color="auto"/>
          <w:bottom w:val="single" w:sz="4" w:space="0" w:color="auto"/>
          <w:insideV w:val="single" w:sz="4" w:space="0" w:color="auto"/>
        </w:tblBorders>
        <w:tblLook w:val="04E0" w:firstRow="1" w:lastRow="1" w:firstColumn="1" w:lastColumn="0" w:noHBand="0" w:noVBand="1"/>
      </w:tblPr>
      <w:tblGrid>
        <w:gridCol w:w="1728"/>
        <w:gridCol w:w="2633"/>
        <w:gridCol w:w="5663"/>
      </w:tblGrid>
      <w:tr w:rsidR="00E954E0" w:rsidRPr="00412C83" w14:paraId="39C34A9D" w14:textId="77777777" w:rsidTr="0027129D">
        <w:tc>
          <w:tcPr>
            <w:tcW w:w="1728" w:type="dxa"/>
            <w:tcBorders>
              <w:top w:val="single" w:sz="12" w:space="0" w:color="auto"/>
              <w:bottom w:val="single" w:sz="4" w:space="0" w:color="auto"/>
            </w:tcBorders>
          </w:tcPr>
          <w:p w14:paraId="15561C7C" w14:textId="77777777" w:rsidR="00E954E0" w:rsidRPr="00412C83" w:rsidRDefault="00E954E0" w:rsidP="0027129D">
            <w:pPr>
              <w:pStyle w:val="Bold"/>
            </w:pPr>
            <w:r>
              <w:t>Nosaukums</w:t>
            </w:r>
          </w:p>
        </w:tc>
        <w:tc>
          <w:tcPr>
            <w:tcW w:w="2633" w:type="dxa"/>
            <w:tcBorders>
              <w:top w:val="single" w:sz="12" w:space="0" w:color="auto"/>
              <w:bottom w:val="single" w:sz="4" w:space="0" w:color="auto"/>
            </w:tcBorders>
          </w:tcPr>
          <w:p w14:paraId="238F8F93" w14:textId="77777777" w:rsidR="00E954E0" w:rsidRPr="00412C83" w:rsidRDefault="00E954E0" w:rsidP="0027129D">
            <w:pPr>
              <w:pStyle w:val="Bold"/>
            </w:pPr>
            <w:r>
              <w:t>Paskaidrojums</w:t>
            </w:r>
          </w:p>
        </w:tc>
        <w:tc>
          <w:tcPr>
            <w:tcW w:w="5663" w:type="dxa"/>
            <w:tcBorders>
              <w:top w:val="single" w:sz="12" w:space="0" w:color="auto"/>
              <w:bottom w:val="single" w:sz="4" w:space="0" w:color="auto"/>
            </w:tcBorders>
          </w:tcPr>
          <w:p w14:paraId="5583BBAA" w14:textId="77777777" w:rsidR="00E954E0" w:rsidRPr="00412C83" w:rsidRDefault="00E954E0" w:rsidP="0027129D">
            <w:pPr>
              <w:pStyle w:val="Bold"/>
            </w:pPr>
            <w:r>
              <w:t>Piemērs</w:t>
            </w:r>
          </w:p>
        </w:tc>
      </w:tr>
      <w:tr w:rsidR="00E954E0" w:rsidRPr="00412C83" w14:paraId="15634118" w14:textId="77777777" w:rsidTr="0027129D">
        <w:tc>
          <w:tcPr>
            <w:tcW w:w="1728" w:type="dxa"/>
          </w:tcPr>
          <w:p w14:paraId="14124B6B" w14:textId="1150E198" w:rsidR="00E954E0" w:rsidRPr="00412C83" w:rsidRDefault="00E954E0" w:rsidP="0027129D">
            <w:pPr>
              <w:pStyle w:val="Tablebody"/>
            </w:pPr>
            <w:r>
              <w:t>Ieejas shēmas nosaukums</w:t>
            </w:r>
          </w:p>
        </w:tc>
        <w:tc>
          <w:tcPr>
            <w:tcW w:w="2633" w:type="dxa"/>
          </w:tcPr>
          <w:p w14:paraId="1CE40E4E" w14:textId="0681F687" w:rsidR="00E954E0" w:rsidRPr="00412C83" w:rsidRDefault="00E954E0" w:rsidP="00E954E0">
            <w:pPr>
              <w:pStyle w:val="Tablebody"/>
            </w:pPr>
            <w:r>
              <w:t>Shēmai jābūt izveidotai pēc H</w:t>
            </w:r>
            <w:r w:rsidR="005B0091">
              <w:t>L</w:t>
            </w:r>
            <w:r>
              <w:t xml:space="preserve">7 standarta </w:t>
            </w:r>
          </w:p>
        </w:tc>
        <w:tc>
          <w:tcPr>
            <w:tcW w:w="5663" w:type="dxa"/>
          </w:tcPr>
          <w:p w14:paraId="74059648" w14:textId="7F3E5902" w:rsidR="00E954E0" w:rsidRPr="0027129D" w:rsidRDefault="00E954E0" w:rsidP="0027129D">
            <w:pPr>
              <w:pStyle w:val="Tablebody"/>
            </w:pPr>
            <w:r w:rsidRPr="0027129D">
              <w:t>RCMR_IN000002UV01</w:t>
            </w:r>
          </w:p>
        </w:tc>
      </w:tr>
      <w:tr w:rsidR="00E954E0" w:rsidRPr="00412C83" w14:paraId="525ADDFC" w14:textId="77777777" w:rsidTr="0027129D">
        <w:tc>
          <w:tcPr>
            <w:tcW w:w="1728" w:type="dxa"/>
          </w:tcPr>
          <w:p w14:paraId="1BC4EFCA" w14:textId="671DEC58" w:rsidR="00E954E0" w:rsidRPr="00412C83" w:rsidRDefault="00E954E0" w:rsidP="0027129D">
            <w:pPr>
              <w:pStyle w:val="Tablebody"/>
            </w:pPr>
            <w:r>
              <w:t>Izejas shēmas nosaukums</w:t>
            </w:r>
          </w:p>
        </w:tc>
        <w:tc>
          <w:tcPr>
            <w:tcW w:w="2633" w:type="dxa"/>
          </w:tcPr>
          <w:p w14:paraId="6D2FE974" w14:textId="42DB43FA" w:rsidR="00E954E0" w:rsidRPr="00412C83" w:rsidRDefault="00E954E0" w:rsidP="0027129D">
            <w:pPr>
              <w:pStyle w:val="Tablebody"/>
            </w:pPr>
            <w:r>
              <w:t>Shēmai jābūt izveidotai pēc H</w:t>
            </w:r>
            <w:r w:rsidR="005B0091">
              <w:t>L</w:t>
            </w:r>
            <w:r>
              <w:t>7 standarta</w:t>
            </w:r>
          </w:p>
        </w:tc>
        <w:tc>
          <w:tcPr>
            <w:tcW w:w="5663" w:type="dxa"/>
          </w:tcPr>
          <w:p w14:paraId="5412051C" w14:textId="63758EB6" w:rsidR="00E954E0" w:rsidRPr="0027129D" w:rsidRDefault="00E954E0" w:rsidP="0027129D">
            <w:pPr>
              <w:pStyle w:val="Tablebody"/>
            </w:pPr>
            <w:r w:rsidRPr="0027129D">
              <w:t>MCCI_IN000006UV01</w:t>
            </w:r>
          </w:p>
        </w:tc>
      </w:tr>
      <w:tr w:rsidR="00E954E0" w:rsidRPr="00412C83" w14:paraId="464F486E" w14:textId="77777777" w:rsidTr="0027129D">
        <w:tc>
          <w:tcPr>
            <w:tcW w:w="1728" w:type="dxa"/>
          </w:tcPr>
          <w:p w14:paraId="0302EC16" w14:textId="70CBAABB" w:rsidR="00E954E0" w:rsidRDefault="005B0091" w:rsidP="00E954E0">
            <w:pPr>
              <w:pStyle w:val="Tablebody"/>
            </w:pPr>
            <w:r>
              <w:t>Artefakta</w:t>
            </w:r>
            <w:r w:rsidR="00E954E0">
              <w:t xml:space="preserve"> Identifikators</w:t>
            </w:r>
          </w:p>
        </w:tc>
        <w:tc>
          <w:tcPr>
            <w:tcW w:w="2633" w:type="dxa"/>
          </w:tcPr>
          <w:p w14:paraId="2227ABCF" w14:textId="48AA4216" w:rsidR="00E954E0" w:rsidRPr="00412C83" w:rsidRDefault="00E954E0" w:rsidP="00E954E0">
            <w:pPr>
              <w:pStyle w:val="Tablebody"/>
            </w:pPr>
            <w:r>
              <w:t>Jābūt bal</w:t>
            </w:r>
            <w:r w:rsidR="005B0091">
              <w:t>s</w:t>
            </w:r>
            <w:r>
              <w:t>t</w:t>
            </w:r>
            <w:r w:rsidR="005B0091">
              <w:t>ī</w:t>
            </w:r>
            <w:r>
              <w:t>tām uz EVES H</w:t>
            </w:r>
            <w:r w:rsidR="005B0091">
              <w:t>L</w:t>
            </w:r>
            <w:r>
              <w:t>7 standart</w:t>
            </w:r>
            <w:r w:rsidR="005B0091">
              <w:t>u</w:t>
            </w:r>
          </w:p>
        </w:tc>
        <w:tc>
          <w:tcPr>
            <w:tcW w:w="5663" w:type="dxa"/>
          </w:tcPr>
          <w:p w14:paraId="666831E7" w14:textId="36AA0EAF" w:rsidR="00E954E0" w:rsidRPr="0027129D" w:rsidRDefault="00E954E0" w:rsidP="0027129D">
            <w:pPr>
              <w:pStyle w:val="Tablebody"/>
            </w:pPr>
            <w:r w:rsidRPr="0027129D">
              <w:t>RCMR_AR000003</w:t>
            </w:r>
          </w:p>
        </w:tc>
      </w:tr>
      <w:tr w:rsidR="00E954E0" w:rsidRPr="00412C83" w14:paraId="1722AE87" w14:textId="77777777" w:rsidTr="0027129D">
        <w:tc>
          <w:tcPr>
            <w:tcW w:w="1728" w:type="dxa"/>
          </w:tcPr>
          <w:p w14:paraId="6A9A71CF" w14:textId="6E3534B5" w:rsidR="00E954E0" w:rsidRDefault="00E954E0" w:rsidP="0027129D">
            <w:pPr>
              <w:pStyle w:val="Tablebody"/>
            </w:pPr>
            <w:r>
              <w:t xml:space="preserve">Servisa adrese </w:t>
            </w:r>
          </w:p>
        </w:tc>
        <w:tc>
          <w:tcPr>
            <w:tcW w:w="2633" w:type="dxa"/>
          </w:tcPr>
          <w:p w14:paraId="420D07D6" w14:textId="79415887" w:rsidR="00E954E0" w:rsidRPr="00412C83" w:rsidRDefault="00E954E0" w:rsidP="0027129D">
            <w:pPr>
              <w:pStyle w:val="Tablebody"/>
            </w:pPr>
            <w:r>
              <w:t>Adrese, kurā serviss būs izmitināts</w:t>
            </w:r>
          </w:p>
        </w:tc>
        <w:tc>
          <w:tcPr>
            <w:tcW w:w="5663" w:type="dxa"/>
          </w:tcPr>
          <w:p w14:paraId="65A8C88D" w14:textId="1173773C" w:rsidR="00E954E0" w:rsidRPr="0027129D" w:rsidRDefault="00E954E0" w:rsidP="0027129D">
            <w:pPr>
              <w:pStyle w:val="Tablebody"/>
            </w:pPr>
            <w:r w:rsidRPr="0027129D">
              <w:t>http://adrese:8003/hl7samples/hl7service</w:t>
            </w:r>
          </w:p>
        </w:tc>
      </w:tr>
      <w:tr w:rsidR="00E954E0" w:rsidRPr="00412C83" w14:paraId="07B21635" w14:textId="77777777" w:rsidTr="0027129D">
        <w:tc>
          <w:tcPr>
            <w:tcW w:w="1728" w:type="dxa"/>
          </w:tcPr>
          <w:p w14:paraId="736EADB4" w14:textId="666559E3" w:rsidR="00E954E0" w:rsidRDefault="00E954E0" w:rsidP="00E954E0">
            <w:pPr>
              <w:pStyle w:val="Tablebody"/>
            </w:pPr>
            <w:r>
              <w:t xml:space="preserve">Ieejas shēmas </w:t>
            </w:r>
            <w:r>
              <w:lastRenderedPageBreak/>
              <w:t>adrese</w:t>
            </w:r>
          </w:p>
        </w:tc>
        <w:tc>
          <w:tcPr>
            <w:tcW w:w="2633" w:type="dxa"/>
          </w:tcPr>
          <w:p w14:paraId="780AD9EF" w14:textId="46DF6044" w:rsidR="00E954E0" w:rsidRDefault="00E954E0" w:rsidP="0027129D">
            <w:pPr>
              <w:pStyle w:val="Tablebody"/>
            </w:pPr>
            <w:r>
              <w:lastRenderedPageBreak/>
              <w:t>Adrese</w:t>
            </w:r>
          </w:p>
        </w:tc>
        <w:tc>
          <w:tcPr>
            <w:tcW w:w="5663" w:type="dxa"/>
          </w:tcPr>
          <w:p w14:paraId="622D8772" w14:textId="3B758627" w:rsidR="00E954E0" w:rsidRPr="0027129D" w:rsidRDefault="0008731D" w:rsidP="0027129D">
            <w:pPr>
              <w:pStyle w:val="Tablebody"/>
              <w:rPr>
                <w:rFonts w:ascii="Times New Roman" w:hAnsi="Times New Roman" w:cs="Times New Roman"/>
                <w:color w:val="0000FF"/>
                <w:sz w:val="24"/>
                <w:szCs w:val="24"/>
              </w:rPr>
            </w:pPr>
            <w:r>
              <w:fldChar w:fldCharType="begin"/>
            </w:r>
            <w:r>
              <w:instrText xml:space="preserve"> HYPERLINK "http://ivis.eps.gov.lv/rc/HL7V3/2006/multicacheschemas/" </w:instrText>
            </w:r>
            <w:ins w:id="1159" w:author="Aleksandrs Zeļikovičs" w:date="2014-10-29T16:37:00Z"/>
            <w:r>
              <w:fldChar w:fldCharType="separate"/>
            </w:r>
            <w:r w:rsidR="00E954E0" w:rsidRPr="0027129D">
              <w:rPr>
                <w:rStyle w:val="Hyperlink"/>
              </w:rPr>
              <w:t>http://ivis.eps.gov.lv/rc/HL7V3/2006/multicacheschemas/</w:t>
            </w:r>
            <w:r>
              <w:rPr>
                <w:rStyle w:val="Hyperlink"/>
              </w:rPr>
              <w:fldChar w:fldCharType="end"/>
            </w:r>
            <w:r w:rsidR="00E954E0" w:rsidRPr="0027129D">
              <w:t xml:space="preserve"> </w:t>
            </w:r>
            <w:r w:rsidR="00E954E0" w:rsidRPr="0027129D">
              <w:lastRenderedPageBreak/>
              <w:t>RCMR_IN000002UV01.xsd</w:t>
            </w:r>
          </w:p>
        </w:tc>
      </w:tr>
      <w:tr w:rsidR="00E954E0" w:rsidRPr="00412C83" w14:paraId="7230A0A0" w14:textId="77777777" w:rsidTr="0027129D">
        <w:tc>
          <w:tcPr>
            <w:tcW w:w="1728" w:type="dxa"/>
          </w:tcPr>
          <w:p w14:paraId="4C70726F" w14:textId="25D39F42" w:rsidR="00E954E0" w:rsidRDefault="00E954E0" w:rsidP="0027129D">
            <w:pPr>
              <w:pStyle w:val="Tablebody"/>
            </w:pPr>
            <w:r>
              <w:lastRenderedPageBreak/>
              <w:t>Izejas shēmas adrese</w:t>
            </w:r>
          </w:p>
        </w:tc>
        <w:tc>
          <w:tcPr>
            <w:tcW w:w="2633" w:type="dxa"/>
          </w:tcPr>
          <w:p w14:paraId="10E2E185" w14:textId="1CD0E4DE" w:rsidR="00E954E0" w:rsidRDefault="00E954E0" w:rsidP="0027129D">
            <w:pPr>
              <w:pStyle w:val="Tablebody"/>
            </w:pPr>
            <w:r>
              <w:t>Adrese</w:t>
            </w:r>
          </w:p>
        </w:tc>
        <w:tc>
          <w:tcPr>
            <w:tcW w:w="5663" w:type="dxa"/>
          </w:tcPr>
          <w:p w14:paraId="6AF272F2" w14:textId="63DCD153" w:rsidR="00E954E0" w:rsidRPr="0027129D" w:rsidRDefault="0008731D" w:rsidP="0027129D">
            <w:pPr>
              <w:pStyle w:val="Tablebody"/>
            </w:pPr>
            <w:r>
              <w:fldChar w:fldCharType="begin"/>
            </w:r>
            <w:r>
              <w:instrText xml:space="preserve"> HYPERLINK "http://ivis.eps.gov.lv/rc/HL7V3/2006/multicacheschemas/" </w:instrText>
            </w:r>
            <w:ins w:id="1160" w:author="Aleksandrs Zeļikovičs" w:date="2014-10-29T16:37:00Z"/>
            <w:r>
              <w:fldChar w:fldCharType="separate"/>
            </w:r>
            <w:r w:rsidR="00E954E0" w:rsidRPr="0027129D">
              <w:rPr>
                <w:rStyle w:val="Hyperlink"/>
              </w:rPr>
              <w:t>http://ivis.eps.gov.lv/rc/HL7V3/2006/multicacheschemas/</w:t>
            </w:r>
            <w:r>
              <w:rPr>
                <w:rStyle w:val="Hyperlink"/>
              </w:rPr>
              <w:fldChar w:fldCharType="end"/>
            </w:r>
            <w:r w:rsidR="00E954E0" w:rsidRPr="0027129D">
              <w:t xml:space="preserve"> MCCI_IN000006UV01.xsd</w:t>
            </w:r>
          </w:p>
        </w:tc>
      </w:tr>
    </w:tbl>
    <w:p w14:paraId="13C8B1B5" w14:textId="4A282F99" w:rsidR="00E954E0" w:rsidRDefault="00B42616" w:rsidP="00B42616">
      <w:pPr>
        <w:pStyle w:val="Heading2"/>
      </w:pPr>
      <w:bookmarkStart w:id="1161" w:name="_Toc402364011"/>
      <w:r>
        <w:t>Piemēri</w:t>
      </w:r>
      <w:bookmarkEnd w:id="1161"/>
      <w:r>
        <w:t xml:space="preserve"> </w:t>
      </w:r>
    </w:p>
    <w:p w14:paraId="639638A9" w14:textId="0660B34A" w:rsidR="00DA28EF" w:rsidRDefault="00DA28EF" w:rsidP="00DA28EF">
      <w:pPr>
        <w:pStyle w:val="Heading3"/>
      </w:pPr>
      <w:bookmarkStart w:id="1162" w:name="_Toc402364012"/>
      <w:r>
        <w:t>Pieprasījuma izpildes status</w:t>
      </w:r>
      <w:r w:rsidR="005B0091">
        <w:t>a</w:t>
      </w:r>
      <w:r>
        <w:t xml:space="preserve"> izveidošana</w:t>
      </w:r>
      <w:bookmarkEnd w:id="1162"/>
    </w:p>
    <w:p w14:paraId="0ECB90EF" w14:textId="4B97C5BF" w:rsidR="005B0091" w:rsidRPr="005B0091" w:rsidRDefault="005B0091" w:rsidP="00F909B2">
      <w:r>
        <w:t>Pieprasījuma izpildes statusa izveidošana</w:t>
      </w:r>
      <w:r w:rsidRPr="00823782">
        <w:t xml:space="preserve"> izskatīsies </w:t>
      </w:r>
      <w:r>
        <w:t>kā zemāk redzams:</w:t>
      </w:r>
    </w:p>
    <w:p w14:paraId="1508A694" w14:textId="77777777" w:rsidR="00DA28EF" w:rsidRDefault="00DA28EF" w:rsidP="00DA28EF">
      <w:pPr>
        <w:pStyle w:val="CodeBlock"/>
      </w:pPr>
      <w:r>
        <w:t xml:space="preserve">HL7OperationContext.Current.QueryAck = </w:t>
      </w:r>
      <w:r>
        <w:rPr>
          <w:color w:val="0000FF"/>
        </w:rPr>
        <w:t>new</w:t>
      </w:r>
      <w:r>
        <w:t xml:space="preserve"> HL7QueryAck(HL7QueryResponseCode.HL7QueryResponseCodes.DataFound);</w:t>
      </w:r>
    </w:p>
    <w:p w14:paraId="07EB46EC" w14:textId="46B616B1" w:rsidR="00DA28EF" w:rsidRPr="009947B8" w:rsidRDefault="00DA28EF" w:rsidP="00DA28EF">
      <w:r>
        <w:t>Pieprasījuma izpildes status</w:t>
      </w:r>
      <w:r w:rsidR="005B0091">
        <w:t>s</w:t>
      </w:r>
      <w:r>
        <w:t xml:space="preserve"> ir obligāts bloks vaicājumu atbildes ziņojuma. Tā aizpildīšana ir obligāta.</w:t>
      </w:r>
    </w:p>
    <w:p w14:paraId="680C8654" w14:textId="77777777" w:rsidR="00DA28EF" w:rsidRDefault="00DA28EF" w:rsidP="00DA28EF">
      <w:pPr>
        <w:pStyle w:val="Heading3"/>
      </w:pPr>
      <w:bookmarkStart w:id="1163" w:name="_Ref317237943"/>
      <w:bookmarkStart w:id="1164" w:name="_Ref317237950"/>
      <w:bookmarkStart w:id="1165" w:name="_Toc402364013"/>
      <w:r>
        <w:t>Kļūdu veidošana</w:t>
      </w:r>
      <w:bookmarkEnd w:id="1163"/>
      <w:bookmarkEnd w:id="1164"/>
      <w:bookmarkEnd w:id="1165"/>
    </w:p>
    <w:p w14:paraId="438A2001" w14:textId="4A61F69C" w:rsidR="00DA28EF" w:rsidRDefault="00DA28EF" w:rsidP="00DA28EF">
      <w:pPr>
        <w:autoSpaceDE w:val="0"/>
        <w:autoSpaceDN w:val="0"/>
        <w:adjustRightInd w:val="0"/>
        <w:spacing w:before="0" w:after="0" w:line="240" w:lineRule="auto"/>
        <w:jc w:val="left"/>
      </w:pPr>
      <w:r w:rsidRPr="00215B69">
        <w:t xml:space="preserve">Kur </w:t>
      </w:r>
      <w:r w:rsidRPr="00215B69">
        <w:rPr>
          <w:rStyle w:val="CodeInText"/>
        </w:rPr>
        <w:t>[HL7ServiceBehavior()]</w:t>
      </w:r>
      <w:r w:rsidRPr="00215B69">
        <w:t xml:space="preserve"> norada uz to</w:t>
      </w:r>
      <w:r w:rsidR="005B0091">
        <w:t xml:space="preserve">, </w:t>
      </w:r>
      <w:r w:rsidRPr="00215B69">
        <w:t>k</w:t>
      </w:r>
      <w:r w:rsidR="005B0091">
        <w:t>a</w:t>
      </w:r>
      <w:r>
        <w:t xml:space="preserve">, ja kodā ir </w:t>
      </w:r>
      <w:r w:rsidRPr="00215B69">
        <w:rPr>
          <w:rStyle w:val="CodeInText"/>
        </w:rPr>
        <w:t>throw new HL7FaultException("mes");</w:t>
      </w:r>
      <w:r>
        <w:rPr>
          <w:rStyle w:val="CodeInText"/>
        </w:rPr>
        <w:t xml:space="preserve">, </w:t>
      </w:r>
      <w:r w:rsidRPr="00215B69">
        <w:t xml:space="preserve">tad tā kļūda </w:t>
      </w:r>
      <w:r w:rsidR="005B0091">
        <w:t>tiks</w:t>
      </w:r>
      <w:r w:rsidR="005B0091" w:rsidRPr="00215B69">
        <w:t xml:space="preserve"> </w:t>
      </w:r>
      <w:r w:rsidRPr="00215B69">
        <w:t>iekļauta HL7 ziņojumā</w:t>
      </w:r>
      <w:r>
        <w:t>.</w:t>
      </w:r>
    </w:p>
    <w:p w14:paraId="370687AD" w14:textId="6B674728" w:rsidR="00DA28EF" w:rsidRDefault="00DA28EF" w:rsidP="00DA28EF">
      <w:pPr>
        <w:pStyle w:val="Pictureposition"/>
      </w:pPr>
      <w:r>
        <w:rPr>
          <w:noProof/>
          <w:lang w:eastAsia="lv-LV"/>
        </w:rPr>
        <w:drawing>
          <wp:inline distT="0" distB="0" distL="0" distR="0" wp14:anchorId="7421CC47" wp14:editId="4FA6BEA5">
            <wp:extent cx="2324100" cy="1123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24100" cy="1123950"/>
                    </a:xfrm>
                    <a:prstGeom prst="rect">
                      <a:avLst/>
                    </a:prstGeom>
                  </pic:spPr>
                </pic:pic>
              </a:graphicData>
            </a:graphic>
          </wp:inline>
        </w:drawing>
      </w:r>
    </w:p>
    <w:p w14:paraId="1B448D57" w14:textId="368541D5" w:rsidR="00DA28EF" w:rsidRPr="00DA28EF" w:rsidRDefault="0008731D" w:rsidP="00DA28EF">
      <w:pPr>
        <w:pStyle w:val="Picturecaption"/>
      </w:pPr>
      <w:fldSimple w:instr=" SEQ Attēls \* ARABIC ">
        <w:bookmarkStart w:id="1166" w:name="_Toc402364065"/>
        <w:r w:rsidR="00E95266">
          <w:rPr>
            <w:noProof/>
          </w:rPr>
          <w:t>10</w:t>
        </w:r>
      </w:fldSimple>
      <w:r w:rsidR="00DA28EF" w:rsidRPr="00DA28EF">
        <w:t>. attēls. Client.cs HL7ServiceBehavior pievienošana</w:t>
      </w:r>
      <w:bookmarkEnd w:id="1166"/>
    </w:p>
    <w:p w14:paraId="2AE12B3D" w14:textId="5EBA172C" w:rsidR="00DA28EF" w:rsidRDefault="00DA28EF" w:rsidP="00DA28EF">
      <w:pPr>
        <w:pStyle w:val="Pictureposition"/>
      </w:pPr>
      <w:r w:rsidRPr="00DA28EF">
        <w:rPr>
          <w:noProof/>
          <w:lang w:eastAsia="lv-LV"/>
        </w:rPr>
        <w:drawing>
          <wp:inline distT="0" distB="0" distL="0" distR="0" wp14:anchorId="2417C94E" wp14:editId="3F927267">
            <wp:extent cx="3143250" cy="828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3250" cy="828675"/>
                    </a:xfrm>
                    <a:prstGeom prst="rect">
                      <a:avLst/>
                    </a:prstGeom>
                  </pic:spPr>
                </pic:pic>
              </a:graphicData>
            </a:graphic>
          </wp:inline>
        </w:drawing>
      </w:r>
    </w:p>
    <w:p w14:paraId="3F83E1B1" w14:textId="40028644" w:rsidR="00DA28EF" w:rsidRDefault="0008731D" w:rsidP="00DA28EF">
      <w:pPr>
        <w:pStyle w:val="Picturecaption"/>
      </w:pPr>
      <w:fldSimple w:instr=" SEQ Attēls \* ARABIC ">
        <w:bookmarkStart w:id="1167" w:name="_Toc402364066"/>
        <w:r w:rsidR="00E95266">
          <w:rPr>
            <w:noProof/>
          </w:rPr>
          <w:t>11</w:t>
        </w:r>
      </w:fldSimple>
      <w:r w:rsidR="00DA28EF" w:rsidRPr="00DA28EF">
        <w:t xml:space="preserve">. attēls. Client.cs </w:t>
      </w:r>
      <w:r w:rsidR="00DA28EF">
        <w:t>HL7 kļūdu apkalpošana</w:t>
      </w:r>
      <w:bookmarkEnd w:id="1167"/>
    </w:p>
    <w:p w14:paraId="24FA97E3" w14:textId="2B3EA134" w:rsidR="00DA28EF" w:rsidRDefault="00DA28EF" w:rsidP="00DA28EF">
      <w:pPr>
        <w:pStyle w:val="Heading3"/>
      </w:pPr>
      <w:bookmarkStart w:id="1168" w:name="_Ref317237972"/>
      <w:bookmarkStart w:id="1169" w:name="_Ref317237979"/>
      <w:bookmarkStart w:id="1170" w:name="_Toc402364014"/>
      <w:r>
        <w:t>Brīdinājumu pievienošana</w:t>
      </w:r>
      <w:bookmarkEnd w:id="1168"/>
      <w:bookmarkEnd w:id="1169"/>
      <w:bookmarkEnd w:id="1170"/>
    </w:p>
    <w:p w14:paraId="3CA1AAEB" w14:textId="77777777" w:rsidR="00DA28EF" w:rsidRPr="009947B8" w:rsidRDefault="00DA28EF" w:rsidP="00DA28EF">
      <w:r>
        <w:t>Lai pievienotu kļūdu vai informāciju ziņojumā var izmantot sekojošu kodu:</w:t>
      </w:r>
    </w:p>
    <w:p w14:paraId="2126CFD7" w14:textId="7014605D" w:rsidR="00DA28EF" w:rsidRDefault="00DA28EF" w:rsidP="00F909B2">
      <w:pPr>
        <w:pStyle w:val="CodeBlock"/>
        <w:keepNext w:val="0"/>
      </w:pPr>
      <w:r>
        <w:rPr>
          <w:color w:val="2B91AF"/>
        </w:rPr>
        <w:t>HL7OperationContext</w:t>
      </w:r>
      <w:r>
        <w:t>.Current.AddWarning(</w:t>
      </w:r>
      <w:r>
        <w:rPr>
          <w:color w:val="A31515"/>
        </w:rPr>
        <w:t>"warning"</w:t>
      </w:r>
      <w:r w:rsidR="00A23EF3">
        <w:rPr>
          <w:color w:val="A31515"/>
        </w:rPr>
        <w:t xml:space="preserve">, 1 </w:t>
      </w:r>
      <w:r>
        <w:t>);</w:t>
      </w:r>
    </w:p>
    <w:p w14:paraId="6900361B" w14:textId="58C1B23D" w:rsidR="00DA28EF" w:rsidRDefault="00DA28EF" w:rsidP="00F909B2">
      <w:pPr>
        <w:pStyle w:val="CodeBlock"/>
        <w:keepNext w:val="0"/>
      </w:pPr>
      <w:r>
        <w:rPr>
          <w:color w:val="2B91AF"/>
        </w:rPr>
        <w:t>HL7OperationContext</w:t>
      </w:r>
      <w:r>
        <w:t>.Current.AddInformation(</w:t>
      </w:r>
      <w:r>
        <w:rPr>
          <w:color w:val="A31515"/>
        </w:rPr>
        <w:t>"information"</w:t>
      </w:r>
      <w:r w:rsidR="00A23EF3">
        <w:rPr>
          <w:color w:val="A31515"/>
        </w:rPr>
        <w:t>, 1</w:t>
      </w:r>
      <w:r>
        <w:t>);</w:t>
      </w:r>
    </w:p>
    <w:p w14:paraId="4828A331" w14:textId="77777777" w:rsidR="00DA28EF" w:rsidRDefault="00DA28EF" w:rsidP="00DA28EF">
      <w:r>
        <w:rPr>
          <w:noProof/>
          <w:lang w:eastAsia="lv-LV"/>
        </w:rPr>
        <w:lastRenderedPageBreak/>
        <w:drawing>
          <wp:inline distT="0" distB="0" distL="0" distR="0" wp14:anchorId="1FAA94A7" wp14:editId="6E1588B5">
            <wp:extent cx="5486400" cy="26435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643505"/>
                    </a:xfrm>
                    <a:prstGeom prst="rect">
                      <a:avLst/>
                    </a:prstGeom>
                  </pic:spPr>
                </pic:pic>
              </a:graphicData>
            </a:graphic>
          </wp:inline>
        </w:drawing>
      </w:r>
    </w:p>
    <w:p w14:paraId="5A097287" w14:textId="77777777" w:rsidR="00DA28EF" w:rsidRDefault="0008731D" w:rsidP="00DA28EF">
      <w:pPr>
        <w:pStyle w:val="Picturecaption"/>
      </w:pPr>
      <w:fldSimple w:instr=" SEQ Attēls \* ARABIC ">
        <w:bookmarkStart w:id="1171" w:name="_Toc402364067"/>
        <w:r w:rsidR="00E95266">
          <w:rPr>
            <w:noProof/>
          </w:rPr>
          <w:t>12</w:t>
        </w:r>
      </w:fldSimple>
      <w:r w:rsidR="00DA28EF" w:rsidRPr="005D6C36">
        <w:t>. attēls. Client.cs datnes piemērs</w:t>
      </w:r>
      <w:bookmarkEnd w:id="1171"/>
      <w:r w:rsidR="00DA28EF" w:rsidRPr="005D6C36">
        <w:t xml:space="preserve"> </w:t>
      </w:r>
    </w:p>
    <w:p w14:paraId="377B9C2E" w14:textId="5137FE0C" w:rsidR="00DA28EF" w:rsidRDefault="00DA28EF" w:rsidP="00DA28EF">
      <w:r>
        <w:t>Lai dabūtu konteksta ziņojumu</w:t>
      </w:r>
      <w:r w:rsidR="001D7D91">
        <w:t xml:space="preserve">, </w:t>
      </w:r>
      <w:r>
        <w:t>klientā vajag pievienot konteksta darbības rob</w:t>
      </w:r>
      <w:r w:rsidR="001D7D91">
        <w:t>e</w:t>
      </w:r>
      <w:r>
        <w:t>žas:</w:t>
      </w:r>
    </w:p>
    <w:p w14:paraId="1C236336" w14:textId="77777777" w:rsidR="00DA28EF" w:rsidRDefault="00DA28EF" w:rsidP="00DA28EF">
      <w:pPr>
        <w:pStyle w:val="CodeBlock"/>
      </w:pPr>
      <w:r>
        <w:rPr>
          <w:color w:val="0000FF"/>
        </w:rPr>
        <w:t>using</w:t>
      </w:r>
      <w:r>
        <w:t xml:space="preserve"> (OperationContextScope scope = </w:t>
      </w:r>
      <w:r>
        <w:rPr>
          <w:color w:val="0000FF"/>
        </w:rPr>
        <w:t>new</w:t>
      </w:r>
      <w:r>
        <w:t xml:space="preserve"> OperationContextScope((IContextChannel)channel))</w:t>
      </w:r>
    </w:p>
    <w:p w14:paraId="14A1C192" w14:textId="77777777" w:rsidR="00DA28EF" w:rsidRDefault="00DA28EF" w:rsidP="00DA28EF">
      <w:pPr>
        <w:pStyle w:val="CodeBlock"/>
      </w:pPr>
      <w:r>
        <w:t>{</w:t>
      </w:r>
    </w:p>
    <w:p w14:paraId="1C8BC54C" w14:textId="77777777" w:rsidR="00DA28EF" w:rsidRDefault="00DA28EF" w:rsidP="00DA28EF">
      <w:pPr>
        <w:pStyle w:val="CodeBlock"/>
      </w:pPr>
      <w:r>
        <w:t>[Code]</w:t>
      </w:r>
    </w:p>
    <w:p w14:paraId="391CC47C" w14:textId="77777777" w:rsidR="00DA28EF" w:rsidRDefault="00DA28EF" w:rsidP="00DA28EF">
      <w:pPr>
        <w:pStyle w:val="CodeBlock"/>
      </w:pPr>
      <w:r>
        <w:t>}</w:t>
      </w:r>
    </w:p>
    <w:p w14:paraId="07A86E25" w14:textId="388D1D74" w:rsidR="00DA28EF" w:rsidRPr="00DA28EF" w:rsidRDefault="00DA28EF" w:rsidP="00DA28EF">
      <w:pPr>
        <w:autoSpaceDE w:val="0"/>
        <w:autoSpaceDN w:val="0"/>
        <w:adjustRightInd w:val="0"/>
        <w:spacing w:before="0" w:after="0" w:line="240" w:lineRule="auto"/>
        <w:jc w:val="left"/>
      </w:pPr>
      <w:r>
        <w:t>Brīdinājumu un Inform</w:t>
      </w:r>
      <w:r w:rsidR="001D7D91">
        <w:t>āc</w:t>
      </w:r>
      <w:r>
        <w:t>ijas ziņojumu saņemšana notiek ar</w:t>
      </w:r>
      <w:r w:rsidR="001D7D91">
        <w:t xml:space="preserve"> </w:t>
      </w:r>
      <w:r w:rsidRPr="00DA28EF">
        <w:t>HL7OperationContext.Current.AcknowledgementDetail;</w:t>
      </w:r>
      <w:r>
        <w:t xml:space="preserve"> palīdzību.</w:t>
      </w:r>
    </w:p>
    <w:p w14:paraId="02B6EF41" w14:textId="7004A6C8" w:rsidR="00B42616" w:rsidRDefault="0073270D" w:rsidP="007B628C">
      <w:pPr>
        <w:pStyle w:val="Heading3"/>
      </w:pPr>
      <w:bookmarkStart w:id="1172" w:name="_Toc402364015"/>
      <w:r w:rsidRPr="0073270D">
        <w:t>HL7CustomSubjectSerializer</w:t>
      </w:r>
      <w:r>
        <w:t>: p</w:t>
      </w:r>
      <w:r w:rsidR="00B42616">
        <w:t>iemērs ar LinqToXsd</w:t>
      </w:r>
      <w:bookmarkEnd w:id="1172"/>
      <w:r>
        <w:t xml:space="preserve"> </w:t>
      </w:r>
    </w:p>
    <w:p w14:paraId="6F9F7F7C" w14:textId="0454B0E0" w:rsidR="00A756CE" w:rsidRDefault="00A756CE" w:rsidP="007B628C">
      <w:r w:rsidRPr="0021777F">
        <w:t xml:space="preserve">Lai izveidotu WCF servisu ar Visual Studio 2010 </w:t>
      </w:r>
      <w:r>
        <w:t>vajag:</w:t>
      </w:r>
    </w:p>
    <w:p w14:paraId="3650742D" w14:textId="2372184E" w:rsidR="00A756CE" w:rsidRDefault="00A756CE" w:rsidP="007B628C">
      <w:pPr>
        <w:pStyle w:val="ListParagraph"/>
        <w:numPr>
          <w:ilvl w:val="0"/>
          <w:numId w:val="19"/>
        </w:numPr>
      </w:pPr>
      <w:r>
        <w:t>Izveidot divus</w:t>
      </w:r>
      <w:r w:rsidR="005D50EB">
        <w:t xml:space="preserve"> konsoles</w:t>
      </w:r>
      <w:r>
        <w:t xml:space="preserve"> projektus </w:t>
      </w:r>
      <w:r w:rsidR="001D7D91">
        <w:t>:</w:t>
      </w:r>
    </w:p>
    <w:p w14:paraId="146D11B8" w14:textId="778A1570" w:rsidR="00A756CE" w:rsidRDefault="00A756CE" w:rsidP="00F909B2">
      <w:pPr>
        <w:pStyle w:val="ListBullet2"/>
      </w:pPr>
      <w:r>
        <w:t>Klientu</w:t>
      </w:r>
      <w:r w:rsidR="001D7D91">
        <w:t>;</w:t>
      </w:r>
    </w:p>
    <w:p w14:paraId="637D807F" w14:textId="11199A9C" w:rsidR="00A756CE" w:rsidRDefault="00A756CE" w:rsidP="00F909B2">
      <w:pPr>
        <w:pStyle w:val="ListBullet2"/>
      </w:pPr>
      <w:r>
        <w:t>Servisu</w:t>
      </w:r>
      <w:r w:rsidR="001D7D91">
        <w:t>;</w:t>
      </w:r>
    </w:p>
    <w:p w14:paraId="7E602E30" w14:textId="79DE0072" w:rsidR="006A0285" w:rsidRDefault="006A0285" w:rsidP="007B628C">
      <w:pPr>
        <w:pStyle w:val="ListParagraph"/>
        <w:numPr>
          <w:ilvl w:val="0"/>
          <w:numId w:val="19"/>
        </w:numPr>
      </w:pPr>
      <w:r>
        <w:t>Projektu pievienošana</w:t>
      </w:r>
      <w:r w:rsidR="001D7D91">
        <w:t>:</w:t>
      </w:r>
    </w:p>
    <w:p w14:paraId="042BB1E4" w14:textId="09907A94" w:rsidR="005D50EB" w:rsidRDefault="006A0285" w:rsidP="00F909B2">
      <w:pPr>
        <w:pStyle w:val="ListBullet2"/>
      </w:pPr>
      <w:r>
        <w:t>Shēmas bibliotēkas pievienošana</w:t>
      </w:r>
      <w:r w:rsidR="001D7D91">
        <w:t>;</w:t>
      </w:r>
    </w:p>
    <w:p w14:paraId="655DB78B" w14:textId="0672D4F3" w:rsidR="006A0285" w:rsidRDefault="006A0285" w:rsidP="00F909B2">
      <w:pPr>
        <w:pStyle w:val="ListBullet2"/>
      </w:pPr>
      <w:r w:rsidRPr="006A0285">
        <w:t>XTypedElementObjectSerializer</w:t>
      </w:r>
      <w:r>
        <w:t xml:space="preserve"> projekta pievienošana </w:t>
      </w:r>
    </w:p>
    <w:p w14:paraId="54EAB4BA" w14:textId="77777777" w:rsidR="00A756CE" w:rsidRDefault="00A756CE" w:rsidP="001D7D91">
      <w:pPr>
        <w:pStyle w:val="Pictureposition"/>
      </w:pPr>
      <w:r w:rsidRPr="00F909B2">
        <w:rPr>
          <w:noProof/>
          <w:lang w:eastAsia="lv-LV"/>
        </w:rPr>
        <w:drawing>
          <wp:inline distT="0" distB="0" distL="0" distR="0" wp14:anchorId="44F90643" wp14:editId="6EC62B4F">
            <wp:extent cx="3562502" cy="24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5241" cy="2463894"/>
                    </a:xfrm>
                    <a:prstGeom prst="rect">
                      <a:avLst/>
                    </a:prstGeom>
                  </pic:spPr>
                </pic:pic>
              </a:graphicData>
            </a:graphic>
          </wp:inline>
        </w:drawing>
      </w:r>
      <w:r w:rsidRPr="0021777F">
        <w:t xml:space="preserve"> </w:t>
      </w:r>
    </w:p>
    <w:p w14:paraId="4B242700" w14:textId="77777777" w:rsidR="00A756CE" w:rsidRDefault="0008731D" w:rsidP="007B628C">
      <w:pPr>
        <w:pStyle w:val="Picturecaption"/>
      </w:pPr>
      <w:fldSimple w:instr=" SEQ Attēls \* ARABIC ">
        <w:bookmarkStart w:id="1173" w:name="_Toc402364068"/>
        <w:r w:rsidR="00E95266">
          <w:rPr>
            <w:noProof/>
          </w:rPr>
          <w:t>13</w:t>
        </w:r>
      </w:fldSimple>
      <w:r w:rsidR="00A756CE" w:rsidRPr="00412C83">
        <w:t xml:space="preserve">. attēls. </w:t>
      </w:r>
      <w:r w:rsidR="00A756CE">
        <w:t>Projekta izveidošana</w:t>
      </w:r>
      <w:bookmarkEnd w:id="1173"/>
    </w:p>
    <w:p w14:paraId="582C4B45" w14:textId="6D4DDAFB" w:rsidR="00A756CE" w:rsidRDefault="005D50EB" w:rsidP="007B628C">
      <w:pPr>
        <w:pStyle w:val="Pictureposition"/>
      </w:pPr>
      <w:r>
        <w:rPr>
          <w:noProof/>
          <w:lang w:eastAsia="lv-LV"/>
        </w:rPr>
        <w:lastRenderedPageBreak/>
        <w:drawing>
          <wp:inline distT="0" distB="0" distL="0" distR="0" wp14:anchorId="5ED6B6BC" wp14:editId="6E2D2555">
            <wp:extent cx="3209925" cy="93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9925" cy="933450"/>
                    </a:xfrm>
                    <a:prstGeom prst="rect">
                      <a:avLst/>
                    </a:prstGeom>
                  </pic:spPr>
                </pic:pic>
              </a:graphicData>
            </a:graphic>
          </wp:inline>
        </w:drawing>
      </w:r>
    </w:p>
    <w:p w14:paraId="0E5E7666" w14:textId="18AFAB82" w:rsidR="00A756CE" w:rsidRDefault="0008731D" w:rsidP="007B628C">
      <w:pPr>
        <w:pStyle w:val="Picturecaption"/>
      </w:pPr>
      <w:fldSimple w:instr=" SEQ Attēls \* ARABIC ">
        <w:bookmarkStart w:id="1174" w:name="_Toc402364069"/>
        <w:r w:rsidR="00E95266">
          <w:rPr>
            <w:noProof/>
          </w:rPr>
          <w:t>14</w:t>
        </w:r>
      </w:fldSimple>
      <w:r w:rsidR="00A756CE" w:rsidRPr="00412C83">
        <w:t xml:space="preserve">. attēls. </w:t>
      </w:r>
      <w:r w:rsidR="00A756CE">
        <w:t>Projekti</w:t>
      </w:r>
      <w:bookmarkEnd w:id="1174"/>
    </w:p>
    <w:p w14:paraId="48F0E575" w14:textId="77777777" w:rsidR="006A0285" w:rsidRDefault="006A0285" w:rsidP="007B628C">
      <w:pPr>
        <w:pStyle w:val="Heading4"/>
      </w:pPr>
      <w:bookmarkStart w:id="1175" w:name="_Toc402364016"/>
      <w:r>
        <w:t>Servisa izveidošana</w:t>
      </w:r>
      <w:bookmarkEnd w:id="1175"/>
      <w:r>
        <w:t xml:space="preserve"> </w:t>
      </w:r>
    </w:p>
    <w:p w14:paraId="0E55558F" w14:textId="26534ED4" w:rsidR="006A0285" w:rsidRDefault="006A0285" w:rsidP="007B628C">
      <w:r>
        <w:t xml:space="preserve">Serviss sastāv no </w:t>
      </w:r>
      <w:r w:rsidR="001D7D91">
        <w:t xml:space="preserve">vismaz </w:t>
      </w:r>
      <w:r>
        <w:t>divām datnēm:</w:t>
      </w:r>
    </w:p>
    <w:p w14:paraId="48BF00E7" w14:textId="56161FAB" w:rsidR="006A0285" w:rsidRDefault="006A0285" w:rsidP="007B628C">
      <w:pPr>
        <w:pStyle w:val="ListParagraph"/>
        <w:numPr>
          <w:ilvl w:val="0"/>
          <w:numId w:val="20"/>
        </w:numPr>
      </w:pPr>
      <w:r w:rsidRPr="006A0285">
        <w:t>IHL7SyncContract.cs</w:t>
      </w:r>
      <w:r w:rsidR="001D7D91">
        <w:t>;</w:t>
      </w:r>
    </w:p>
    <w:p w14:paraId="1354E3FF" w14:textId="0E1AC5C9" w:rsidR="006A0285" w:rsidRDefault="006A0285" w:rsidP="007B628C">
      <w:pPr>
        <w:pStyle w:val="ListParagraph"/>
        <w:numPr>
          <w:ilvl w:val="0"/>
          <w:numId w:val="20"/>
        </w:numPr>
      </w:pPr>
      <w:r w:rsidRPr="006A0285">
        <w:t>Service.cs</w:t>
      </w:r>
      <w:r w:rsidR="001D7D91">
        <w:t>.</w:t>
      </w:r>
    </w:p>
    <w:p w14:paraId="3753CAC0" w14:textId="77777777" w:rsidR="00D70444" w:rsidRPr="00D70444" w:rsidRDefault="00D70444" w:rsidP="00F909B2">
      <w:pPr>
        <w:pStyle w:val="CodeBlock"/>
      </w:pPr>
      <w:r w:rsidRPr="00D70444">
        <w:t>[</w:t>
      </w:r>
      <w:r w:rsidRPr="00D70444">
        <w:rPr>
          <w:color w:val="2B91AF"/>
        </w:rPr>
        <w:t>ServiceContract</w:t>
      </w:r>
      <w:r w:rsidRPr="00D70444">
        <w:t xml:space="preserve">(Namespace = </w:t>
      </w:r>
      <w:r w:rsidRPr="00D70444">
        <w:rPr>
          <w:color w:val="2B91AF"/>
        </w:rPr>
        <w:t>HL7Constants</w:t>
      </w:r>
      <w:r w:rsidRPr="00D70444">
        <w:t xml:space="preserve">.Namespace, ConfigurationName = </w:t>
      </w:r>
      <w:r w:rsidRPr="00D70444">
        <w:rPr>
          <w:color w:val="A31515"/>
        </w:rPr>
        <w:t>"IHL7SyncContract"</w:t>
      </w:r>
      <w:r w:rsidRPr="00D70444">
        <w:t>)]</w:t>
      </w:r>
    </w:p>
    <w:p w14:paraId="2495FB26" w14:textId="77777777" w:rsidR="00D70444" w:rsidRPr="00D70444" w:rsidRDefault="00D70444" w:rsidP="00F909B2">
      <w:pPr>
        <w:pStyle w:val="CodeBlock"/>
      </w:pPr>
      <w:r w:rsidRPr="00D70444">
        <w:t xml:space="preserve">    </w:t>
      </w:r>
      <w:r w:rsidRPr="00D70444">
        <w:rPr>
          <w:color w:val="0000FF"/>
        </w:rPr>
        <w:t>public</w:t>
      </w:r>
      <w:r w:rsidRPr="00D70444">
        <w:t xml:space="preserve"> </w:t>
      </w:r>
      <w:r w:rsidRPr="00D70444">
        <w:rPr>
          <w:color w:val="0000FF"/>
        </w:rPr>
        <w:t>interface</w:t>
      </w:r>
      <w:r w:rsidRPr="00D70444">
        <w:t xml:space="preserve"> </w:t>
      </w:r>
      <w:r w:rsidRPr="00D70444">
        <w:rPr>
          <w:color w:val="2B91AF"/>
        </w:rPr>
        <w:t>IHL7SyncContract</w:t>
      </w:r>
    </w:p>
    <w:p w14:paraId="28D09AA7" w14:textId="77777777" w:rsidR="00D70444" w:rsidRPr="00D70444" w:rsidRDefault="00D70444" w:rsidP="00F909B2">
      <w:pPr>
        <w:pStyle w:val="CodeBlock"/>
      </w:pPr>
      <w:r w:rsidRPr="00D70444">
        <w:t xml:space="preserve">    {</w:t>
      </w:r>
    </w:p>
    <w:p w14:paraId="65C9B4D5" w14:textId="77777777" w:rsidR="00D70444" w:rsidRPr="00D70444" w:rsidRDefault="00D70444" w:rsidP="00F909B2">
      <w:pPr>
        <w:pStyle w:val="CodeBlock"/>
      </w:pPr>
      <w:r w:rsidRPr="00D70444">
        <w:t xml:space="preserve">        [</w:t>
      </w:r>
      <w:r w:rsidRPr="00D70444">
        <w:rPr>
          <w:color w:val="2B91AF"/>
        </w:rPr>
        <w:t>OperationContract</w:t>
      </w:r>
      <w:r w:rsidRPr="00D70444">
        <w:t xml:space="preserve">(Name = </w:t>
      </w:r>
      <w:r w:rsidRPr="00D70444">
        <w:rPr>
          <w:color w:val="A31515"/>
        </w:rPr>
        <w:t>"ProcessInvoke"</w:t>
      </w:r>
      <w:r w:rsidRPr="00D70444">
        <w:t xml:space="preserve">, Action = </w:t>
      </w:r>
      <w:r w:rsidRPr="00D70444">
        <w:rPr>
          <w:color w:val="2B91AF"/>
        </w:rPr>
        <w:t>HL7Constants</w:t>
      </w:r>
      <w:r w:rsidRPr="00D70444">
        <w:t xml:space="preserve">.Namespace + </w:t>
      </w:r>
      <w:r w:rsidRPr="00D70444">
        <w:rPr>
          <w:color w:val="A31515"/>
        </w:rPr>
        <w:t>":"</w:t>
      </w:r>
      <w:r w:rsidRPr="00D70444">
        <w:t xml:space="preserve"> + </w:t>
      </w:r>
      <w:r w:rsidRPr="00D70444">
        <w:rPr>
          <w:color w:val="A31515"/>
        </w:rPr>
        <w:t>"RCMR_IN000002UV01"</w:t>
      </w:r>
      <w:r w:rsidRPr="00D70444">
        <w:t xml:space="preserve">, ReplyAction = </w:t>
      </w:r>
      <w:r w:rsidRPr="00D70444">
        <w:rPr>
          <w:color w:val="2B91AF"/>
        </w:rPr>
        <w:t>HL7Constants</w:t>
      </w:r>
      <w:r w:rsidRPr="00D70444">
        <w:t xml:space="preserve">.Namespace + </w:t>
      </w:r>
      <w:r w:rsidRPr="00D70444">
        <w:rPr>
          <w:color w:val="A31515"/>
        </w:rPr>
        <w:t>":"</w:t>
      </w:r>
      <w:r w:rsidRPr="00D70444">
        <w:t xml:space="preserve"> + </w:t>
      </w:r>
      <w:r w:rsidRPr="00D70444">
        <w:rPr>
          <w:color w:val="A31515"/>
        </w:rPr>
        <w:t>"MCCI_IN000006UV01"</w:t>
      </w:r>
      <w:r w:rsidRPr="00D70444">
        <w:t>)]</w:t>
      </w:r>
    </w:p>
    <w:p w14:paraId="5C2BC746" w14:textId="2B466285" w:rsidR="00A23EF3" w:rsidRDefault="00A23EF3" w:rsidP="00A23EF3">
      <w:pPr>
        <w:pStyle w:val="CodeBlock"/>
      </w:pPr>
      <w:r w:rsidRPr="00AE1A82">
        <w:t xml:space="preserve"> [HL7OperationContract(</w:t>
      </w:r>
      <w:r w:rsidR="00F7720B">
        <w:t>ReasonCodes.Action.Read, ReasonCodes.Reason.DrugTreatment,</w:t>
      </w:r>
      <w:r w:rsidRPr="00AE1A82">
        <w:t xml:space="preserve">Receiver = "Receiver", Sender = "Sender")]        </w:t>
      </w:r>
    </w:p>
    <w:p w14:paraId="45C7023E" w14:textId="77777777" w:rsidR="00D70444" w:rsidRPr="00D70444" w:rsidRDefault="00D70444" w:rsidP="00F909B2">
      <w:pPr>
        <w:pStyle w:val="CodeBlock"/>
      </w:pPr>
      <w:r w:rsidRPr="00D70444">
        <w:t xml:space="preserve">        </w:t>
      </w:r>
      <w:r w:rsidRPr="00D70444">
        <w:rPr>
          <w:color w:val="2B91AF"/>
        </w:rPr>
        <w:t>DelegatedMemberListStructure</w:t>
      </w:r>
      <w:r w:rsidRPr="00D70444">
        <w:t xml:space="preserve"> ProcessInvoke([</w:t>
      </w:r>
      <w:r w:rsidRPr="00D70444">
        <w:rPr>
          <w:color w:val="2B91AF"/>
        </w:rPr>
        <w:t>HL7SubjectSerializer</w:t>
      </w:r>
      <w:r w:rsidRPr="00D70444">
        <w:t>(</w:t>
      </w:r>
      <w:r w:rsidRPr="00D70444">
        <w:rPr>
          <w:color w:val="2B91AF"/>
        </w:rPr>
        <w:t>HL7SubjectSerializerTypes</w:t>
      </w:r>
      <w:r w:rsidRPr="00D70444">
        <w:t xml:space="preserve">.Custom, CustomSerializerType = </w:t>
      </w:r>
      <w:r w:rsidRPr="00D70444">
        <w:rPr>
          <w:color w:val="0000FF"/>
        </w:rPr>
        <w:t>typeof</w:t>
      </w:r>
      <w:r w:rsidRPr="00D70444">
        <w:t>(</w:t>
      </w:r>
      <w:r w:rsidRPr="00D70444">
        <w:rPr>
          <w:color w:val="2B91AF"/>
        </w:rPr>
        <w:t>CustomObjectSerializer</w:t>
      </w:r>
      <w:r w:rsidRPr="00D70444">
        <w:t xml:space="preserve">))] </w:t>
      </w:r>
      <w:r w:rsidRPr="00D70444">
        <w:rPr>
          <w:color w:val="2B91AF"/>
        </w:rPr>
        <w:t>RCMR_IN000002UV01MCAI_MT700201UV01Subject2</w:t>
      </w:r>
      <w:r w:rsidRPr="00D70444">
        <w:t xml:space="preserve"> payload);</w:t>
      </w:r>
    </w:p>
    <w:p w14:paraId="59F87ADD" w14:textId="75E99A17" w:rsidR="006A0285" w:rsidRPr="00D70444" w:rsidRDefault="00D70444" w:rsidP="00F909B2">
      <w:pPr>
        <w:pStyle w:val="CodeBlock"/>
      </w:pPr>
      <w:r w:rsidRPr="00D70444">
        <w:t xml:space="preserve">    }</w:t>
      </w:r>
    </w:p>
    <w:p w14:paraId="32F9BBD3" w14:textId="7E1B8D06" w:rsidR="006A0285" w:rsidRPr="006A0285" w:rsidRDefault="0008731D" w:rsidP="007B628C">
      <w:pPr>
        <w:pStyle w:val="Picturecaption"/>
      </w:pPr>
      <w:fldSimple w:instr=" SEQ Attēls \* ARABIC ">
        <w:bookmarkStart w:id="1176" w:name="_Toc402364070"/>
        <w:r w:rsidR="00E95266">
          <w:rPr>
            <w:noProof/>
          </w:rPr>
          <w:t>15</w:t>
        </w:r>
      </w:fldSimple>
      <w:r w:rsidR="006A0285" w:rsidRPr="006A0285">
        <w:t>. attēls. IHL7SyncContract.cs datnes piemērs</w:t>
      </w:r>
      <w:bookmarkEnd w:id="1176"/>
      <w:r w:rsidR="006A0285" w:rsidRPr="006A0285">
        <w:t xml:space="preserve"> </w:t>
      </w:r>
    </w:p>
    <w:p w14:paraId="5C9F86C1" w14:textId="48232F6D" w:rsidR="006A0285" w:rsidRDefault="006A0285" w:rsidP="007B628C">
      <w:pPr>
        <w:pStyle w:val="Pictureposition"/>
      </w:pPr>
      <w:r w:rsidRPr="00950B19">
        <w:rPr>
          <w:noProof/>
          <w:lang w:eastAsia="lv-LV"/>
        </w:rPr>
        <w:drawing>
          <wp:inline distT="0" distB="0" distL="0" distR="0" wp14:anchorId="0644B12C" wp14:editId="441B965E">
            <wp:extent cx="5934973" cy="343766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856" cy="3439917"/>
                    </a:xfrm>
                    <a:prstGeom prst="rect">
                      <a:avLst/>
                    </a:prstGeom>
                    <a:noFill/>
                    <a:ln>
                      <a:noFill/>
                    </a:ln>
                  </pic:spPr>
                </pic:pic>
              </a:graphicData>
            </a:graphic>
          </wp:inline>
        </w:drawing>
      </w:r>
      <w:r>
        <w:t xml:space="preserve"> </w:t>
      </w:r>
    </w:p>
    <w:p w14:paraId="7CA879E5" w14:textId="0B97CF4D" w:rsidR="006A0285" w:rsidRDefault="0008731D" w:rsidP="007B628C">
      <w:pPr>
        <w:pStyle w:val="Picturecaption"/>
      </w:pPr>
      <w:fldSimple w:instr=" SEQ Attēls \* ARABIC ">
        <w:bookmarkStart w:id="1177" w:name="_Toc402364071"/>
        <w:r w:rsidR="00E95266">
          <w:rPr>
            <w:noProof/>
          </w:rPr>
          <w:t>16</w:t>
        </w:r>
      </w:fldSimple>
      <w:r w:rsidR="006A0285" w:rsidRPr="006A0285">
        <w:t>. attēls. Service.cs datnes piemērs</w:t>
      </w:r>
      <w:bookmarkEnd w:id="1177"/>
      <w:r w:rsidR="006A0285" w:rsidRPr="006A0285">
        <w:t xml:space="preserve"> </w:t>
      </w:r>
    </w:p>
    <w:p w14:paraId="3727003D" w14:textId="561F5BC3" w:rsidR="00A756CE" w:rsidRDefault="006A0285" w:rsidP="007B628C">
      <w:pPr>
        <w:pStyle w:val="Heading4"/>
      </w:pPr>
      <w:bookmarkStart w:id="1178" w:name="_Toc319406680"/>
      <w:bookmarkStart w:id="1179" w:name="_Toc319414254"/>
      <w:bookmarkStart w:id="1180" w:name="_Toc321306815"/>
      <w:bookmarkStart w:id="1181" w:name="_Toc402364017"/>
      <w:bookmarkEnd w:id="1178"/>
      <w:bookmarkEnd w:id="1179"/>
      <w:bookmarkEnd w:id="1180"/>
      <w:r>
        <w:lastRenderedPageBreak/>
        <w:t>Klienta izveidošana</w:t>
      </w:r>
      <w:bookmarkEnd w:id="1181"/>
      <w:r>
        <w:t xml:space="preserve"> </w:t>
      </w:r>
    </w:p>
    <w:p w14:paraId="15F54216" w14:textId="77777777" w:rsidR="005A7F25" w:rsidRDefault="006A0285" w:rsidP="007B628C">
      <w:r>
        <w:t xml:space="preserve">Klients sastāv vismaz no </w:t>
      </w:r>
      <w:r w:rsidR="005A7F25">
        <w:t>divām datnēm:</w:t>
      </w:r>
    </w:p>
    <w:p w14:paraId="625916B0" w14:textId="263D81AF" w:rsidR="005A7F25" w:rsidRDefault="005A7F25" w:rsidP="007B628C">
      <w:pPr>
        <w:pStyle w:val="ListParagraph"/>
        <w:numPr>
          <w:ilvl w:val="0"/>
          <w:numId w:val="20"/>
        </w:numPr>
      </w:pPr>
      <w:r w:rsidRPr="006A0285">
        <w:t>IHL7SyncContract.cs</w:t>
      </w:r>
    </w:p>
    <w:p w14:paraId="6ECFA87E" w14:textId="7F84D9B2" w:rsidR="006A0285" w:rsidRDefault="005A7F25" w:rsidP="007B628C">
      <w:pPr>
        <w:pStyle w:val="ListParagraph"/>
        <w:numPr>
          <w:ilvl w:val="0"/>
          <w:numId w:val="20"/>
        </w:numPr>
      </w:pPr>
      <w:r w:rsidRPr="005A7F25">
        <w:t>Client.cs</w:t>
      </w:r>
    </w:p>
    <w:p w14:paraId="2B5BA07D" w14:textId="20A4D597" w:rsidR="003752F3" w:rsidRDefault="003752F3" w:rsidP="00F909B2">
      <w:pPr>
        <w:pStyle w:val="CodeBlock"/>
      </w:pPr>
      <w:r>
        <w:t xml:space="preserve"> [</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7528B7F2" w14:textId="77777777" w:rsidR="003752F3" w:rsidRDefault="003752F3"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3625A544" w14:textId="77777777" w:rsidR="003752F3" w:rsidRDefault="003752F3" w:rsidP="00F909B2">
      <w:pPr>
        <w:pStyle w:val="CodeBlock"/>
      </w:pPr>
      <w:r>
        <w:t xml:space="preserve">    {</w:t>
      </w:r>
    </w:p>
    <w:p w14:paraId="5D420056" w14:textId="77777777" w:rsidR="003752F3" w:rsidRDefault="003752F3" w:rsidP="00F909B2">
      <w:pPr>
        <w:pStyle w:val="CodeBlock"/>
      </w:pPr>
      <w:r>
        <w:t xml:space="preserve">        </w:t>
      </w:r>
      <w:r>
        <w:rPr>
          <w:color w:val="808080"/>
        </w:rPr>
        <w:t>///</w:t>
      </w:r>
      <w:r>
        <w:rPr>
          <w:color w:val="008000"/>
        </w:rPr>
        <w:t xml:space="preserve"> </w:t>
      </w:r>
      <w:r>
        <w:rPr>
          <w:color w:val="808080"/>
        </w:rPr>
        <w:t>&lt;summary&gt;</w:t>
      </w:r>
    </w:p>
    <w:p w14:paraId="4813CCE4" w14:textId="77777777" w:rsidR="003752F3" w:rsidRDefault="003752F3" w:rsidP="00F909B2">
      <w:pPr>
        <w:pStyle w:val="CodeBlock"/>
      </w:pPr>
      <w:r>
        <w:t xml:space="preserve">        </w:t>
      </w:r>
      <w:r>
        <w:rPr>
          <w:color w:val="808080"/>
        </w:rPr>
        <w:t>///</w:t>
      </w:r>
      <w:r>
        <w:rPr>
          <w:color w:val="008000"/>
        </w:rPr>
        <w:t xml:space="preserve"> Processes the invoke.</w:t>
      </w:r>
    </w:p>
    <w:p w14:paraId="3AA82503" w14:textId="77777777" w:rsidR="003752F3" w:rsidRDefault="003752F3" w:rsidP="00F909B2">
      <w:pPr>
        <w:pStyle w:val="CodeBlock"/>
      </w:pPr>
      <w:r>
        <w:t xml:space="preserve">        </w:t>
      </w:r>
      <w:r>
        <w:rPr>
          <w:color w:val="808080"/>
        </w:rPr>
        <w:t>///</w:t>
      </w:r>
      <w:r>
        <w:rPr>
          <w:color w:val="008000"/>
        </w:rPr>
        <w:t xml:space="preserve"> </w:t>
      </w:r>
      <w:r>
        <w:rPr>
          <w:color w:val="808080"/>
        </w:rPr>
        <w:t>&lt;/summary&gt;</w:t>
      </w:r>
    </w:p>
    <w:p w14:paraId="5FA0CA4A" w14:textId="77777777" w:rsidR="003752F3" w:rsidRDefault="003752F3"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367D6FCB" w14:textId="77777777" w:rsidR="003752F3" w:rsidRDefault="003752F3" w:rsidP="00F909B2">
      <w:pPr>
        <w:pStyle w:val="CodeBlock"/>
      </w:pPr>
      <w:r>
        <w:t xml:space="preserve">        </w:t>
      </w:r>
      <w:r>
        <w:rPr>
          <w:color w:val="808080"/>
        </w:rPr>
        <w:t>///</w:t>
      </w:r>
      <w:r>
        <w:rPr>
          <w:color w:val="008000"/>
        </w:rPr>
        <w:t xml:space="preserve"> </w:t>
      </w:r>
      <w:r>
        <w:rPr>
          <w:color w:val="808080"/>
        </w:rPr>
        <w:t>&lt;returns&gt;</w:t>
      </w:r>
      <w:r>
        <w:rPr>
          <w:color w:val="008000"/>
        </w:rPr>
        <w:t>LVOR_IN000002UV01MCAI_MT700201UV01_ LV01Subject2</w:t>
      </w:r>
      <w:r>
        <w:rPr>
          <w:color w:val="808080"/>
        </w:rPr>
        <w:t>&lt;/returns&gt;</w:t>
      </w:r>
    </w:p>
    <w:p w14:paraId="0536A2B4" w14:textId="77777777" w:rsidR="003752F3" w:rsidRDefault="003752F3"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"LVOR_IN000001UV01"</w:t>
      </w:r>
      <w:r>
        <w:t xml:space="preserve">, ReplyAction = </w:t>
      </w:r>
      <w:r>
        <w:rPr>
          <w:color w:val="2B91AF"/>
        </w:rPr>
        <w:t>HL7Constants</w:t>
      </w:r>
      <w:r>
        <w:t xml:space="preserve">.Namespace + </w:t>
      </w:r>
      <w:r>
        <w:rPr>
          <w:color w:val="A31515"/>
        </w:rPr>
        <w:t>":"</w:t>
      </w:r>
      <w:r>
        <w:t xml:space="preserve"> + </w:t>
      </w:r>
      <w:r>
        <w:rPr>
          <w:color w:val="A31515"/>
        </w:rPr>
        <w:t>"LVOR_IN000002UV01"</w:t>
      </w:r>
      <w:r>
        <w:t>)]</w:t>
      </w:r>
    </w:p>
    <w:p w14:paraId="1C0C92B5" w14:textId="463E63F5" w:rsidR="003752F3" w:rsidRDefault="003752F3" w:rsidP="00F909B2">
      <w:pPr>
        <w:pStyle w:val="CodeBlock"/>
      </w:pPr>
      <w:r>
        <w:t xml:space="preserve">        [</w:t>
      </w:r>
      <w:r>
        <w:rPr>
          <w:color w:val="2B91AF"/>
        </w:rPr>
        <w:t>HL7OperationContract</w:t>
      </w:r>
      <w:r>
        <w:t>(</w:t>
      </w:r>
      <w:r w:rsidR="00F7720B">
        <w:t>ReasonCodes.Action.Read, ReasonCodes.Reason.DrugTreatment,</w:t>
      </w:r>
      <w:r>
        <w:t xml:space="preserve">Sender = </w:t>
      </w:r>
      <w:r>
        <w:rPr>
          <w:color w:val="A31515"/>
        </w:rPr>
        <w:t>"Sender"</w:t>
      </w:r>
      <w:r>
        <w:t xml:space="preserve">, Receiver = </w:t>
      </w:r>
      <w:r>
        <w:rPr>
          <w:color w:val="A31515"/>
        </w:rPr>
        <w:t>"Receiver"</w:t>
      </w:r>
      <w:r>
        <w:t>)]</w:t>
      </w:r>
    </w:p>
    <w:p w14:paraId="2964EFE3" w14:textId="77777777" w:rsidR="003752F3" w:rsidRDefault="003752F3" w:rsidP="00F909B2">
      <w:pPr>
        <w:pStyle w:val="CodeBlock"/>
      </w:pPr>
      <w:r>
        <w:t xml:space="preserve">        [</w:t>
      </w:r>
      <w:r>
        <w:rPr>
          <w:color w:val="0000FF"/>
        </w:rPr>
        <w:t>return</w:t>
      </w:r>
      <w:r>
        <w:t xml:space="preserve">: </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w:t>
      </w:r>
    </w:p>
    <w:p w14:paraId="2053B1E8" w14:textId="77777777" w:rsidR="003752F3" w:rsidRDefault="003752F3" w:rsidP="00F909B2">
      <w:pPr>
        <w:pStyle w:val="CodeBlock"/>
      </w:pPr>
      <w:r>
        <w:t xml:space="preserve">        </w:t>
      </w:r>
      <w:r>
        <w:rPr>
          <w:color w:val="2B91AF"/>
        </w:rPr>
        <w:t>LVOR_IN000002UV01MCAI_MT700201UV01_LV01Subject2</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LVOR_IN000001UV01MCAI_MT700201UV01_LV01Subject2</w:t>
      </w:r>
      <w:r>
        <w:t xml:space="preserve"> payload);</w:t>
      </w:r>
    </w:p>
    <w:p w14:paraId="3F7AB902" w14:textId="42D6A83E" w:rsidR="00950B19" w:rsidRPr="00E8645D" w:rsidRDefault="003752F3" w:rsidP="00F909B2">
      <w:pPr>
        <w:pStyle w:val="CodeBlock"/>
      </w:pPr>
      <w:r>
        <w:t xml:space="preserve">    }</w:t>
      </w:r>
    </w:p>
    <w:p w14:paraId="6218678D" w14:textId="77777777" w:rsidR="00950B19" w:rsidRPr="00950B19" w:rsidRDefault="0008731D" w:rsidP="007B628C">
      <w:pPr>
        <w:pStyle w:val="Picturecaption"/>
      </w:pPr>
      <w:fldSimple w:instr=" SEQ Attēls \* ARABIC ">
        <w:bookmarkStart w:id="1182" w:name="_Toc402364072"/>
        <w:r w:rsidR="00E95266">
          <w:rPr>
            <w:noProof/>
          </w:rPr>
          <w:t>17</w:t>
        </w:r>
      </w:fldSimple>
      <w:r w:rsidR="00950B19" w:rsidRPr="00950B19">
        <w:t>. attēls. IHL7SyncContract.cs datnes piemērs</w:t>
      </w:r>
      <w:bookmarkEnd w:id="1182"/>
      <w:r w:rsidR="00950B19" w:rsidRPr="00950B19">
        <w:t xml:space="preserve"> </w:t>
      </w:r>
    </w:p>
    <w:p w14:paraId="12F9A5E8" w14:textId="5F548EF2" w:rsidR="00A756CE" w:rsidRDefault="00950B19" w:rsidP="007B628C">
      <w:pPr>
        <w:pStyle w:val="Pictureposition"/>
      </w:pPr>
      <w:r>
        <w:rPr>
          <w:noProof/>
          <w:lang w:eastAsia="lv-LV"/>
        </w:rPr>
        <w:drawing>
          <wp:inline distT="0" distB="0" distL="0" distR="0" wp14:anchorId="49FCCC08" wp14:editId="022C1AE3">
            <wp:extent cx="5486400" cy="3118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118485"/>
                    </a:xfrm>
                    <a:prstGeom prst="rect">
                      <a:avLst/>
                    </a:prstGeom>
                  </pic:spPr>
                </pic:pic>
              </a:graphicData>
            </a:graphic>
          </wp:inline>
        </w:drawing>
      </w:r>
    </w:p>
    <w:p w14:paraId="082660E7" w14:textId="59CCFE76" w:rsidR="00950B19" w:rsidRDefault="0008731D" w:rsidP="007B628C">
      <w:pPr>
        <w:pStyle w:val="Picturecaption"/>
      </w:pPr>
      <w:fldSimple w:instr=" SEQ Attēls \* ARABIC ">
        <w:bookmarkStart w:id="1183" w:name="_Toc402364073"/>
        <w:r w:rsidR="00E95266">
          <w:rPr>
            <w:noProof/>
          </w:rPr>
          <w:t>18</w:t>
        </w:r>
      </w:fldSimple>
      <w:r w:rsidR="00950B19" w:rsidRPr="006A0285">
        <w:t xml:space="preserve">. attēls. </w:t>
      </w:r>
      <w:r w:rsidR="00950B19">
        <w:t>Client</w:t>
      </w:r>
      <w:r w:rsidR="00950B19" w:rsidRPr="006A0285">
        <w:t>.cs datnes piemērs</w:t>
      </w:r>
      <w:bookmarkEnd w:id="1183"/>
      <w:r w:rsidR="00950B19" w:rsidRPr="006A0285">
        <w:t xml:space="preserve"> </w:t>
      </w:r>
    </w:p>
    <w:p w14:paraId="3150FCED" w14:textId="0B03E093" w:rsidR="00950B19" w:rsidRPr="006A0285" w:rsidRDefault="00950B19" w:rsidP="007B628C">
      <w:pPr>
        <w:pStyle w:val="Heading4"/>
      </w:pPr>
      <w:bookmarkStart w:id="1184" w:name="_Toc402364018"/>
      <w:r>
        <w:t>Shēmas izveidošana</w:t>
      </w:r>
      <w:bookmarkEnd w:id="1184"/>
      <w:r>
        <w:t xml:space="preserve"> </w:t>
      </w:r>
    </w:p>
    <w:p w14:paraId="36650A6C" w14:textId="02174336" w:rsidR="00B42616" w:rsidRDefault="009E20FE" w:rsidP="007B628C">
      <w:r>
        <w:t>Shēmas tiek izveidotas</w:t>
      </w:r>
      <w:r w:rsidR="001D7D91">
        <w:t xml:space="preserve">, </w:t>
      </w:r>
      <w:r>
        <w:t xml:space="preserve">kā aprakstīts </w:t>
      </w:r>
      <w:r>
        <w:fldChar w:fldCharType="begin"/>
      </w:r>
      <w:r>
        <w:instrText xml:space="preserve"> REF _Ref308615464 \r \h </w:instrText>
      </w:r>
      <w:r>
        <w:fldChar w:fldCharType="separate"/>
      </w:r>
      <w:r w:rsidR="00E95266">
        <w:t>2.4.1</w:t>
      </w:r>
      <w:r>
        <w:fldChar w:fldCharType="end"/>
      </w:r>
      <w:r>
        <w:t xml:space="preserve"> sadaļā.</w:t>
      </w:r>
    </w:p>
    <w:p w14:paraId="66D0C11D" w14:textId="110CED16" w:rsidR="009E20FE" w:rsidRDefault="009E20FE" w:rsidP="007B628C">
      <w:r>
        <w:t xml:space="preserve">Obligāti projektā </w:t>
      </w:r>
      <w:r w:rsidR="001D7D91">
        <w:t>jā</w:t>
      </w:r>
      <w:r>
        <w:t>būt pievienota</w:t>
      </w:r>
      <w:r w:rsidR="001D7D91">
        <w:t>i</w:t>
      </w:r>
      <w:r>
        <w:t xml:space="preserve"> datne</w:t>
      </w:r>
      <w:r w:rsidR="001D7D91">
        <w:t>i:</w:t>
      </w:r>
    </w:p>
    <w:p w14:paraId="79B55456" w14:textId="61C61E56" w:rsidR="009E20FE" w:rsidRDefault="009E20FE" w:rsidP="007B628C">
      <w:pPr>
        <w:pStyle w:val="ListParagraph"/>
        <w:numPr>
          <w:ilvl w:val="0"/>
          <w:numId w:val="21"/>
        </w:numPr>
      </w:pPr>
      <w:r w:rsidRPr="009E20FE">
        <w:lastRenderedPageBreak/>
        <w:t>CustomObjectSerializer.cs</w:t>
      </w:r>
    </w:p>
    <w:p w14:paraId="32448513" w14:textId="77777777" w:rsidR="009E20FE" w:rsidRPr="009E20FE" w:rsidRDefault="009E20FE" w:rsidP="00F909B2">
      <w:pPr>
        <w:pStyle w:val="CodeBlock"/>
        <w:keepNext w:val="0"/>
      </w:pPr>
      <w:r w:rsidRPr="009E20FE">
        <w:rPr>
          <w:color w:val="0000FF"/>
        </w:rPr>
        <w:t>namespace</w:t>
      </w:r>
      <w:r w:rsidRPr="009E20FE">
        <w:t xml:space="preserve"> Abc.ServiceModel.Samples {</w:t>
      </w:r>
    </w:p>
    <w:p w14:paraId="09B205C5" w14:textId="77777777" w:rsidR="009E20FE" w:rsidRPr="009E20FE" w:rsidRDefault="009E20FE" w:rsidP="00F909B2">
      <w:pPr>
        <w:pStyle w:val="CodeBlock"/>
        <w:keepNext w:val="0"/>
      </w:pPr>
      <w:r w:rsidRPr="009E20FE">
        <w:t xml:space="preserve">    </w:t>
      </w:r>
      <w:r w:rsidRPr="009E20FE">
        <w:rPr>
          <w:color w:val="0000FF"/>
        </w:rPr>
        <w:t>using</w:t>
      </w:r>
      <w:r w:rsidRPr="009E20FE">
        <w:t xml:space="preserve"> System;</w:t>
      </w:r>
    </w:p>
    <w:p w14:paraId="0D93FE35" w14:textId="77777777" w:rsidR="009E20FE" w:rsidRPr="009E20FE" w:rsidRDefault="009E20FE" w:rsidP="00F909B2">
      <w:pPr>
        <w:pStyle w:val="CodeBlock"/>
        <w:keepNext w:val="0"/>
      </w:pPr>
      <w:r w:rsidRPr="009E20FE">
        <w:t xml:space="preserve">    </w:t>
      </w:r>
      <w:r w:rsidRPr="009E20FE">
        <w:rPr>
          <w:color w:val="0000FF"/>
        </w:rPr>
        <w:t>using</w:t>
      </w:r>
      <w:r w:rsidRPr="009E20FE">
        <w:t xml:space="preserve"> System.Collections.Generic;</w:t>
      </w:r>
    </w:p>
    <w:p w14:paraId="018BEE1B" w14:textId="77777777" w:rsidR="009E20FE" w:rsidRPr="009E20FE" w:rsidRDefault="009E20FE" w:rsidP="00F909B2">
      <w:pPr>
        <w:pStyle w:val="CodeBlock"/>
        <w:keepNext w:val="0"/>
      </w:pPr>
      <w:r w:rsidRPr="009E20FE">
        <w:t xml:space="preserve">    </w:t>
      </w:r>
      <w:r w:rsidRPr="009E20FE">
        <w:rPr>
          <w:color w:val="0000FF"/>
        </w:rPr>
        <w:t>using</w:t>
      </w:r>
      <w:r w:rsidRPr="009E20FE">
        <w:t xml:space="preserve"> System.Linq;</w:t>
      </w:r>
    </w:p>
    <w:p w14:paraId="703A33C8" w14:textId="77777777" w:rsidR="009E20FE" w:rsidRPr="009E20FE" w:rsidRDefault="009E20FE" w:rsidP="00F909B2">
      <w:pPr>
        <w:pStyle w:val="CodeBlock"/>
        <w:keepNext w:val="0"/>
      </w:pPr>
      <w:r w:rsidRPr="009E20FE">
        <w:t xml:space="preserve">    </w:t>
      </w:r>
      <w:r w:rsidRPr="009E20FE">
        <w:rPr>
          <w:color w:val="0000FF"/>
        </w:rPr>
        <w:t>using</w:t>
      </w:r>
      <w:r w:rsidRPr="009E20FE">
        <w:t xml:space="preserve"> System.Text;</w:t>
      </w:r>
    </w:p>
    <w:p w14:paraId="03E185C8" w14:textId="77777777" w:rsidR="009E20FE" w:rsidRPr="009E20FE" w:rsidRDefault="009E20FE" w:rsidP="00F909B2">
      <w:pPr>
        <w:pStyle w:val="CodeBlock"/>
        <w:keepNext w:val="0"/>
      </w:pPr>
      <w:r w:rsidRPr="009E20FE">
        <w:t xml:space="preserve">    </w:t>
      </w:r>
      <w:r w:rsidRPr="009E20FE">
        <w:rPr>
          <w:color w:val="0000FF"/>
        </w:rPr>
        <w:t>using</w:t>
      </w:r>
      <w:r w:rsidRPr="009E20FE">
        <w:t xml:space="preserve"> urn.hl7.org.v3;</w:t>
      </w:r>
    </w:p>
    <w:p w14:paraId="7DD60DEA" w14:textId="77777777" w:rsidR="009E20FE" w:rsidRPr="009E20FE" w:rsidRDefault="009E20FE" w:rsidP="00F909B2">
      <w:pPr>
        <w:pStyle w:val="CodeBlock"/>
        <w:keepNext w:val="0"/>
      </w:pPr>
    </w:p>
    <w:p w14:paraId="17E0B60F" w14:textId="77777777" w:rsidR="009E20FE" w:rsidRPr="009E20FE" w:rsidRDefault="009E20FE" w:rsidP="00F909B2">
      <w:pPr>
        <w:pStyle w:val="CodeBlock"/>
        <w:keepNext w:val="0"/>
      </w:pPr>
      <w:r w:rsidRPr="009E20FE">
        <w:t xml:space="preserve">    </w:t>
      </w:r>
      <w:r w:rsidRPr="009E20FE">
        <w:rPr>
          <w:color w:val="808080"/>
        </w:rPr>
        <w:t>///</w:t>
      </w:r>
      <w:r w:rsidRPr="009E20FE">
        <w:rPr>
          <w:color w:val="008000"/>
        </w:rPr>
        <w:t xml:space="preserve"> </w:t>
      </w:r>
      <w:r w:rsidRPr="009E20FE">
        <w:rPr>
          <w:color w:val="808080"/>
        </w:rPr>
        <w:t>&lt;summary&gt;</w:t>
      </w:r>
    </w:p>
    <w:p w14:paraId="22B50E3B" w14:textId="77777777" w:rsidR="009E20FE" w:rsidRPr="009E20FE" w:rsidRDefault="009E20FE" w:rsidP="00F909B2">
      <w:pPr>
        <w:pStyle w:val="CodeBlock"/>
        <w:keepNext w:val="0"/>
      </w:pPr>
      <w:r w:rsidRPr="009E20FE">
        <w:t xml:space="preserve">    </w:t>
      </w:r>
      <w:r w:rsidRPr="009E20FE">
        <w:rPr>
          <w:color w:val="808080"/>
        </w:rPr>
        <w:t>///</w:t>
      </w:r>
      <w:r w:rsidRPr="009E20FE">
        <w:rPr>
          <w:color w:val="008000"/>
        </w:rPr>
        <w:t xml:space="preserve"> Custom Object Serializer</w:t>
      </w:r>
    </w:p>
    <w:p w14:paraId="16EFAA6E" w14:textId="77777777" w:rsidR="009E20FE" w:rsidRPr="009E20FE" w:rsidRDefault="009E20FE" w:rsidP="00F909B2">
      <w:pPr>
        <w:pStyle w:val="CodeBlock"/>
        <w:keepNext w:val="0"/>
      </w:pPr>
      <w:r w:rsidRPr="009E20FE">
        <w:t xml:space="preserve">    </w:t>
      </w:r>
      <w:r w:rsidRPr="009E20FE">
        <w:rPr>
          <w:color w:val="808080"/>
        </w:rPr>
        <w:t>///</w:t>
      </w:r>
      <w:r w:rsidRPr="009E20FE">
        <w:rPr>
          <w:color w:val="008000"/>
        </w:rPr>
        <w:t xml:space="preserve"> </w:t>
      </w:r>
      <w:r w:rsidRPr="009E20FE">
        <w:rPr>
          <w:color w:val="808080"/>
        </w:rPr>
        <w:t>&lt;/summary&gt;</w:t>
      </w:r>
    </w:p>
    <w:p w14:paraId="0369EBE5" w14:textId="77777777" w:rsidR="009E20FE" w:rsidRPr="009E20FE" w:rsidRDefault="009E20FE" w:rsidP="00F909B2">
      <w:pPr>
        <w:pStyle w:val="CodeBlock"/>
        <w:keepNext w:val="0"/>
      </w:pPr>
      <w:r w:rsidRPr="009E20FE">
        <w:t xml:space="preserve">    </w:t>
      </w:r>
      <w:r w:rsidRPr="009E20FE">
        <w:rPr>
          <w:color w:val="0000FF"/>
        </w:rPr>
        <w:t>public</w:t>
      </w:r>
      <w:r w:rsidRPr="009E20FE">
        <w:t xml:space="preserve"> </w:t>
      </w:r>
      <w:r w:rsidRPr="009E20FE">
        <w:rPr>
          <w:color w:val="0000FF"/>
        </w:rPr>
        <w:t>class</w:t>
      </w:r>
      <w:r w:rsidRPr="009E20FE">
        <w:t xml:space="preserve"> </w:t>
      </w:r>
      <w:r w:rsidRPr="009E20FE">
        <w:rPr>
          <w:color w:val="2B91AF"/>
        </w:rPr>
        <w:t>CustomObjectSerializer</w:t>
      </w:r>
      <w:r w:rsidRPr="009E20FE">
        <w:t xml:space="preserve"> : </w:t>
      </w:r>
      <w:r w:rsidRPr="009E20FE">
        <w:rPr>
          <w:color w:val="2B91AF"/>
        </w:rPr>
        <w:t>XTypedElementObjectSerializer</w:t>
      </w:r>
      <w:r w:rsidRPr="009E20FE">
        <w:t xml:space="preserve"> {</w:t>
      </w:r>
    </w:p>
    <w:p w14:paraId="118B70EF" w14:textId="77777777" w:rsidR="009E20FE" w:rsidRPr="009E20FE" w:rsidRDefault="009E20FE" w:rsidP="00F909B2">
      <w:pPr>
        <w:pStyle w:val="CodeBlock"/>
        <w:keepNext w:val="0"/>
      </w:pPr>
      <w:r w:rsidRPr="009E20FE">
        <w:t xml:space="preserve">        </w:t>
      </w:r>
      <w:r w:rsidRPr="009E20FE">
        <w:rPr>
          <w:color w:val="0000FF"/>
        </w:rPr>
        <w:t>public</w:t>
      </w:r>
      <w:r w:rsidRPr="009E20FE">
        <w:t xml:space="preserve"> CustomObjectSerializer(</w:t>
      </w:r>
      <w:r w:rsidRPr="009E20FE">
        <w:rPr>
          <w:color w:val="2B91AF"/>
        </w:rPr>
        <w:t>Type</w:t>
      </w:r>
      <w:r w:rsidRPr="009E20FE">
        <w:t xml:space="preserve"> type)</w:t>
      </w:r>
    </w:p>
    <w:p w14:paraId="2D7831E7" w14:textId="77777777" w:rsidR="009E20FE" w:rsidRPr="009E20FE" w:rsidRDefault="009E20FE" w:rsidP="00F909B2">
      <w:pPr>
        <w:pStyle w:val="CodeBlock"/>
        <w:keepNext w:val="0"/>
      </w:pPr>
      <w:r w:rsidRPr="009E20FE">
        <w:t xml:space="preserve">            : </w:t>
      </w:r>
      <w:r w:rsidRPr="009E20FE">
        <w:rPr>
          <w:color w:val="0000FF"/>
        </w:rPr>
        <w:t>base</w:t>
      </w:r>
      <w:r w:rsidRPr="009E20FE">
        <w:t xml:space="preserve">(type, </w:t>
      </w:r>
      <w:r w:rsidRPr="009E20FE">
        <w:rPr>
          <w:color w:val="2B91AF"/>
        </w:rPr>
        <w:t>LinqToXsdTypeManager</w:t>
      </w:r>
      <w:r w:rsidRPr="009E20FE">
        <w:t>.Instance) {</w:t>
      </w:r>
    </w:p>
    <w:p w14:paraId="057839D5" w14:textId="1D78EB7C" w:rsidR="009E20FE" w:rsidRPr="009E20FE" w:rsidRDefault="009E20FE" w:rsidP="00F909B2">
      <w:pPr>
        <w:pStyle w:val="CodeBlock"/>
        <w:keepNext w:val="0"/>
      </w:pPr>
      <w:r>
        <w:t xml:space="preserve">        }</w:t>
      </w:r>
    </w:p>
    <w:p w14:paraId="704F62B0" w14:textId="77777777" w:rsidR="009E20FE" w:rsidRPr="009E20FE" w:rsidRDefault="009E20FE" w:rsidP="00F909B2">
      <w:pPr>
        <w:pStyle w:val="CodeBlock"/>
        <w:keepNext w:val="0"/>
      </w:pPr>
      <w:r w:rsidRPr="009E20FE">
        <w:t xml:space="preserve">        </w:t>
      </w:r>
      <w:r w:rsidRPr="009E20FE">
        <w:rPr>
          <w:color w:val="0000FF"/>
        </w:rPr>
        <w:t>public</w:t>
      </w:r>
      <w:r w:rsidRPr="009E20FE">
        <w:t xml:space="preserve"> CustomObjectSerializer(</w:t>
      </w:r>
      <w:r w:rsidRPr="009E20FE">
        <w:rPr>
          <w:color w:val="2B91AF"/>
        </w:rPr>
        <w:t>Type</w:t>
      </w:r>
      <w:r w:rsidRPr="009E20FE">
        <w:t xml:space="preserve"> type, </w:t>
      </w:r>
      <w:r w:rsidRPr="009E20FE">
        <w:rPr>
          <w:color w:val="0000FF"/>
        </w:rPr>
        <w:t>string</w:t>
      </w:r>
      <w:r w:rsidRPr="009E20FE">
        <w:t xml:space="preserve"> rootName, </w:t>
      </w:r>
      <w:r w:rsidRPr="009E20FE">
        <w:rPr>
          <w:color w:val="0000FF"/>
        </w:rPr>
        <w:t>string</w:t>
      </w:r>
      <w:r w:rsidRPr="009E20FE">
        <w:t xml:space="preserve"> rootNamespace)</w:t>
      </w:r>
    </w:p>
    <w:p w14:paraId="3089F0A0" w14:textId="77777777" w:rsidR="009E20FE" w:rsidRPr="009E20FE" w:rsidRDefault="009E20FE" w:rsidP="00F909B2">
      <w:pPr>
        <w:pStyle w:val="CodeBlock"/>
        <w:keepNext w:val="0"/>
      </w:pPr>
      <w:r w:rsidRPr="009E20FE">
        <w:t xml:space="preserve">            : </w:t>
      </w:r>
      <w:r w:rsidRPr="009E20FE">
        <w:rPr>
          <w:color w:val="0000FF"/>
        </w:rPr>
        <w:t>base</w:t>
      </w:r>
      <w:r w:rsidRPr="009E20FE">
        <w:t xml:space="preserve">(type, </w:t>
      </w:r>
      <w:r w:rsidRPr="009E20FE">
        <w:rPr>
          <w:color w:val="2B91AF"/>
        </w:rPr>
        <w:t>LinqToXsdTypeManager</w:t>
      </w:r>
      <w:r w:rsidRPr="009E20FE">
        <w:t>.Instance, rootName, rootNamespace) {</w:t>
      </w:r>
    </w:p>
    <w:p w14:paraId="36E0F92D" w14:textId="77777777" w:rsidR="009E20FE" w:rsidRPr="009E20FE" w:rsidRDefault="009E20FE" w:rsidP="00F909B2">
      <w:pPr>
        <w:pStyle w:val="CodeBlock"/>
        <w:keepNext w:val="0"/>
      </w:pPr>
      <w:r w:rsidRPr="009E20FE">
        <w:t xml:space="preserve">        }</w:t>
      </w:r>
    </w:p>
    <w:p w14:paraId="6FC3FF06" w14:textId="77777777" w:rsidR="009E20FE" w:rsidRPr="009E20FE" w:rsidRDefault="009E20FE" w:rsidP="00F909B2">
      <w:pPr>
        <w:pStyle w:val="CodeBlock"/>
        <w:keepNext w:val="0"/>
      </w:pPr>
      <w:r w:rsidRPr="009E20FE">
        <w:t xml:space="preserve">    }</w:t>
      </w:r>
    </w:p>
    <w:p w14:paraId="4D1B748D" w14:textId="77777777" w:rsidR="009E20FE" w:rsidRPr="009E20FE" w:rsidRDefault="009E20FE" w:rsidP="00F909B2">
      <w:pPr>
        <w:pStyle w:val="CodeBlock"/>
        <w:keepNext w:val="0"/>
      </w:pPr>
      <w:r w:rsidRPr="009E20FE">
        <w:t>}</w:t>
      </w:r>
    </w:p>
    <w:p w14:paraId="31532A4D" w14:textId="29D9728F" w:rsidR="009E20FE" w:rsidRPr="009E20FE" w:rsidRDefault="009E20FE" w:rsidP="007B628C">
      <w:pPr>
        <w:pStyle w:val="Pictureposition"/>
        <w:rPr>
          <w:rFonts w:ascii="Consolas" w:hAnsi="Consolas" w:cs="Consolas"/>
          <w:sz w:val="19"/>
          <w:szCs w:val="19"/>
        </w:rPr>
      </w:pPr>
      <w:r w:rsidRPr="009E20FE">
        <w:rPr>
          <w:noProof/>
          <w:lang w:eastAsia="lv-LV"/>
        </w:rPr>
        <w:drawing>
          <wp:inline distT="0" distB="0" distL="0" distR="0" wp14:anchorId="160CA919" wp14:editId="7EBFF30E">
            <wp:extent cx="2343150" cy="1733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3150" cy="1733550"/>
                    </a:xfrm>
                    <a:prstGeom prst="rect">
                      <a:avLst/>
                    </a:prstGeom>
                  </pic:spPr>
                </pic:pic>
              </a:graphicData>
            </a:graphic>
          </wp:inline>
        </w:drawing>
      </w:r>
    </w:p>
    <w:p w14:paraId="31A8C802" w14:textId="46672672" w:rsidR="009E20FE" w:rsidRDefault="0008731D" w:rsidP="007B628C">
      <w:pPr>
        <w:pStyle w:val="Picturecaption"/>
      </w:pPr>
      <w:fldSimple w:instr=" SEQ Attēls \* ARABIC ">
        <w:bookmarkStart w:id="1185" w:name="_Toc402364074"/>
        <w:r w:rsidR="00E95266">
          <w:rPr>
            <w:noProof/>
          </w:rPr>
          <w:t>19</w:t>
        </w:r>
      </w:fldSimple>
      <w:r w:rsidR="009E20FE" w:rsidRPr="006A0285">
        <w:t>. attēls.</w:t>
      </w:r>
      <w:r w:rsidR="009E20FE">
        <w:t xml:space="preserve"> LinqToXsd ģenerētu</w:t>
      </w:r>
      <w:r w:rsidR="009E20FE" w:rsidRPr="006A0285">
        <w:t xml:space="preserve"> </w:t>
      </w:r>
      <w:r w:rsidR="009E20FE">
        <w:t>shēmu projekts</w:t>
      </w:r>
      <w:bookmarkEnd w:id="1185"/>
      <w:r w:rsidR="009E20FE" w:rsidRPr="006A0285">
        <w:t xml:space="preserve"> </w:t>
      </w:r>
    </w:p>
    <w:p w14:paraId="6A470F14" w14:textId="37F01865" w:rsidR="00B42616" w:rsidRDefault="0073270D" w:rsidP="007B628C">
      <w:pPr>
        <w:pStyle w:val="Heading3"/>
      </w:pPr>
      <w:bookmarkStart w:id="1186" w:name="_Toc402364019"/>
      <w:r w:rsidRPr="0073270D">
        <w:t>HL7Formatter</w:t>
      </w:r>
      <w:r>
        <w:t>: p</w:t>
      </w:r>
      <w:r w:rsidR="00B42616">
        <w:t>iemērs ar XSD</w:t>
      </w:r>
      <w:r w:rsidR="009E20FE">
        <w:t xml:space="preserve">, balstoties uz </w:t>
      </w:r>
      <w:r w:rsidR="00B42616">
        <w:t xml:space="preserve">IVIS </w:t>
      </w:r>
      <w:r w:rsidR="009E20FE">
        <w:t>shēmām</w:t>
      </w:r>
      <w:bookmarkEnd w:id="1186"/>
    </w:p>
    <w:p w14:paraId="5FCE6DFB" w14:textId="3EA63AC2" w:rsidR="009E20FE" w:rsidRDefault="005D6C36" w:rsidP="007B628C">
      <w:r>
        <w:t>Līdzīgi iepriekšējam piemēram izveidojam klienta u</w:t>
      </w:r>
      <w:r w:rsidR="00CB6045">
        <w:t>n</w:t>
      </w:r>
      <w:r>
        <w:t xml:space="preserve"> servisa konsoles aplikāciju. </w:t>
      </w:r>
    </w:p>
    <w:p w14:paraId="1677DFE6" w14:textId="728B6DCC" w:rsidR="005D6C36" w:rsidRDefault="005D6C36" w:rsidP="007B628C">
      <w:pPr>
        <w:pStyle w:val="Pictureposition"/>
      </w:pPr>
      <w:r>
        <w:rPr>
          <w:noProof/>
          <w:lang w:eastAsia="lv-LV"/>
        </w:rPr>
        <w:drawing>
          <wp:inline distT="0" distB="0" distL="0" distR="0" wp14:anchorId="6A001FFF" wp14:editId="21D86144">
            <wp:extent cx="234315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3150" cy="2209800"/>
                    </a:xfrm>
                    <a:prstGeom prst="rect">
                      <a:avLst/>
                    </a:prstGeom>
                  </pic:spPr>
                </pic:pic>
              </a:graphicData>
            </a:graphic>
          </wp:inline>
        </w:drawing>
      </w:r>
    </w:p>
    <w:p w14:paraId="2B615732" w14:textId="05508C00" w:rsidR="005D6C36" w:rsidRDefault="0008731D" w:rsidP="007B628C">
      <w:pPr>
        <w:pStyle w:val="Picturecaption"/>
      </w:pPr>
      <w:fldSimple w:instr=" SEQ Attēls \* ARABIC ">
        <w:bookmarkStart w:id="1187" w:name="_Toc402364075"/>
        <w:r w:rsidR="00E95266">
          <w:rPr>
            <w:noProof/>
          </w:rPr>
          <w:t>20</w:t>
        </w:r>
      </w:fldSimple>
      <w:r w:rsidR="005D6C36" w:rsidRPr="006A0285">
        <w:t>. attēls.</w:t>
      </w:r>
      <w:r w:rsidR="005D6C36">
        <w:t xml:space="preserve"> Risinājuma piemērs</w:t>
      </w:r>
      <w:bookmarkEnd w:id="1187"/>
    </w:p>
    <w:p w14:paraId="22A3E9E4" w14:textId="0809E1DF" w:rsidR="005D6C36" w:rsidRDefault="005D6C36" w:rsidP="007B628C">
      <w:r w:rsidRPr="005D6C36">
        <w:lastRenderedPageBreak/>
        <w:t>Piemēra ietvaros izmantota bibliotēka IVIS.XMLSchemas</w:t>
      </w:r>
      <w:r>
        <w:t>.dll</w:t>
      </w:r>
      <w:r w:rsidR="001D7D91">
        <w:t>.</w:t>
      </w:r>
    </w:p>
    <w:p w14:paraId="50CB3741" w14:textId="3DF03177" w:rsidR="005D6C36" w:rsidRDefault="005D6C36" w:rsidP="007B628C">
      <w:r>
        <w:t>Tipi:</w:t>
      </w:r>
    </w:p>
    <w:p w14:paraId="661EFD88" w14:textId="24D87646" w:rsidR="005D6C36" w:rsidRPr="005D6C36" w:rsidRDefault="005D6C36" w:rsidP="007B628C">
      <w:pPr>
        <w:pStyle w:val="ListParagraph"/>
        <w:numPr>
          <w:ilvl w:val="0"/>
          <w:numId w:val="21"/>
        </w:numPr>
        <w:autoSpaceDE w:val="0"/>
        <w:autoSpaceDN w:val="0"/>
        <w:adjustRightInd w:val="0"/>
        <w:spacing w:before="0" w:after="0" w:line="240" w:lineRule="auto"/>
        <w:jc w:val="left"/>
      </w:pPr>
      <w:r>
        <w:t xml:space="preserve">Pieprasījuma ziņojums: </w:t>
      </w:r>
      <w:r w:rsidRPr="005D6C36">
        <w:t>IVIS.XMLSchemas.Person_v1_0.PersonCodeType</w:t>
      </w:r>
    </w:p>
    <w:p w14:paraId="2BADA6F8" w14:textId="2E4F839B" w:rsidR="005D6C36" w:rsidRDefault="005D6C36" w:rsidP="007B628C">
      <w:pPr>
        <w:pStyle w:val="ListParagraph"/>
        <w:numPr>
          <w:ilvl w:val="0"/>
          <w:numId w:val="21"/>
        </w:numPr>
        <w:autoSpaceDE w:val="0"/>
        <w:autoSpaceDN w:val="0"/>
        <w:adjustRightInd w:val="0"/>
        <w:spacing w:before="0" w:after="0" w:line="240" w:lineRule="auto"/>
        <w:jc w:val="left"/>
      </w:pPr>
      <w:r>
        <w:t xml:space="preserve">Atbildes ziņojums: </w:t>
      </w:r>
      <w:r w:rsidRPr="005D6C36">
        <w:t>IVIS.XMLSchemas.Person_v1_0.PersonFullNameStructure</w:t>
      </w:r>
    </w:p>
    <w:p w14:paraId="013C22FE" w14:textId="10E4A566" w:rsidR="00881610" w:rsidRDefault="00881610" w:rsidP="00F909B2">
      <w:pPr>
        <w:pStyle w:val="CodeBlock"/>
      </w:pPr>
      <w:r>
        <w:t>[</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7B172623" w14:textId="77777777" w:rsidR="00881610" w:rsidRDefault="00881610"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421F11F0" w14:textId="77777777" w:rsidR="00881610" w:rsidRDefault="00881610" w:rsidP="00F909B2">
      <w:pPr>
        <w:pStyle w:val="CodeBlock"/>
      </w:pPr>
      <w:r>
        <w:t xml:space="preserve">    {</w:t>
      </w:r>
    </w:p>
    <w:p w14:paraId="3D0007EB"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453C9325" w14:textId="77777777" w:rsidR="00881610" w:rsidRDefault="00881610" w:rsidP="00F909B2">
      <w:pPr>
        <w:pStyle w:val="CodeBlock"/>
      </w:pPr>
      <w:r>
        <w:t xml:space="preserve">        </w:t>
      </w:r>
      <w:r>
        <w:rPr>
          <w:color w:val="808080"/>
        </w:rPr>
        <w:t>///</w:t>
      </w:r>
      <w:r>
        <w:rPr>
          <w:color w:val="008000"/>
        </w:rPr>
        <w:t xml:space="preserve"> Processes the invoke.</w:t>
      </w:r>
    </w:p>
    <w:p w14:paraId="3FE5C4F0"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6CC10480" w14:textId="77777777" w:rsidR="00881610" w:rsidRDefault="00881610"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43D6901F" w14:textId="77777777" w:rsidR="00881610" w:rsidRDefault="00881610" w:rsidP="00F909B2">
      <w:pPr>
        <w:pStyle w:val="CodeBlock"/>
      </w:pPr>
      <w:r>
        <w:t xml:space="preserve">        </w:t>
      </w:r>
      <w:r>
        <w:rPr>
          <w:color w:val="808080"/>
        </w:rPr>
        <w:t>///</w:t>
      </w:r>
      <w:r>
        <w:rPr>
          <w:color w:val="008000"/>
        </w:rPr>
        <w:t xml:space="preserve"> </w:t>
      </w:r>
      <w:r>
        <w:rPr>
          <w:color w:val="808080"/>
        </w:rPr>
        <w:t>&lt;returns&gt;</w:t>
      </w:r>
      <w:r>
        <w:rPr>
          <w:color w:val="008000"/>
        </w:rPr>
        <w:t>Person FullName Structure</w:t>
      </w:r>
      <w:r>
        <w:rPr>
          <w:color w:val="808080"/>
        </w:rPr>
        <w:t>&lt;/returns&gt;</w:t>
      </w:r>
    </w:p>
    <w:p w14:paraId="1963C536" w14:textId="77777777" w:rsidR="00881610" w:rsidRDefault="00881610"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"RCMR_IN000002UV01"</w:t>
      </w:r>
      <w:r>
        <w:t xml:space="preserve">, ReplyAction = </w:t>
      </w:r>
      <w:r>
        <w:rPr>
          <w:color w:val="2B91AF"/>
        </w:rPr>
        <w:t>HL7Constants</w:t>
      </w:r>
      <w:r>
        <w:t xml:space="preserve">.Namespace + </w:t>
      </w:r>
      <w:r>
        <w:rPr>
          <w:color w:val="A31515"/>
        </w:rPr>
        <w:t>":"</w:t>
      </w:r>
      <w:r>
        <w:t xml:space="preserve"> + </w:t>
      </w:r>
      <w:r>
        <w:rPr>
          <w:color w:val="A31515"/>
        </w:rPr>
        <w:t>"MCCI_IN000006UV01"</w:t>
      </w:r>
      <w:r>
        <w:t>)]</w:t>
      </w:r>
    </w:p>
    <w:p w14:paraId="23917B31" w14:textId="628D7E1A" w:rsidR="00881610" w:rsidRDefault="00881610" w:rsidP="00F909B2">
      <w:pPr>
        <w:pStyle w:val="CodeBlock"/>
      </w:pPr>
      <w:r>
        <w:t xml:space="preserve">        [</w:t>
      </w:r>
      <w:r>
        <w:rPr>
          <w:color w:val="2B91AF"/>
        </w:rPr>
        <w:t>HL7OperationContract</w:t>
      </w:r>
      <w:r>
        <w:t>(</w:t>
      </w:r>
      <w:r w:rsidR="00F7720B">
        <w:t>ReasonCodes.Action.Read, ReasonCodes.Reason.DrugTreatment,</w:t>
      </w:r>
      <w:r>
        <w:t xml:space="preserve">Receiver = </w:t>
      </w:r>
      <w:r>
        <w:rPr>
          <w:color w:val="A31515"/>
        </w:rPr>
        <w:t>"Receiver"</w:t>
      </w:r>
      <w:r>
        <w:t xml:space="preserve">, Sender = </w:t>
      </w:r>
      <w:r>
        <w:rPr>
          <w:color w:val="A31515"/>
        </w:rPr>
        <w:t>"Sender"</w:t>
      </w:r>
      <w:r>
        <w:t>)]</w:t>
      </w:r>
    </w:p>
    <w:p w14:paraId="1F2FC0B9" w14:textId="77777777" w:rsidR="00881610" w:rsidRDefault="00881610" w:rsidP="00F909B2">
      <w:pPr>
        <w:pStyle w:val="CodeBlock"/>
      </w:pPr>
      <w:r>
        <w:t xml:space="preserve">        IVIS.XMLSchemas.Person_v1_0.</w:t>
      </w:r>
      <w:r>
        <w:rPr>
          <w:color w:val="2B91AF"/>
        </w:rPr>
        <w:t>PersonFullNameStructure</w:t>
      </w:r>
      <w:r>
        <w:t xml:space="preserve"> ProcessInvoke(IVIS.XMLSchemas.Person_v1_0.</w:t>
      </w:r>
      <w:r>
        <w:rPr>
          <w:color w:val="2B91AF"/>
        </w:rPr>
        <w:t>PersonCodeType</w:t>
      </w:r>
      <w:r>
        <w:t xml:space="preserve"> payload);</w:t>
      </w:r>
    </w:p>
    <w:p w14:paraId="4BD09F72" w14:textId="7874CC37" w:rsidR="005D6C36" w:rsidRPr="00055E7E" w:rsidRDefault="00881610" w:rsidP="00F909B2">
      <w:pPr>
        <w:pStyle w:val="CodeBlock"/>
      </w:pPr>
      <w:r>
        <w:t xml:space="preserve">    }</w:t>
      </w:r>
    </w:p>
    <w:p w14:paraId="35923EBF" w14:textId="77777777" w:rsidR="005D6C36" w:rsidRPr="00950B19" w:rsidRDefault="0008731D" w:rsidP="007B628C">
      <w:pPr>
        <w:pStyle w:val="Picturecaption"/>
      </w:pPr>
      <w:fldSimple w:instr=" SEQ Attēls \* ARABIC ">
        <w:bookmarkStart w:id="1188" w:name="_Toc402364076"/>
        <w:r w:rsidR="00E95266">
          <w:rPr>
            <w:noProof/>
          </w:rPr>
          <w:t>21</w:t>
        </w:r>
      </w:fldSimple>
      <w:r w:rsidR="005D6C36" w:rsidRPr="00950B19">
        <w:t>. attēls. IHL7SyncContract.cs datnes piemērs</w:t>
      </w:r>
      <w:bookmarkEnd w:id="1188"/>
      <w:r w:rsidR="005D6C36" w:rsidRPr="00950B19">
        <w:t xml:space="preserve"> </w:t>
      </w:r>
    </w:p>
    <w:p w14:paraId="2DDDD2DE" w14:textId="2EA9F134" w:rsidR="00881610" w:rsidRDefault="00881610" w:rsidP="00F909B2">
      <w:pPr>
        <w:pStyle w:val="CodeBlock"/>
      </w:pPr>
      <w:r>
        <w:lastRenderedPageBreak/>
        <w:t xml:space="preserve"> [</w:t>
      </w:r>
      <w:r>
        <w:rPr>
          <w:color w:val="2B91AF"/>
        </w:rPr>
        <w:t>ServiceBehavior</w:t>
      </w:r>
      <w:r>
        <w:t xml:space="preserve">(Namespace = </w:t>
      </w:r>
      <w:r>
        <w:rPr>
          <w:color w:val="2B91AF"/>
        </w:rPr>
        <w:t>HL7Constants</w:t>
      </w:r>
      <w:r>
        <w:t>.Namespace)]</w:t>
      </w:r>
    </w:p>
    <w:p w14:paraId="31EF6CE9" w14:textId="77777777" w:rsidR="00881610" w:rsidRDefault="00881610" w:rsidP="00F909B2">
      <w:pPr>
        <w:pStyle w:val="CodeBlock"/>
      </w:pPr>
      <w:r>
        <w:t xml:space="preserve">    </w:t>
      </w:r>
      <w:r>
        <w:rPr>
          <w:color w:val="0000FF"/>
        </w:rPr>
        <w:t>public</w:t>
      </w:r>
      <w:r>
        <w:t xml:space="preserve"> </w:t>
      </w:r>
      <w:r>
        <w:rPr>
          <w:color w:val="0000FF"/>
        </w:rPr>
        <w:t>class</w:t>
      </w:r>
      <w:r>
        <w:t xml:space="preserve"> </w:t>
      </w:r>
      <w:r>
        <w:rPr>
          <w:color w:val="2B91AF"/>
        </w:rPr>
        <w:t>HL7Service</w:t>
      </w:r>
      <w:r>
        <w:t xml:space="preserve"> : </w:t>
      </w:r>
      <w:r>
        <w:rPr>
          <w:color w:val="2B91AF"/>
        </w:rPr>
        <w:t>IHL7SyncContract</w:t>
      </w:r>
    </w:p>
    <w:p w14:paraId="4931ED74" w14:textId="77777777" w:rsidR="00881610" w:rsidRDefault="00881610" w:rsidP="00F909B2">
      <w:pPr>
        <w:pStyle w:val="CodeBlock"/>
      </w:pPr>
      <w:r>
        <w:t xml:space="preserve">    {</w:t>
      </w:r>
    </w:p>
    <w:p w14:paraId="1B6F4792"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17196A02" w14:textId="77777777" w:rsidR="00881610" w:rsidRDefault="00881610" w:rsidP="00F909B2">
      <w:pPr>
        <w:pStyle w:val="CodeBlock"/>
      </w:pPr>
      <w:r>
        <w:t xml:space="preserve">        </w:t>
      </w:r>
      <w:r>
        <w:rPr>
          <w:color w:val="808080"/>
        </w:rPr>
        <w:t>///</w:t>
      </w:r>
      <w:r>
        <w:rPr>
          <w:color w:val="008000"/>
        </w:rPr>
        <w:t xml:space="preserve"> Mains the specified args.</w:t>
      </w:r>
    </w:p>
    <w:p w14:paraId="45048A85"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5A42E835" w14:textId="77777777" w:rsidR="00881610" w:rsidRDefault="00881610" w:rsidP="00F909B2">
      <w:pPr>
        <w:pStyle w:val="CodeBlock"/>
      </w:pPr>
      <w:r>
        <w:t xml:space="preserve">        </w:t>
      </w:r>
      <w:r>
        <w:rPr>
          <w:color w:val="808080"/>
        </w:rPr>
        <w:t>///</w:t>
      </w:r>
      <w:r>
        <w:rPr>
          <w:color w:val="008000"/>
        </w:rPr>
        <w:t xml:space="preserve"> </w:t>
      </w:r>
      <w:r>
        <w:rPr>
          <w:color w:val="808080"/>
        </w:rPr>
        <w:t>&lt;param name="args"&gt;</w:t>
      </w:r>
      <w:r>
        <w:rPr>
          <w:color w:val="008000"/>
        </w:rPr>
        <w:t>The args.</w:t>
      </w:r>
      <w:r>
        <w:rPr>
          <w:color w:val="808080"/>
        </w:rPr>
        <w:t>&lt;/param&gt;</w:t>
      </w:r>
    </w:p>
    <w:p w14:paraId="53D31591" w14:textId="77777777" w:rsidR="00881610" w:rsidRDefault="00881610" w:rsidP="00F909B2">
      <w:pPr>
        <w:pStyle w:val="CodeBlock"/>
      </w:pPr>
      <w:r>
        <w:t xml:space="preserve">        </w:t>
      </w:r>
      <w:r>
        <w:rPr>
          <w:color w:val="0000FF"/>
        </w:rPr>
        <w:t>public</w:t>
      </w:r>
      <w:r>
        <w:t xml:space="preserve"> </w:t>
      </w:r>
      <w:r>
        <w:rPr>
          <w:color w:val="0000FF"/>
        </w:rPr>
        <w:t>static</w:t>
      </w:r>
      <w:r>
        <w:t xml:space="preserve"> </w:t>
      </w:r>
      <w:r>
        <w:rPr>
          <w:color w:val="0000FF"/>
        </w:rPr>
        <w:t>void</w:t>
      </w:r>
      <w:r>
        <w:t xml:space="preserve"> Main(</w:t>
      </w:r>
      <w:r>
        <w:rPr>
          <w:color w:val="0000FF"/>
        </w:rPr>
        <w:t>string</w:t>
      </w:r>
      <w:r>
        <w:t>[] args)</w:t>
      </w:r>
    </w:p>
    <w:p w14:paraId="63EF2D1F" w14:textId="77777777" w:rsidR="00881610" w:rsidRDefault="00881610" w:rsidP="00F909B2">
      <w:pPr>
        <w:pStyle w:val="CodeBlock"/>
      </w:pPr>
      <w:r>
        <w:t xml:space="preserve">        {</w:t>
      </w:r>
    </w:p>
    <w:p w14:paraId="69A2E91B" w14:textId="77777777" w:rsidR="00881610" w:rsidRDefault="00881610" w:rsidP="00F909B2">
      <w:pPr>
        <w:pStyle w:val="CodeBlock"/>
      </w:pPr>
      <w:r>
        <w:t xml:space="preserve">            </w:t>
      </w:r>
      <w:r>
        <w:rPr>
          <w:color w:val="0000FF"/>
        </w:rPr>
        <w:t>using</w:t>
      </w:r>
      <w:r>
        <w:t xml:space="preserve"> (</w:t>
      </w:r>
      <w:r>
        <w:rPr>
          <w:color w:val="2B91AF"/>
        </w:rPr>
        <w:t>ServiceHost</w:t>
      </w:r>
      <w:r>
        <w:t xml:space="preserve"> serviceHost = </w:t>
      </w:r>
      <w:r>
        <w:rPr>
          <w:color w:val="0000FF"/>
        </w:rPr>
        <w:t>new</w:t>
      </w:r>
      <w:r>
        <w:t xml:space="preserve"> </w:t>
      </w:r>
      <w:r>
        <w:rPr>
          <w:color w:val="2B91AF"/>
        </w:rPr>
        <w:t>ServiceHost</w:t>
      </w:r>
      <w:r>
        <w:t>(</w:t>
      </w:r>
      <w:r>
        <w:rPr>
          <w:color w:val="0000FF"/>
        </w:rPr>
        <w:t>typeof</w:t>
      </w:r>
      <w:r>
        <w:t>(</w:t>
      </w:r>
      <w:r>
        <w:rPr>
          <w:color w:val="2B91AF"/>
        </w:rPr>
        <w:t>HL7Service</w:t>
      </w:r>
      <w:r>
        <w:t>)))</w:t>
      </w:r>
    </w:p>
    <w:p w14:paraId="29D5B1C3" w14:textId="77777777" w:rsidR="00881610" w:rsidRDefault="00881610" w:rsidP="00F909B2">
      <w:pPr>
        <w:pStyle w:val="CodeBlock"/>
      </w:pPr>
      <w:r>
        <w:t xml:space="preserve">            {</w:t>
      </w:r>
    </w:p>
    <w:p w14:paraId="06115079" w14:textId="77777777" w:rsidR="00881610" w:rsidRDefault="00881610" w:rsidP="00F909B2">
      <w:pPr>
        <w:pStyle w:val="CodeBlock"/>
      </w:pPr>
      <w:r>
        <w:t xml:space="preserve">                serviceHost.Open();</w:t>
      </w:r>
    </w:p>
    <w:p w14:paraId="6148E222" w14:textId="77777777" w:rsidR="00881610" w:rsidRDefault="00881610" w:rsidP="00F909B2">
      <w:pPr>
        <w:pStyle w:val="CodeBlock"/>
      </w:pPr>
      <w:r>
        <w:t xml:space="preserve">                </w:t>
      </w:r>
      <w:r>
        <w:rPr>
          <w:color w:val="2B91AF"/>
        </w:rPr>
        <w:t>Console</w:t>
      </w:r>
      <w:r>
        <w:t>.WriteLine(</w:t>
      </w:r>
      <w:r>
        <w:rPr>
          <w:color w:val="A31515"/>
        </w:rPr>
        <w:t>"The service is ready. Press &lt;ENTER&gt; to terminate service."</w:t>
      </w:r>
      <w:r>
        <w:t>);</w:t>
      </w:r>
    </w:p>
    <w:p w14:paraId="44182AB0" w14:textId="77777777" w:rsidR="00881610" w:rsidRDefault="00881610" w:rsidP="00F909B2">
      <w:pPr>
        <w:pStyle w:val="CodeBlock"/>
      </w:pPr>
      <w:r>
        <w:t xml:space="preserve">                </w:t>
      </w:r>
      <w:r>
        <w:rPr>
          <w:color w:val="2B91AF"/>
        </w:rPr>
        <w:t>Console</w:t>
      </w:r>
      <w:r>
        <w:t>.ReadLine();</w:t>
      </w:r>
    </w:p>
    <w:p w14:paraId="6E2A70D6" w14:textId="77777777" w:rsidR="00881610" w:rsidRDefault="00881610" w:rsidP="00F909B2">
      <w:pPr>
        <w:pStyle w:val="CodeBlock"/>
      </w:pPr>
      <w:r>
        <w:t xml:space="preserve">            }</w:t>
      </w:r>
    </w:p>
    <w:p w14:paraId="6D37A5D8" w14:textId="77777777" w:rsidR="00881610" w:rsidRDefault="00881610" w:rsidP="00F909B2">
      <w:pPr>
        <w:pStyle w:val="CodeBlock"/>
      </w:pPr>
      <w:r>
        <w:t xml:space="preserve">        }</w:t>
      </w:r>
    </w:p>
    <w:p w14:paraId="0AE24316" w14:textId="77777777" w:rsidR="00881610" w:rsidRDefault="00881610" w:rsidP="00F909B2">
      <w:pPr>
        <w:pStyle w:val="CodeBlock"/>
      </w:pPr>
    </w:p>
    <w:p w14:paraId="253460F6"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65787928" w14:textId="77777777" w:rsidR="00881610" w:rsidRDefault="00881610" w:rsidP="00F909B2">
      <w:pPr>
        <w:pStyle w:val="CodeBlock"/>
      </w:pPr>
      <w:r>
        <w:t xml:space="preserve">        </w:t>
      </w:r>
      <w:r>
        <w:rPr>
          <w:color w:val="808080"/>
        </w:rPr>
        <w:t>///</w:t>
      </w:r>
      <w:r>
        <w:rPr>
          <w:color w:val="008000"/>
        </w:rPr>
        <w:t xml:space="preserve"> Processes the invoke.</w:t>
      </w:r>
    </w:p>
    <w:p w14:paraId="59CCF1C9"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26648855" w14:textId="77777777" w:rsidR="00881610" w:rsidRDefault="00881610"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79CEF653" w14:textId="77777777" w:rsidR="00881610" w:rsidRDefault="00881610" w:rsidP="00F909B2">
      <w:pPr>
        <w:pStyle w:val="CodeBlock"/>
      </w:pPr>
      <w:r>
        <w:t xml:space="preserve">        </w:t>
      </w:r>
      <w:r>
        <w:rPr>
          <w:color w:val="808080"/>
        </w:rPr>
        <w:t>///</w:t>
      </w:r>
      <w:r>
        <w:rPr>
          <w:color w:val="008000"/>
        </w:rPr>
        <w:t xml:space="preserve"> </w:t>
      </w:r>
      <w:r>
        <w:rPr>
          <w:color w:val="808080"/>
        </w:rPr>
        <w:t>&lt;returns&gt;</w:t>
      </w:r>
    </w:p>
    <w:p w14:paraId="13CCB901" w14:textId="77777777" w:rsidR="00881610" w:rsidRDefault="00881610" w:rsidP="00F909B2">
      <w:pPr>
        <w:pStyle w:val="CodeBlock"/>
      </w:pPr>
      <w:r>
        <w:t xml:space="preserve">        </w:t>
      </w:r>
      <w:r>
        <w:rPr>
          <w:color w:val="808080"/>
        </w:rPr>
        <w:t>///</w:t>
      </w:r>
      <w:r>
        <w:rPr>
          <w:color w:val="008000"/>
        </w:rPr>
        <w:t xml:space="preserve"> PersonFullName Structure</w:t>
      </w:r>
    </w:p>
    <w:p w14:paraId="2FE20FBD" w14:textId="77777777" w:rsidR="00881610" w:rsidRDefault="00881610" w:rsidP="00F909B2">
      <w:pPr>
        <w:pStyle w:val="CodeBlock"/>
      </w:pPr>
      <w:r>
        <w:t xml:space="preserve">        </w:t>
      </w:r>
      <w:r>
        <w:rPr>
          <w:color w:val="808080"/>
        </w:rPr>
        <w:t>///</w:t>
      </w:r>
      <w:r>
        <w:rPr>
          <w:color w:val="008000"/>
        </w:rPr>
        <w:t xml:space="preserve"> </w:t>
      </w:r>
      <w:r>
        <w:rPr>
          <w:color w:val="808080"/>
        </w:rPr>
        <w:t>&lt;/returns&gt;</w:t>
      </w:r>
    </w:p>
    <w:p w14:paraId="0E829E3B" w14:textId="77777777" w:rsidR="00881610" w:rsidRDefault="00881610" w:rsidP="00F909B2">
      <w:pPr>
        <w:pStyle w:val="CodeBlock"/>
      </w:pPr>
      <w:r>
        <w:t xml:space="preserve">        </w:t>
      </w:r>
      <w:r>
        <w:rPr>
          <w:color w:val="0000FF"/>
        </w:rPr>
        <w:t>public</w:t>
      </w:r>
      <w:r>
        <w:t xml:space="preserve"> IVIS.XMLSchemas.Person_v1_0.</w:t>
      </w:r>
      <w:r>
        <w:rPr>
          <w:color w:val="2B91AF"/>
        </w:rPr>
        <w:t>PersonFullNameStructure</w:t>
      </w:r>
      <w:r>
        <w:t xml:space="preserve"> ProcessInvoke(IVIS.XMLSchemas.Person_v1_0.</w:t>
      </w:r>
      <w:r>
        <w:rPr>
          <w:color w:val="2B91AF"/>
        </w:rPr>
        <w:t>PersonCodeType</w:t>
      </w:r>
      <w:r>
        <w:t xml:space="preserve"> payload)</w:t>
      </w:r>
    </w:p>
    <w:p w14:paraId="43FCE55F" w14:textId="77777777" w:rsidR="00881610" w:rsidRDefault="00881610" w:rsidP="00F909B2">
      <w:pPr>
        <w:pStyle w:val="CodeBlock"/>
      </w:pPr>
      <w:r>
        <w:t xml:space="preserve">        {</w:t>
      </w:r>
    </w:p>
    <w:p w14:paraId="57F8403B" w14:textId="77777777" w:rsidR="00881610" w:rsidRDefault="00881610" w:rsidP="00F909B2">
      <w:pPr>
        <w:pStyle w:val="CodeBlock"/>
      </w:pPr>
      <w:r>
        <w:t xml:space="preserve">            </w:t>
      </w:r>
      <w:r>
        <w:rPr>
          <w:color w:val="0000FF"/>
        </w:rPr>
        <w:t>return</w:t>
      </w:r>
      <w:r>
        <w:t xml:space="preserve"> </w:t>
      </w:r>
      <w:r>
        <w:rPr>
          <w:color w:val="0000FF"/>
        </w:rPr>
        <w:t>new</w:t>
      </w:r>
      <w:r>
        <w:t xml:space="preserve"> IVIS.XMLSchemas.Person_v1_0.</w:t>
      </w:r>
      <w:r>
        <w:rPr>
          <w:color w:val="2B91AF"/>
        </w:rPr>
        <w:t>PersonFullNameStructure</w:t>
      </w:r>
      <w:r>
        <w:t>(</w:t>
      </w:r>
      <w:r>
        <w:rPr>
          <w:color w:val="A31515"/>
        </w:rPr>
        <w:t>"Alex"</w:t>
      </w:r>
      <w:r>
        <w:t xml:space="preserve">, </w:t>
      </w:r>
      <w:r>
        <w:rPr>
          <w:color w:val="A31515"/>
        </w:rPr>
        <w:t>"Ferguson"</w:t>
      </w:r>
      <w:r>
        <w:t>);</w:t>
      </w:r>
    </w:p>
    <w:p w14:paraId="69C505A7" w14:textId="77777777" w:rsidR="00881610" w:rsidRDefault="00881610" w:rsidP="00F909B2">
      <w:pPr>
        <w:pStyle w:val="CodeBlock"/>
      </w:pPr>
      <w:r>
        <w:t xml:space="preserve">        }</w:t>
      </w:r>
    </w:p>
    <w:p w14:paraId="4676B8ED" w14:textId="77777777" w:rsidR="00881610" w:rsidRDefault="00881610" w:rsidP="00F909B2">
      <w:pPr>
        <w:pStyle w:val="CodeBlock"/>
      </w:pPr>
      <w:r>
        <w:t xml:space="preserve">    }</w:t>
      </w:r>
    </w:p>
    <w:p w14:paraId="1C381D49" w14:textId="33CB486D" w:rsidR="005D6C36" w:rsidRPr="005D6C36" w:rsidRDefault="005D6C36" w:rsidP="007B628C">
      <w:pPr>
        <w:pStyle w:val="Pictureposition"/>
      </w:pPr>
    </w:p>
    <w:p w14:paraId="1EE3ADE5" w14:textId="604BDAEC" w:rsidR="005D6C36" w:rsidRDefault="0008731D" w:rsidP="007B628C">
      <w:pPr>
        <w:pStyle w:val="Picturecaption"/>
      </w:pPr>
      <w:fldSimple w:instr=" SEQ Attēls \* ARABIC ">
        <w:bookmarkStart w:id="1189" w:name="_Toc402364077"/>
        <w:r w:rsidR="00E95266">
          <w:rPr>
            <w:noProof/>
          </w:rPr>
          <w:t>22</w:t>
        </w:r>
      </w:fldSimple>
      <w:r w:rsidR="005D6C36" w:rsidRPr="00950B19">
        <w:t xml:space="preserve">. attēls. </w:t>
      </w:r>
      <w:r w:rsidR="005D6C36">
        <w:t>Service</w:t>
      </w:r>
      <w:r w:rsidR="005D6C36" w:rsidRPr="00950B19">
        <w:t>.cs datnes piemērs</w:t>
      </w:r>
      <w:bookmarkEnd w:id="1189"/>
      <w:r w:rsidR="005D6C36" w:rsidRPr="00950B19">
        <w:t xml:space="preserve"> </w:t>
      </w:r>
    </w:p>
    <w:p w14:paraId="6724E62C" w14:textId="489725BE" w:rsidR="00881610" w:rsidRDefault="00881610" w:rsidP="00F909B2">
      <w:pPr>
        <w:pStyle w:val="CodeBlock"/>
      </w:pPr>
      <w:r>
        <w:lastRenderedPageBreak/>
        <w:t xml:space="preserve">public class </w:t>
      </w:r>
      <w:r>
        <w:rPr>
          <w:color w:val="2B91AF"/>
        </w:rPr>
        <w:t>Client</w:t>
      </w:r>
    </w:p>
    <w:p w14:paraId="0D9F26F0" w14:textId="77777777" w:rsidR="00881610" w:rsidRDefault="00881610" w:rsidP="00F909B2">
      <w:pPr>
        <w:pStyle w:val="CodeBlock"/>
      </w:pPr>
      <w:r>
        <w:t xml:space="preserve">    {</w:t>
      </w:r>
    </w:p>
    <w:p w14:paraId="2DA58FD1"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438B1B78" w14:textId="77777777" w:rsidR="00881610" w:rsidRDefault="00881610" w:rsidP="00F909B2">
      <w:pPr>
        <w:pStyle w:val="CodeBlock"/>
      </w:pPr>
      <w:r>
        <w:t xml:space="preserve">        </w:t>
      </w:r>
      <w:r>
        <w:rPr>
          <w:color w:val="808080"/>
        </w:rPr>
        <w:t>///</w:t>
      </w:r>
      <w:r>
        <w:rPr>
          <w:color w:val="008000"/>
        </w:rPr>
        <w:t xml:space="preserve"> Mains the specified args.</w:t>
      </w:r>
    </w:p>
    <w:p w14:paraId="4AA99C91" w14:textId="77777777" w:rsidR="00881610" w:rsidRDefault="00881610" w:rsidP="00F909B2">
      <w:pPr>
        <w:pStyle w:val="CodeBlock"/>
      </w:pPr>
      <w:r>
        <w:t xml:space="preserve">        </w:t>
      </w:r>
      <w:r>
        <w:rPr>
          <w:color w:val="808080"/>
        </w:rPr>
        <w:t>///</w:t>
      </w:r>
      <w:r>
        <w:rPr>
          <w:color w:val="008000"/>
        </w:rPr>
        <w:t xml:space="preserve"> </w:t>
      </w:r>
      <w:r>
        <w:rPr>
          <w:color w:val="808080"/>
        </w:rPr>
        <w:t>&lt;/summary&gt;</w:t>
      </w:r>
    </w:p>
    <w:p w14:paraId="67E83593" w14:textId="77777777" w:rsidR="00881610" w:rsidRDefault="00881610" w:rsidP="00F909B2">
      <w:pPr>
        <w:pStyle w:val="CodeBlock"/>
      </w:pPr>
      <w:r>
        <w:t xml:space="preserve">        </w:t>
      </w:r>
      <w:r>
        <w:rPr>
          <w:color w:val="808080"/>
        </w:rPr>
        <w:t>///</w:t>
      </w:r>
      <w:r>
        <w:rPr>
          <w:color w:val="008000"/>
        </w:rPr>
        <w:t xml:space="preserve"> </w:t>
      </w:r>
      <w:r>
        <w:rPr>
          <w:color w:val="808080"/>
        </w:rPr>
        <w:t>&lt;param name="args"&gt;</w:t>
      </w:r>
      <w:r>
        <w:rPr>
          <w:color w:val="008000"/>
        </w:rPr>
        <w:t>The args.</w:t>
      </w:r>
      <w:r>
        <w:rPr>
          <w:color w:val="808080"/>
        </w:rPr>
        <w:t>&lt;/param&gt;</w:t>
      </w:r>
    </w:p>
    <w:p w14:paraId="525C2C81" w14:textId="77777777" w:rsidR="00881610" w:rsidRDefault="00881610" w:rsidP="00F909B2">
      <w:pPr>
        <w:pStyle w:val="CodeBlock"/>
      </w:pPr>
      <w:r>
        <w:t xml:space="preserve">        public static void Main(string[] args)</w:t>
      </w:r>
    </w:p>
    <w:p w14:paraId="3524447B" w14:textId="77777777" w:rsidR="00881610" w:rsidRDefault="00881610" w:rsidP="00F909B2">
      <w:pPr>
        <w:pStyle w:val="CodeBlock"/>
      </w:pPr>
      <w:r>
        <w:t xml:space="preserve">        {</w:t>
      </w:r>
    </w:p>
    <w:p w14:paraId="4B63E093" w14:textId="77777777" w:rsidR="00881610" w:rsidRDefault="00881610" w:rsidP="00F909B2">
      <w:pPr>
        <w:pStyle w:val="CodeBlock"/>
      </w:pPr>
      <w:r>
        <w:t xml:space="preserve">            using (</w:t>
      </w:r>
      <w:r>
        <w:rPr>
          <w:color w:val="2B91AF"/>
        </w:rPr>
        <w:t>ChannelFactory</w:t>
      </w:r>
      <w:r>
        <w:t>&lt;</w:t>
      </w:r>
      <w:r>
        <w:rPr>
          <w:color w:val="2B91AF"/>
        </w:rPr>
        <w:t>IHL7SyncContract</w:t>
      </w:r>
      <w:r>
        <w:t xml:space="preserve">&gt; factory = new </w:t>
      </w:r>
      <w:r>
        <w:rPr>
          <w:color w:val="2B91AF"/>
        </w:rPr>
        <w:t>ChannelFactory</w:t>
      </w:r>
      <w:r>
        <w:t>&lt;</w:t>
      </w:r>
      <w:r>
        <w:rPr>
          <w:color w:val="2B91AF"/>
        </w:rPr>
        <w:t>IHL7SyncContract</w:t>
      </w:r>
      <w:r>
        <w:t xml:space="preserve">&gt;(GetServiceBinding1(), new </w:t>
      </w:r>
      <w:r>
        <w:rPr>
          <w:color w:val="2B91AF"/>
        </w:rPr>
        <w:t>EndpointAddress</w:t>
      </w:r>
      <w:r>
        <w:t>(</w:t>
      </w:r>
      <w:r>
        <w:rPr>
          <w:color w:val="A31515"/>
        </w:rPr>
        <w:t>"http://localhost:8003/hl7samples/hl7serviceFormater"</w:t>
      </w:r>
      <w:r>
        <w:t>)))</w:t>
      </w:r>
    </w:p>
    <w:p w14:paraId="51AB4297" w14:textId="77777777" w:rsidR="00881610" w:rsidRDefault="00881610" w:rsidP="00F909B2">
      <w:pPr>
        <w:pStyle w:val="CodeBlock"/>
      </w:pPr>
      <w:r>
        <w:t xml:space="preserve">            {</w:t>
      </w:r>
    </w:p>
    <w:p w14:paraId="322676DE" w14:textId="77777777" w:rsidR="00881610" w:rsidRDefault="00881610" w:rsidP="00F909B2">
      <w:pPr>
        <w:pStyle w:val="CodeBlock"/>
      </w:pPr>
      <w:r>
        <w:t xml:space="preserve">                </w:t>
      </w:r>
      <w:r>
        <w:rPr>
          <w:color w:val="2B91AF"/>
        </w:rPr>
        <w:t>IHL7SyncContract</w:t>
      </w:r>
      <w:r>
        <w:t xml:space="preserve"> channel = factory.CreateChannel();</w:t>
      </w:r>
    </w:p>
    <w:p w14:paraId="08AAFE97" w14:textId="77777777" w:rsidR="00881610" w:rsidRPr="00055E7E" w:rsidRDefault="00881610" w:rsidP="00F909B2">
      <w:pPr>
        <w:pStyle w:val="CodeBlock"/>
      </w:pPr>
    </w:p>
    <w:p w14:paraId="22F59577" w14:textId="77777777" w:rsidR="00881610" w:rsidRDefault="00881610" w:rsidP="00F909B2">
      <w:pPr>
        <w:pStyle w:val="CodeBlock"/>
      </w:pPr>
      <w:r>
        <w:t xml:space="preserve">                try</w:t>
      </w:r>
    </w:p>
    <w:p w14:paraId="4273A8F5" w14:textId="77777777" w:rsidR="00881610" w:rsidRDefault="00881610" w:rsidP="00F909B2">
      <w:pPr>
        <w:pStyle w:val="CodeBlock"/>
      </w:pPr>
      <w:r>
        <w:t xml:space="preserve">                {</w:t>
      </w:r>
    </w:p>
    <w:p w14:paraId="6A2597B7" w14:textId="77777777" w:rsidR="00881610" w:rsidRDefault="00881610" w:rsidP="00F909B2">
      <w:pPr>
        <w:pStyle w:val="CodeBlock"/>
      </w:pPr>
      <w:r>
        <w:t xml:space="preserve">                    IVIS.XMLSchemas.Person_v1_0.</w:t>
      </w:r>
      <w:r>
        <w:rPr>
          <w:color w:val="2B91AF"/>
        </w:rPr>
        <w:t>PersonCodeType</w:t>
      </w:r>
      <w:r>
        <w:t xml:space="preserve"> personCode = new IVIS.XMLSchemas.Person_v1_0.</w:t>
      </w:r>
      <w:r>
        <w:rPr>
          <w:color w:val="2B91AF"/>
        </w:rPr>
        <w:t>PersonCodeType</w:t>
      </w:r>
      <w:r>
        <w:t>(</w:t>
      </w:r>
      <w:r>
        <w:rPr>
          <w:color w:val="A31515"/>
        </w:rPr>
        <w:t>"11111111111"</w:t>
      </w:r>
      <w:r>
        <w:t>);</w:t>
      </w:r>
    </w:p>
    <w:p w14:paraId="3F3A4A15" w14:textId="77777777" w:rsidR="00881610" w:rsidRDefault="00881610" w:rsidP="00F909B2">
      <w:pPr>
        <w:pStyle w:val="CodeBlock"/>
      </w:pPr>
      <w:r>
        <w:t xml:space="preserve">                    var response = channel.ProcessInvoke(personCode);</w:t>
      </w:r>
    </w:p>
    <w:p w14:paraId="3A38D21C" w14:textId="77777777" w:rsidR="00881610" w:rsidRDefault="00881610" w:rsidP="00F909B2">
      <w:pPr>
        <w:pStyle w:val="CodeBlock"/>
      </w:pPr>
      <w:r>
        <w:t xml:space="preserve">                    </w:t>
      </w:r>
      <w:r>
        <w:rPr>
          <w:color w:val="2B91AF"/>
        </w:rPr>
        <w:t>Console</w:t>
      </w:r>
      <w:r>
        <w:t xml:space="preserve">.WriteLine(response.FirstName + </w:t>
      </w:r>
      <w:r>
        <w:rPr>
          <w:color w:val="A31515"/>
        </w:rPr>
        <w:t>' '</w:t>
      </w:r>
      <w:r>
        <w:t xml:space="preserve"> + response.LastName);</w:t>
      </w:r>
    </w:p>
    <w:p w14:paraId="30E144C7" w14:textId="77777777" w:rsidR="00881610" w:rsidRDefault="00881610" w:rsidP="00F909B2">
      <w:pPr>
        <w:pStyle w:val="CodeBlock"/>
      </w:pPr>
      <w:r>
        <w:t xml:space="preserve">                }</w:t>
      </w:r>
    </w:p>
    <w:p w14:paraId="4D186082" w14:textId="77777777" w:rsidR="00881610" w:rsidRDefault="00881610" w:rsidP="00F909B2">
      <w:pPr>
        <w:pStyle w:val="CodeBlock"/>
      </w:pPr>
      <w:r>
        <w:t xml:space="preserve">                finally</w:t>
      </w:r>
    </w:p>
    <w:p w14:paraId="3B3B2961" w14:textId="77777777" w:rsidR="00881610" w:rsidRDefault="00881610" w:rsidP="00F909B2">
      <w:pPr>
        <w:pStyle w:val="CodeBlock"/>
      </w:pPr>
      <w:r>
        <w:t xml:space="preserve">                {</w:t>
      </w:r>
    </w:p>
    <w:p w14:paraId="67AF3305" w14:textId="77777777" w:rsidR="00881610" w:rsidRDefault="00881610" w:rsidP="00F909B2">
      <w:pPr>
        <w:pStyle w:val="CodeBlock"/>
      </w:pPr>
      <w:r>
        <w:t xml:space="preserve">                    </w:t>
      </w:r>
      <w:r>
        <w:rPr>
          <w:color w:val="2B91AF"/>
        </w:rPr>
        <w:t>ICommunicationObject</w:t>
      </w:r>
      <w:r>
        <w:t xml:space="preserve"> communicationobject = channel as </w:t>
      </w:r>
      <w:r>
        <w:rPr>
          <w:color w:val="2B91AF"/>
        </w:rPr>
        <w:t>ICommunicationObject</w:t>
      </w:r>
      <w:r>
        <w:t>;</w:t>
      </w:r>
    </w:p>
    <w:p w14:paraId="47453D47" w14:textId="77777777" w:rsidR="00881610" w:rsidRDefault="00881610" w:rsidP="00F909B2">
      <w:pPr>
        <w:pStyle w:val="CodeBlock"/>
      </w:pPr>
      <w:r>
        <w:t xml:space="preserve">                    if (communicationobject != null)</w:t>
      </w:r>
    </w:p>
    <w:p w14:paraId="464CAD4D" w14:textId="77777777" w:rsidR="00881610" w:rsidRDefault="00881610" w:rsidP="00F909B2">
      <w:pPr>
        <w:pStyle w:val="CodeBlock"/>
      </w:pPr>
      <w:r>
        <w:t xml:space="preserve">                    {</w:t>
      </w:r>
    </w:p>
    <w:p w14:paraId="06A13B04" w14:textId="77777777" w:rsidR="00881610" w:rsidRDefault="00881610" w:rsidP="00F909B2">
      <w:pPr>
        <w:pStyle w:val="CodeBlock"/>
      </w:pPr>
      <w:r>
        <w:t xml:space="preserve">                        communicationobject.Close();</w:t>
      </w:r>
    </w:p>
    <w:p w14:paraId="7261CC56" w14:textId="77777777" w:rsidR="00881610" w:rsidRDefault="00881610" w:rsidP="00F909B2">
      <w:pPr>
        <w:pStyle w:val="CodeBlock"/>
      </w:pPr>
      <w:r>
        <w:t xml:space="preserve">                    }</w:t>
      </w:r>
    </w:p>
    <w:p w14:paraId="7F1E66DE" w14:textId="400123BF" w:rsidR="00881610" w:rsidRDefault="003752F3" w:rsidP="00F909B2">
      <w:pPr>
        <w:pStyle w:val="CodeBlock"/>
      </w:pPr>
      <w:r>
        <w:t xml:space="preserve">                }</w:t>
      </w:r>
    </w:p>
    <w:p w14:paraId="4C5D5386" w14:textId="77777777" w:rsidR="00881610" w:rsidRDefault="00881610" w:rsidP="00F909B2">
      <w:pPr>
        <w:pStyle w:val="CodeBlock"/>
      </w:pPr>
      <w:r>
        <w:t xml:space="preserve">                </w:t>
      </w:r>
      <w:r>
        <w:rPr>
          <w:color w:val="2B91AF"/>
        </w:rPr>
        <w:t>Console</w:t>
      </w:r>
      <w:r>
        <w:t>.WriteLine(</w:t>
      </w:r>
      <w:r>
        <w:rPr>
          <w:color w:val="A31515"/>
        </w:rPr>
        <w:t>"Press &lt;ENTER&gt; to exit."</w:t>
      </w:r>
      <w:r>
        <w:t>);</w:t>
      </w:r>
    </w:p>
    <w:p w14:paraId="335A25B4" w14:textId="77777777" w:rsidR="00881610" w:rsidRDefault="00881610" w:rsidP="00F909B2">
      <w:pPr>
        <w:pStyle w:val="CodeBlock"/>
      </w:pPr>
      <w:r>
        <w:t xml:space="preserve">                </w:t>
      </w:r>
      <w:r>
        <w:rPr>
          <w:color w:val="2B91AF"/>
        </w:rPr>
        <w:t>Console</w:t>
      </w:r>
      <w:r>
        <w:t>.ReadLine();</w:t>
      </w:r>
    </w:p>
    <w:p w14:paraId="2465450E" w14:textId="77777777" w:rsidR="00881610" w:rsidRDefault="00881610" w:rsidP="00F909B2">
      <w:pPr>
        <w:pStyle w:val="CodeBlock"/>
      </w:pPr>
      <w:r>
        <w:t xml:space="preserve">            }</w:t>
      </w:r>
    </w:p>
    <w:p w14:paraId="5C16FBAE" w14:textId="77777777" w:rsidR="00881610" w:rsidRDefault="00881610" w:rsidP="00F909B2">
      <w:pPr>
        <w:pStyle w:val="CodeBlock"/>
      </w:pPr>
      <w:r>
        <w:t xml:space="preserve">        }</w:t>
      </w:r>
    </w:p>
    <w:p w14:paraId="78C23AFE" w14:textId="77777777" w:rsidR="00881610" w:rsidRDefault="00881610" w:rsidP="00F909B2">
      <w:pPr>
        <w:pStyle w:val="CodeBlock"/>
      </w:pPr>
    </w:p>
    <w:p w14:paraId="4E5E1AFB" w14:textId="77777777" w:rsidR="00881610" w:rsidRDefault="00881610" w:rsidP="00F909B2">
      <w:pPr>
        <w:pStyle w:val="CodeBlock"/>
      </w:pPr>
      <w:r>
        <w:t xml:space="preserve">        private static </w:t>
      </w:r>
      <w:r>
        <w:rPr>
          <w:color w:val="2B91AF"/>
        </w:rPr>
        <w:t>Binding</w:t>
      </w:r>
      <w:r>
        <w:t xml:space="preserve"> GetServiceBinding1()</w:t>
      </w:r>
    </w:p>
    <w:p w14:paraId="0B3E0101" w14:textId="77777777" w:rsidR="00881610" w:rsidRDefault="00881610" w:rsidP="00F909B2">
      <w:pPr>
        <w:pStyle w:val="CodeBlock"/>
      </w:pPr>
      <w:r>
        <w:t xml:space="preserve">        {</w:t>
      </w:r>
    </w:p>
    <w:p w14:paraId="64B93377" w14:textId="77777777" w:rsidR="00881610" w:rsidRDefault="00881610" w:rsidP="00F909B2">
      <w:pPr>
        <w:pStyle w:val="CodeBlock"/>
      </w:pPr>
      <w:r>
        <w:t xml:space="preserve">            </w:t>
      </w:r>
      <w:r>
        <w:rPr>
          <w:color w:val="2B91AF"/>
        </w:rPr>
        <w:t>BasicHttpBinding</w:t>
      </w:r>
      <w:r>
        <w:t xml:space="preserve"> binding = new </w:t>
      </w:r>
      <w:r>
        <w:rPr>
          <w:color w:val="2B91AF"/>
        </w:rPr>
        <w:t>BasicHttpBinding</w:t>
      </w:r>
      <w:r>
        <w:t>();</w:t>
      </w:r>
    </w:p>
    <w:p w14:paraId="2FF84D99" w14:textId="77777777" w:rsidR="00881610" w:rsidRDefault="00881610" w:rsidP="00F909B2">
      <w:pPr>
        <w:pStyle w:val="CodeBlock"/>
      </w:pPr>
      <w:r>
        <w:t xml:space="preserve">            return binding;</w:t>
      </w:r>
    </w:p>
    <w:p w14:paraId="63C5B99A" w14:textId="77777777" w:rsidR="00881610" w:rsidRDefault="00881610" w:rsidP="00F909B2">
      <w:pPr>
        <w:pStyle w:val="CodeBlock"/>
      </w:pPr>
      <w:r>
        <w:t xml:space="preserve">        }</w:t>
      </w:r>
    </w:p>
    <w:p w14:paraId="336E2CAD" w14:textId="77777777" w:rsidR="00881610" w:rsidRDefault="00881610" w:rsidP="00F909B2">
      <w:pPr>
        <w:pStyle w:val="CodeBlock"/>
      </w:pPr>
      <w:r>
        <w:t xml:space="preserve">    }</w:t>
      </w:r>
    </w:p>
    <w:p w14:paraId="591A6D3E" w14:textId="53A12D18" w:rsidR="005D6C36" w:rsidRDefault="005D6C36" w:rsidP="007B628C">
      <w:pPr>
        <w:pStyle w:val="Pictureposition"/>
      </w:pPr>
    </w:p>
    <w:p w14:paraId="0158B044" w14:textId="698FB94C" w:rsidR="005D6C36" w:rsidRDefault="0008731D" w:rsidP="007B628C">
      <w:pPr>
        <w:pStyle w:val="Picturecaption"/>
      </w:pPr>
      <w:fldSimple w:instr=" SEQ Attēls \* ARABIC ">
        <w:bookmarkStart w:id="1190" w:name="_Toc402364078"/>
        <w:r w:rsidR="00E95266">
          <w:rPr>
            <w:noProof/>
          </w:rPr>
          <w:t>23</w:t>
        </w:r>
      </w:fldSimple>
      <w:r w:rsidR="005D6C36" w:rsidRPr="005D6C36">
        <w:t>. attēls. Client.cs datnes piemērs</w:t>
      </w:r>
      <w:bookmarkEnd w:id="1190"/>
    </w:p>
    <w:p w14:paraId="7195B624" w14:textId="7A5FB2D1" w:rsidR="00CB6045" w:rsidRDefault="0073270D" w:rsidP="007B628C">
      <w:pPr>
        <w:pStyle w:val="Heading3"/>
      </w:pPr>
      <w:bookmarkStart w:id="1191" w:name="_Ref326313672"/>
      <w:bookmarkStart w:id="1192" w:name="_Ref326313677"/>
      <w:bookmarkStart w:id="1193" w:name="_Toc402364020"/>
      <w:r w:rsidRPr="0073270D">
        <w:t>HL7Serializer</w:t>
      </w:r>
      <w:r>
        <w:t xml:space="preserve">: </w:t>
      </w:r>
      <w:r w:rsidR="00CB6045">
        <w:t>Piemērs ar pilna ziņojuma aizpildīšanu</w:t>
      </w:r>
      <w:bookmarkEnd w:id="1191"/>
      <w:bookmarkEnd w:id="1192"/>
      <w:bookmarkEnd w:id="1193"/>
    </w:p>
    <w:p w14:paraId="3899086D" w14:textId="116A2BD0" w:rsidR="00CB6045" w:rsidRDefault="00CB6045" w:rsidP="007B628C">
      <w:r>
        <w:t>Līdzīgi iepriekšēj</w:t>
      </w:r>
      <w:r w:rsidR="001D7D91">
        <w:t>ie</w:t>
      </w:r>
      <w:r>
        <w:t>m piemēriem izveidojam klienta un servisa konsoles aplikāciju.</w:t>
      </w:r>
    </w:p>
    <w:p w14:paraId="1BEBFDB1" w14:textId="0E25D645" w:rsidR="00CB6045" w:rsidRDefault="00CB6045" w:rsidP="007B628C">
      <w:pPr>
        <w:pStyle w:val="Pictureposition"/>
      </w:pPr>
      <w:r>
        <w:rPr>
          <w:noProof/>
          <w:lang w:eastAsia="lv-LV"/>
        </w:rPr>
        <w:lastRenderedPageBreak/>
        <w:drawing>
          <wp:inline distT="0" distB="0" distL="0" distR="0" wp14:anchorId="5C99D5BA" wp14:editId="14A93769">
            <wp:extent cx="23717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1725" cy="2105025"/>
                    </a:xfrm>
                    <a:prstGeom prst="rect">
                      <a:avLst/>
                    </a:prstGeom>
                  </pic:spPr>
                </pic:pic>
              </a:graphicData>
            </a:graphic>
          </wp:inline>
        </w:drawing>
      </w:r>
    </w:p>
    <w:p w14:paraId="0D2F8D50" w14:textId="77777777" w:rsidR="00CB6045" w:rsidRDefault="0008731D" w:rsidP="007B628C">
      <w:pPr>
        <w:pStyle w:val="Picturecaption"/>
      </w:pPr>
      <w:fldSimple w:instr=" SEQ Attēls \* ARABIC ">
        <w:bookmarkStart w:id="1194" w:name="_Toc402364079"/>
        <w:r w:rsidR="00E95266">
          <w:rPr>
            <w:noProof/>
          </w:rPr>
          <w:t>24</w:t>
        </w:r>
      </w:fldSimple>
      <w:r w:rsidR="00CB6045" w:rsidRPr="006A0285">
        <w:t>. attēls.</w:t>
      </w:r>
      <w:r w:rsidR="00CB6045">
        <w:t xml:space="preserve"> Risinājuma piemērs</w:t>
      </w:r>
      <w:bookmarkEnd w:id="1194"/>
    </w:p>
    <w:p w14:paraId="252635C7" w14:textId="311F8A54" w:rsidR="00881610" w:rsidRDefault="00881610" w:rsidP="00F909B2">
      <w:pPr>
        <w:pStyle w:val="CodeBlock"/>
      </w:pPr>
      <w:r>
        <w:t xml:space="preserve">  ///</w:t>
      </w:r>
      <w:r>
        <w:rPr>
          <w:color w:val="008000"/>
        </w:rPr>
        <w:t xml:space="preserve"> </w:t>
      </w:r>
      <w:r>
        <w:t>&lt;summary&gt;</w:t>
      </w:r>
    </w:p>
    <w:p w14:paraId="45E9DFCB" w14:textId="77777777" w:rsidR="00881610" w:rsidRDefault="00881610" w:rsidP="00F909B2">
      <w:pPr>
        <w:pStyle w:val="CodeBlock"/>
      </w:pPr>
      <w:r>
        <w:t xml:space="preserve">    ///</w:t>
      </w:r>
      <w:r>
        <w:rPr>
          <w:color w:val="008000"/>
        </w:rPr>
        <w:t xml:space="preserve"> IHL7Sync ontract</w:t>
      </w:r>
    </w:p>
    <w:p w14:paraId="383B5A0B" w14:textId="77777777" w:rsidR="00881610" w:rsidRDefault="00881610" w:rsidP="00F909B2">
      <w:pPr>
        <w:pStyle w:val="CodeBlock"/>
      </w:pPr>
      <w:r>
        <w:t xml:space="preserve">    ///</w:t>
      </w:r>
      <w:r>
        <w:rPr>
          <w:color w:val="008000"/>
        </w:rPr>
        <w:t xml:space="preserve"> </w:t>
      </w:r>
      <w:r>
        <w:t>&lt;/summary&gt;</w:t>
      </w:r>
    </w:p>
    <w:p w14:paraId="57FA3608" w14:textId="77777777" w:rsidR="00881610" w:rsidRDefault="00881610" w:rsidP="00F909B2">
      <w:pPr>
        <w:pStyle w:val="CodeBlock"/>
      </w:pPr>
      <w:r>
        <w:t xml:space="preserve">    [</w:t>
      </w:r>
      <w:r>
        <w:rPr>
          <w:color w:val="2B91AF"/>
        </w:rPr>
        <w:t>ServiceContract</w:t>
      </w:r>
      <w:r>
        <w:t xml:space="preserve">(Namespace = </w:t>
      </w:r>
      <w:r>
        <w:rPr>
          <w:color w:val="A31515"/>
        </w:rPr>
        <w:t>"urn:hl7-org:v3"</w:t>
      </w:r>
      <w:r>
        <w:t xml:space="preserve">, ConfigurationName = </w:t>
      </w:r>
      <w:r>
        <w:rPr>
          <w:color w:val="A31515"/>
        </w:rPr>
        <w:t>"IHL7SyncContract"</w:t>
      </w:r>
      <w:r>
        <w:t>)]</w:t>
      </w:r>
    </w:p>
    <w:p w14:paraId="34F7A92C" w14:textId="77777777" w:rsidR="00881610" w:rsidRDefault="00881610"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1C21D5C7" w14:textId="77777777" w:rsidR="00881610" w:rsidRDefault="00881610" w:rsidP="00F909B2">
      <w:pPr>
        <w:pStyle w:val="CodeBlock"/>
      </w:pPr>
      <w:r>
        <w:t xml:space="preserve">    {</w:t>
      </w:r>
    </w:p>
    <w:p w14:paraId="5912F022" w14:textId="77777777" w:rsidR="00881610" w:rsidRDefault="00881610" w:rsidP="00F909B2">
      <w:pPr>
        <w:pStyle w:val="CodeBlock"/>
      </w:pPr>
      <w:r>
        <w:t xml:space="preserve">        ///</w:t>
      </w:r>
      <w:r>
        <w:rPr>
          <w:color w:val="008000"/>
        </w:rPr>
        <w:t xml:space="preserve"> </w:t>
      </w:r>
      <w:r>
        <w:t>&lt;summary&gt;</w:t>
      </w:r>
    </w:p>
    <w:p w14:paraId="46933513" w14:textId="77777777" w:rsidR="00881610" w:rsidRDefault="00881610" w:rsidP="00F909B2">
      <w:pPr>
        <w:pStyle w:val="CodeBlock"/>
      </w:pPr>
      <w:r>
        <w:t xml:space="preserve">        ///</w:t>
      </w:r>
      <w:r>
        <w:rPr>
          <w:color w:val="008000"/>
        </w:rPr>
        <w:t xml:space="preserve"> Processes the invoke.</w:t>
      </w:r>
    </w:p>
    <w:p w14:paraId="1867E2E3" w14:textId="77777777" w:rsidR="00881610" w:rsidRDefault="00881610" w:rsidP="00F909B2">
      <w:pPr>
        <w:pStyle w:val="CodeBlock"/>
      </w:pPr>
      <w:r>
        <w:t xml:space="preserve">        ///</w:t>
      </w:r>
      <w:r>
        <w:rPr>
          <w:color w:val="008000"/>
        </w:rPr>
        <w:t xml:space="preserve"> </w:t>
      </w:r>
      <w:r>
        <w:t>&lt;/summary&gt;</w:t>
      </w:r>
    </w:p>
    <w:p w14:paraId="6477CECB" w14:textId="77777777" w:rsidR="00881610" w:rsidRDefault="00881610" w:rsidP="00F909B2">
      <w:pPr>
        <w:pStyle w:val="CodeBlock"/>
      </w:pPr>
      <w:r>
        <w:t xml:space="preserve">        ///</w:t>
      </w:r>
      <w:r>
        <w:rPr>
          <w:color w:val="008000"/>
        </w:rPr>
        <w:t xml:space="preserve"> </w:t>
      </w:r>
      <w:r>
        <w:t>&lt;param name="request"&gt;</w:t>
      </w:r>
      <w:r>
        <w:rPr>
          <w:color w:val="008000"/>
        </w:rPr>
        <w:t>The request.</w:t>
      </w:r>
      <w:r>
        <w:t>&lt;/param&gt;</w:t>
      </w:r>
    </w:p>
    <w:p w14:paraId="634521A7" w14:textId="77777777" w:rsidR="00881610" w:rsidRDefault="00881610" w:rsidP="00F909B2">
      <w:pPr>
        <w:pStyle w:val="CodeBlock"/>
      </w:pPr>
      <w:r>
        <w:t xml:space="preserve">        ///</w:t>
      </w:r>
      <w:r>
        <w:rPr>
          <w:color w:val="008000"/>
        </w:rPr>
        <w:t xml:space="preserve"> </w:t>
      </w:r>
      <w:r>
        <w:t>&lt;returns&gt;</w:t>
      </w:r>
      <w:r>
        <w:rPr>
          <w:color w:val="008000"/>
        </w:rPr>
        <w:t>Message mess</w:t>
      </w:r>
      <w:r>
        <w:t>&lt;/returns&gt;</w:t>
      </w:r>
    </w:p>
    <w:p w14:paraId="6E28F0B0" w14:textId="77777777" w:rsidR="00881610" w:rsidRDefault="00881610" w:rsidP="00F909B2">
      <w:pPr>
        <w:pStyle w:val="CodeBlock"/>
      </w:pPr>
      <w:r>
        <w:t xml:space="preserve">        [</w:t>
      </w:r>
      <w:r>
        <w:rPr>
          <w:color w:val="2B91AF"/>
        </w:rPr>
        <w:t>OperationContract</w:t>
      </w:r>
      <w:r>
        <w:t xml:space="preserve">(Action = </w:t>
      </w:r>
      <w:r>
        <w:rPr>
          <w:color w:val="A31515"/>
        </w:rPr>
        <w:t>"urn:hl7-org:v3:RCMR_IN000002UV01"</w:t>
      </w:r>
      <w:r>
        <w:t xml:space="preserve">, ReplyAction = </w:t>
      </w:r>
      <w:r>
        <w:rPr>
          <w:color w:val="A31515"/>
        </w:rPr>
        <w:t>"urn:hl7-org:v3:MCCI_IN000006UV01"</w:t>
      </w:r>
      <w:r>
        <w:t>)]</w:t>
      </w:r>
    </w:p>
    <w:p w14:paraId="33A674CB" w14:textId="77777777" w:rsidR="00881610" w:rsidRDefault="00881610" w:rsidP="00F909B2">
      <w:pPr>
        <w:pStyle w:val="CodeBlock"/>
      </w:pPr>
      <w:r>
        <w:t xml:space="preserve">        </w:t>
      </w:r>
      <w:r>
        <w:rPr>
          <w:color w:val="2B91AF"/>
        </w:rPr>
        <w:t>Message</w:t>
      </w:r>
      <w:r>
        <w:t xml:space="preserve"> ProcessInvoke(</w:t>
      </w:r>
      <w:r>
        <w:rPr>
          <w:color w:val="2B91AF"/>
        </w:rPr>
        <w:t>Message</w:t>
      </w:r>
      <w:r>
        <w:t xml:space="preserve"> request);</w:t>
      </w:r>
    </w:p>
    <w:p w14:paraId="13DB561B" w14:textId="77777777" w:rsidR="00881610" w:rsidRDefault="00881610" w:rsidP="00F909B2">
      <w:pPr>
        <w:pStyle w:val="CodeBlock"/>
      </w:pPr>
      <w:r>
        <w:t xml:space="preserve">    }</w:t>
      </w:r>
    </w:p>
    <w:p w14:paraId="2D5DEBEA" w14:textId="77777777" w:rsidR="00CB6045" w:rsidRDefault="0008731D" w:rsidP="007B628C">
      <w:pPr>
        <w:pStyle w:val="Picturecaption"/>
      </w:pPr>
      <w:fldSimple w:instr=" SEQ Attēls \* ARABIC ">
        <w:bookmarkStart w:id="1195" w:name="_Toc402364080"/>
        <w:r w:rsidR="00E95266">
          <w:rPr>
            <w:noProof/>
          </w:rPr>
          <w:t>25</w:t>
        </w:r>
      </w:fldSimple>
      <w:r w:rsidR="00CB6045" w:rsidRPr="00950B19">
        <w:t>. attēls. IHL7SyncContract.cs datnes piemērs</w:t>
      </w:r>
      <w:bookmarkEnd w:id="1195"/>
      <w:r w:rsidR="00CB6045" w:rsidRPr="00950B19">
        <w:t xml:space="preserve"> </w:t>
      </w:r>
    </w:p>
    <w:p w14:paraId="727DE42E" w14:textId="220A8219" w:rsidR="00CB6045" w:rsidRDefault="00CB6045" w:rsidP="007B628C">
      <w:r>
        <w:t>Tagad pamatoties uz IVIS shēmām</w:t>
      </w:r>
      <w:r w:rsidR="001D7D91">
        <w:t xml:space="preserve">, </w:t>
      </w:r>
      <w:r>
        <w:t>izveidosim piemēru ar pilnu ziņojuma aizpildīšanu.</w:t>
      </w:r>
    </w:p>
    <w:p w14:paraId="08001ED2" w14:textId="2AA07405" w:rsidR="00CB6045" w:rsidRDefault="00CB6045" w:rsidP="007B628C">
      <w:r w:rsidRPr="005D6C36">
        <w:t>Piemēra ietvaros izmantota bibliotēka IVIS.XMLSchemas</w:t>
      </w:r>
      <w:r>
        <w:t>.dll</w:t>
      </w:r>
      <w:r w:rsidR="001D7D91">
        <w:t>.</w:t>
      </w:r>
    </w:p>
    <w:p w14:paraId="07AB0E66" w14:textId="77777777" w:rsidR="00CB6045" w:rsidRDefault="00CB6045" w:rsidP="007B628C">
      <w:r>
        <w:t>Tipi:</w:t>
      </w:r>
    </w:p>
    <w:p w14:paraId="485403B2" w14:textId="1195E277" w:rsidR="00CB6045" w:rsidRPr="005D6C36" w:rsidRDefault="00CB6045" w:rsidP="007B628C">
      <w:pPr>
        <w:pStyle w:val="ListParagraph"/>
        <w:numPr>
          <w:ilvl w:val="0"/>
          <w:numId w:val="21"/>
        </w:numPr>
        <w:autoSpaceDE w:val="0"/>
        <w:autoSpaceDN w:val="0"/>
        <w:adjustRightInd w:val="0"/>
        <w:spacing w:before="0" w:after="0" w:line="240" w:lineRule="auto"/>
        <w:jc w:val="left"/>
      </w:pPr>
      <w:r>
        <w:t xml:space="preserve">Pieprasījuma ziņojums: </w:t>
      </w:r>
      <w:r w:rsidRPr="005D6C36">
        <w:t>IVIS.XMLSchemas.Person_v1_0.PersonCodeType</w:t>
      </w:r>
      <w:r w:rsidR="001D7D91">
        <w:t>;</w:t>
      </w:r>
    </w:p>
    <w:p w14:paraId="5A1E96AF" w14:textId="7BB09629" w:rsidR="00CB6045" w:rsidRDefault="00CB6045" w:rsidP="007B628C">
      <w:pPr>
        <w:pStyle w:val="ListParagraph"/>
        <w:numPr>
          <w:ilvl w:val="0"/>
          <w:numId w:val="21"/>
        </w:numPr>
        <w:autoSpaceDE w:val="0"/>
        <w:autoSpaceDN w:val="0"/>
        <w:adjustRightInd w:val="0"/>
        <w:spacing w:before="0" w:after="0" w:line="240" w:lineRule="auto"/>
        <w:jc w:val="left"/>
      </w:pPr>
      <w:r>
        <w:t xml:space="preserve">Atbildes ziņojums: </w:t>
      </w:r>
      <w:r w:rsidRPr="005D6C36">
        <w:t>IVIS.XMLSchemas.Person_v1_0.PersonFullNameStructure</w:t>
      </w:r>
      <w:r w:rsidR="001D7D91">
        <w:t>.</w:t>
      </w:r>
    </w:p>
    <w:p w14:paraId="0562EFB8" w14:textId="350594AB" w:rsidR="00CB6045" w:rsidRDefault="00CB6045" w:rsidP="007B628C">
      <w:r>
        <w:t>Datnes Service.cs apraksts:</w:t>
      </w:r>
    </w:p>
    <w:p w14:paraId="34270E77" w14:textId="082DBACC" w:rsidR="00CB6045" w:rsidRDefault="00CB6045" w:rsidP="007B628C">
      <w:r>
        <w:t>Metode Invoke - biznesa loģikas realizācija</w:t>
      </w:r>
      <w:r w:rsidR="001D7D91">
        <w:t>:</w:t>
      </w:r>
    </w:p>
    <w:p w14:paraId="4B3A8FD0" w14:textId="77777777" w:rsidR="00CB6045" w:rsidRDefault="00CB6045" w:rsidP="007B628C">
      <w:pPr>
        <w:pStyle w:val="CodeBlock"/>
      </w:pPr>
      <w:r>
        <w:rPr>
          <w:color w:val="0000FF"/>
        </w:rPr>
        <w:t>public</w:t>
      </w:r>
      <w:r>
        <w:t xml:space="preserve"> IVIS.XMLSchemas.Person_v1_0.</w:t>
      </w:r>
      <w:r>
        <w:rPr>
          <w:color w:val="2B91AF"/>
        </w:rPr>
        <w:t>PersonFullNameStructure</w:t>
      </w:r>
      <w:r>
        <w:t xml:space="preserve"> Invoke(IVIS.XMLSchemas.Person_v1_0.</w:t>
      </w:r>
      <w:r>
        <w:rPr>
          <w:color w:val="2B91AF"/>
        </w:rPr>
        <w:t>PersonCodeType</w:t>
      </w:r>
      <w:r>
        <w:t xml:space="preserve"> payload)</w:t>
      </w:r>
    </w:p>
    <w:p w14:paraId="20ABEC1E" w14:textId="77777777" w:rsidR="00CB6045" w:rsidRDefault="00CB6045" w:rsidP="007B628C">
      <w:pPr>
        <w:pStyle w:val="CodeBlock"/>
      </w:pPr>
      <w:r>
        <w:t xml:space="preserve">        {</w:t>
      </w:r>
    </w:p>
    <w:p w14:paraId="7E8DEE4C" w14:textId="77777777" w:rsidR="00CB6045" w:rsidRDefault="00CB6045" w:rsidP="007B628C">
      <w:pPr>
        <w:pStyle w:val="CodeBlock"/>
      </w:pPr>
      <w:r>
        <w:t xml:space="preserve">             </w:t>
      </w:r>
      <w:r>
        <w:rPr>
          <w:color w:val="0000FF"/>
        </w:rPr>
        <w:t>return</w:t>
      </w:r>
      <w:r>
        <w:t xml:space="preserve"> </w:t>
      </w:r>
      <w:r>
        <w:rPr>
          <w:color w:val="0000FF"/>
        </w:rPr>
        <w:t>new</w:t>
      </w:r>
      <w:r>
        <w:t xml:space="preserve"> IVIS.XMLSchemas.Person_v1_0.</w:t>
      </w:r>
      <w:r>
        <w:rPr>
          <w:color w:val="2B91AF"/>
        </w:rPr>
        <w:t>PersonFullNameStructure</w:t>
      </w:r>
      <w:r>
        <w:t>(</w:t>
      </w:r>
      <w:r>
        <w:rPr>
          <w:color w:val="A31515"/>
        </w:rPr>
        <w:t>"Alex"</w:t>
      </w:r>
      <w:r>
        <w:t xml:space="preserve">, </w:t>
      </w:r>
      <w:r>
        <w:rPr>
          <w:color w:val="A31515"/>
        </w:rPr>
        <w:t>"Ferguson"</w:t>
      </w:r>
      <w:r>
        <w:t>);</w:t>
      </w:r>
    </w:p>
    <w:p w14:paraId="25FBCAAE" w14:textId="77777777" w:rsidR="00CB6045" w:rsidRDefault="00CB6045" w:rsidP="007B628C">
      <w:pPr>
        <w:pStyle w:val="CodeBlock"/>
      </w:pPr>
      <w:r>
        <w:t xml:space="preserve">        }</w:t>
      </w:r>
    </w:p>
    <w:p w14:paraId="479B2C6F" w14:textId="5D63E30C" w:rsidR="00CB6045" w:rsidRDefault="00CB6045" w:rsidP="00F909B2">
      <w:pPr>
        <w:spacing w:before="120"/>
      </w:pPr>
      <w:r>
        <w:t>Metode ProcessInvoke -  HL7 ziņ</w:t>
      </w:r>
      <w:r w:rsidR="001D7D91">
        <w:t>o</w:t>
      </w:r>
      <w:r>
        <w:t>juma transporta informācijas aizpildīšana</w:t>
      </w:r>
      <w:r w:rsidR="001D7D91">
        <w:t xml:space="preserve">i. </w:t>
      </w:r>
      <w:r>
        <w:t>Kur kods:</w:t>
      </w:r>
    </w:p>
    <w:p w14:paraId="5E3CB5B8" w14:textId="77777777" w:rsidR="00CB6045" w:rsidRDefault="00CB6045" w:rsidP="00F909B2">
      <w:pPr>
        <w:pStyle w:val="CodeBlock"/>
        <w:keepNext w:val="0"/>
      </w:pPr>
      <w:r>
        <w:t>IVIS.XMLSchemas.Person_v1_0.</w:t>
      </w:r>
      <w:r>
        <w:rPr>
          <w:color w:val="2B91AF"/>
        </w:rPr>
        <w:t>PersonCodeType</w:t>
      </w:r>
      <w:r>
        <w:t xml:space="preserve"> i = request.ControlAct.Subject.GetBody&lt;IVIS.XMLSchemas.Person_v1_0.</w:t>
      </w:r>
      <w:r>
        <w:rPr>
          <w:color w:val="2B91AF"/>
        </w:rPr>
        <w:t>PersonCodeType</w:t>
      </w:r>
      <w:r>
        <w:t>&gt;();</w:t>
      </w:r>
    </w:p>
    <w:p w14:paraId="5A142AD6" w14:textId="77777777" w:rsidR="00CB6045" w:rsidRDefault="00CB6045" w:rsidP="00F909B2">
      <w:pPr>
        <w:pStyle w:val="CodeBlock"/>
        <w:keepNext w:val="0"/>
      </w:pPr>
      <w:r>
        <w:lastRenderedPageBreak/>
        <w:t xml:space="preserve">            IVIS.XMLSchemas.Person_v1_0.</w:t>
      </w:r>
      <w:r>
        <w:rPr>
          <w:color w:val="2B91AF"/>
        </w:rPr>
        <w:t>PersonFullNameStructure</w:t>
      </w:r>
      <w:r>
        <w:t xml:space="preserve"> s = </w:t>
      </w:r>
      <w:r>
        <w:rPr>
          <w:color w:val="0000FF"/>
        </w:rPr>
        <w:t>this</w:t>
      </w:r>
      <w:r>
        <w:t>.Invoke(i);</w:t>
      </w:r>
    </w:p>
    <w:p w14:paraId="49785AF6" w14:textId="5C0A3360" w:rsidR="00E5658B" w:rsidRDefault="00CB6045" w:rsidP="007B628C">
      <w:r>
        <w:t xml:space="preserve">Realizē pieprasījuma ziņojuma payload informācijas izgūšanu pēc konkrēta datu tipa. </w:t>
      </w:r>
      <w:r w:rsidR="00E5658B">
        <w:t>Kods:</w:t>
      </w:r>
    </w:p>
    <w:p w14:paraId="0DBA825E" w14:textId="77777777" w:rsidR="00E5658B" w:rsidRDefault="00E5658B" w:rsidP="007B628C">
      <w:pPr>
        <w:pStyle w:val="CodeBlock"/>
      </w:pPr>
      <w:r>
        <w:t>IVIS.XMLSchemas.Person_v1_0.</w:t>
      </w:r>
      <w:r>
        <w:rPr>
          <w:color w:val="2B91AF"/>
        </w:rPr>
        <w:t>PersonFullNameStructure</w:t>
      </w:r>
      <w:r>
        <w:t xml:space="preserve"> s = </w:t>
      </w:r>
      <w:r>
        <w:rPr>
          <w:color w:val="0000FF"/>
        </w:rPr>
        <w:t>this</w:t>
      </w:r>
      <w:r>
        <w:t>.Invoke(i);</w:t>
      </w:r>
    </w:p>
    <w:p w14:paraId="472811C9" w14:textId="77777777" w:rsidR="00E5658B" w:rsidRDefault="00E5658B" w:rsidP="007B628C">
      <w:pPr>
        <w:pStyle w:val="CodeBlock"/>
      </w:pPr>
    </w:p>
    <w:p w14:paraId="673F2A5A" w14:textId="77777777" w:rsidR="00E5658B" w:rsidRDefault="00E5658B" w:rsidP="007B628C">
      <w:pPr>
        <w:pStyle w:val="CodeBlock"/>
      </w:pPr>
      <w:r>
        <w:t xml:space="preserve">            </w:t>
      </w:r>
      <w:r>
        <w:rPr>
          <w:color w:val="0000FF"/>
        </w:rPr>
        <w:t>string</w:t>
      </w:r>
      <w:r>
        <w:t xml:space="preserve"> interactionId = </w:t>
      </w:r>
      <w:r>
        <w:rPr>
          <w:color w:val="A31515"/>
        </w:rPr>
        <w:t>"MCCI_IN000006UV01"</w:t>
      </w:r>
      <w:r>
        <w:t>;</w:t>
      </w:r>
    </w:p>
    <w:p w14:paraId="7D48B2D5" w14:textId="77777777" w:rsidR="00E5658B" w:rsidRDefault="00E5658B" w:rsidP="007B628C">
      <w:pPr>
        <w:pStyle w:val="CodeBlock"/>
      </w:pPr>
      <w:r>
        <w:t xml:space="preserve">            </w:t>
      </w:r>
      <w:r>
        <w:rPr>
          <w:color w:val="2B91AF"/>
        </w:rPr>
        <w:t>OId</w:t>
      </w:r>
      <w:r>
        <w:t xml:space="preserve"> templateId = </w:t>
      </w:r>
      <w:r>
        <w:rPr>
          <w:color w:val="0000FF"/>
        </w:rPr>
        <w:t>new</w:t>
      </w:r>
      <w:r>
        <w:t xml:space="preserve"> </w:t>
      </w:r>
      <w:r>
        <w:rPr>
          <w:color w:val="2B91AF"/>
        </w:rPr>
        <w:t>OId</w:t>
      </w:r>
      <w:r>
        <w:t>(</w:t>
      </w:r>
      <w:r>
        <w:rPr>
          <w:color w:val="A31515"/>
        </w:rPr>
        <w:t>"1.1.1"</w:t>
      </w:r>
      <w:r>
        <w:t>);</w:t>
      </w:r>
    </w:p>
    <w:p w14:paraId="6901840C" w14:textId="77777777" w:rsidR="00E5658B" w:rsidRDefault="00E5658B" w:rsidP="007B628C">
      <w:pPr>
        <w:pStyle w:val="CodeBlock"/>
      </w:pPr>
    </w:p>
    <w:p w14:paraId="7A33A522" w14:textId="77777777" w:rsidR="00E5658B" w:rsidRDefault="00E5658B" w:rsidP="007B628C">
      <w:pPr>
        <w:pStyle w:val="CodeBlock"/>
      </w:pPr>
      <w:r>
        <w:t xml:space="preserve">            </w:t>
      </w:r>
      <w:r>
        <w:rPr>
          <w:color w:val="2B91AF"/>
        </w:rPr>
        <w:t>HL7Subject</w:t>
      </w:r>
      <w:r>
        <w:t xml:space="preserve"> subject = </w:t>
      </w:r>
      <w:r>
        <w:rPr>
          <w:color w:val="2B91AF"/>
        </w:rPr>
        <w:t>HL7Subject</w:t>
      </w:r>
      <w:r>
        <w:t>.CreateSubject(s);</w:t>
      </w:r>
    </w:p>
    <w:p w14:paraId="53AB253E" w14:textId="7BAC4D53" w:rsidR="00CB6045" w:rsidRPr="00950B19" w:rsidRDefault="00E5658B" w:rsidP="00F909B2">
      <w:pPr>
        <w:spacing w:before="120" w:after="120"/>
      </w:pPr>
      <w:r>
        <w:t>Realizē atbildes ziņojuma payload informācijas uzdošanu.</w:t>
      </w:r>
    </w:p>
    <w:p w14:paraId="720D28B6" w14:textId="77777777" w:rsidR="00CB6045" w:rsidRDefault="00CB6045" w:rsidP="00F909B2">
      <w:pPr>
        <w:pStyle w:val="CodeBlock"/>
        <w:keepNext w:val="0"/>
      </w:pPr>
      <w:r>
        <w:rPr>
          <w:color w:val="0000FF"/>
        </w:rPr>
        <w:t>namespace</w:t>
      </w:r>
      <w:r>
        <w:t xml:space="preserve"> Abc.ServiceModel.Samples.HL7Serializer</w:t>
      </w:r>
    </w:p>
    <w:p w14:paraId="7DDFCB18" w14:textId="77777777" w:rsidR="00CB6045" w:rsidRDefault="00CB6045" w:rsidP="00F909B2">
      <w:pPr>
        <w:pStyle w:val="CodeBlock"/>
        <w:keepNext w:val="0"/>
      </w:pPr>
      <w:r>
        <w:t>{</w:t>
      </w:r>
    </w:p>
    <w:p w14:paraId="0D7F5706" w14:textId="77777777" w:rsidR="00CB6045" w:rsidRDefault="00CB6045" w:rsidP="00F909B2">
      <w:pPr>
        <w:pStyle w:val="CodeBlock"/>
        <w:keepNext w:val="0"/>
      </w:pPr>
      <w:r>
        <w:t xml:space="preserve">    [</w:t>
      </w:r>
      <w:r>
        <w:rPr>
          <w:color w:val="2B91AF"/>
        </w:rPr>
        <w:t>ServiceBehavior</w:t>
      </w:r>
      <w:r>
        <w:t xml:space="preserve">(Namespace = </w:t>
      </w:r>
      <w:r>
        <w:rPr>
          <w:color w:val="2B91AF"/>
        </w:rPr>
        <w:t>HL7Constants</w:t>
      </w:r>
      <w:r>
        <w:t>.Namespace)]</w:t>
      </w:r>
    </w:p>
    <w:p w14:paraId="693A4C08" w14:textId="77777777" w:rsidR="00CB6045" w:rsidRDefault="00CB6045" w:rsidP="00F909B2">
      <w:pPr>
        <w:pStyle w:val="CodeBlock"/>
        <w:keepNext w:val="0"/>
      </w:pPr>
      <w:r>
        <w:t xml:space="preserve">    </w:t>
      </w:r>
      <w:r>
        <w:rPr>
          <w:color w:val="0000FF"/>
        </w:rPr>
        <w:t>public</w:t>
      </w:r>
      <w:r>
        <w:t xml:space="preserve"> </w:t>
      </w:r>
      <w:r>
        <w:rPr>
          <w:color w:val="0000FF"/>
        </w:rPr>
        <w:t>class</w:t>
      </w:r>
      <w:r>
        <w:t xml:space="preserve"> </w:t>
      </w:r>
      <w:r>
        <w:rPr>
          <w:color w:val="2B91AF"/>
        </w:rPr>
        <w:t>HL7Service</w:t>
      </w:r>
      <w:r>
        <w:t xml:space="preserve"> : </w:t>
      </w:r>
      <w:r>
        <w:rPr>
          <w:color w:val="2B91AF"/>
        </w:rPr>
        <w:t>IHL7SyncContract</w:t>
      </w:r>
    </w:p>
    <w:p w14:paraId="7C83BA5A" w14:textId="77777777" w:rsidR="00CB6045" w:rsidRDefault="00CB6045" w:rsidP="00F909B2">
      <w:pPr>
        <w:pStyle w:val="CodeBlock"/>
        <w:keepNext w:val="0"/>
      </w:pPr>
      <w:r>
        <w:t xml:space="preserve">    {</w:t>
      </w:r>
    </w:p>
    <w:p w14:paraId="6490FAAA" w14:textId="77777777" w:rsidR="00CB6045" w:rsidRDefault="00CB6045" w:rsidP="00F909B2">
      <w:pPr>
        <w:pStyle w:val="CodeBlock"/>
        <w:keepNext w:val="0"/>
      </w:pPr>
      <w:r>
        <w:t xml:space="preserve">        </w:t>
      </w:r>
      <w:r>
        <w:rPr>
          <w:color w:val="0000FF"/>
        </w:rPr>
        <w:t>static</w:t>
      </w:r>
      <w:r>
        <w:t xml:space="preserve"> </w:t>
      </w:r>
      <w:r>
        <w:rPr>
          <w:color w:val="0000FF"/>
        </w:rPr>
        <w:t>void</w:t>
      </w:r>
      <w:r>
        <w:t xml:space="preserve"> Main(</w:t>
      </w:r>
      <w:r>
        <w:rPr>
          <w:color w:val="0000FF"/>
        </w:rPr>
        <w:t>string</w:t>
      </w:r>
      <w:r>
        <w:t>[] args)</w:t>
      </w:r>
    </w:p>
    <w:p w14:paraId="28ED4239" w14:textId="77777777" w:rsidR="00CB6045" w:rsidRDefault="00CB6045" w:rsidP="00F909B2">
      <w:pPr>
        <w:pStyle w:val="CodeBlock"/>
        <w:keepNext w:val="0"/>
      </w:pPr>
      <w:r>
        <w:t xml:space="preserve">        {</w:t>
      </w:r>
    </w:p>
    <w:p w14:paraId="31123EDA" w14:textId="77777777" w:rsidR="00CB6045" w:rsidRDefault="00CB6045" w:rsidP="00F909B2">
      <w:pPr>
        <w:pStyle w:val="CodeBlock"/>
        <w:keepNext w:val="0"/>
      </w:pPr>
      <w:r>
        <w:t xml:space="preserve">            </w:t>
      </w:r>
      <w:r>
        <w:rPr>
          <w:color w:val="0000FF"/>
        </w:rPr>
        <w:t>using</w:t>
      </w:r>
      <w:r>
        <w:t xml:space="preserve"> (</w:t>
      </w:r>
      <w:r>
        <w:rPr>
          <w:color w:val="2B91AF"/>
        </w:rPr>
        <w:t>ServiceHost</w:t>
      </w:r>
      <w:r>
        <w:t xml:space="preserve"> serviceHost = </w:t>
      </w:r>
      <w:r>
        <w:rPr>
          <w:color w:val="0000FF"/>
        </w:rPr>
        <w:t>new</w:t>
      </w:r>
      <w:r>
        <w:t xml:space="preserve"> </w:t>
      </w:r>
      <w:r>
        <w:rPr>
          <w:color w:val="2B91AF"/>
        </w:rPr>
        <w:t>ServiceHost</w:t>
      </w:r>
      <w:r>
        <w:t>(</w:t>
      </w:r>
      <w:r>
        <w:rPr>
          <w:color w:val="0000FF"/>
        </w:rPr>
        <w:t>typeof</w:t>
      </w:r>
      <w:r>
        <w:t>(</w:t>
      </w:r>
      <w:r>
        <w:rPr>
          <w:color w:val="2B91AF"/>
        </w:rPr>
        <w:t>HL7Service</w:t>
      </w:r>
      <w:r>
        <w:t>)))</w:t>
      </w:r>
    </w:p>
    <w:p w14:paraId="2402093D" w14:textId="77777777" w:rsidR="00CB6045" w:rsidRDefault="00CB6045" w:rsidP="00F909B2">
      <w:pPr>
        <w:pStyle w:val="CodeBlock"/>
        <w:keepNext w:val="0"/>
      </w:pPr>
      <w:r>
        <w:t xml:space="preserve">            {</w:t>
      </w:r>
    </w:p>
    <w:p w14:paraId="7D292D0B" w14:textId="77777777" w:rsidR="00CB6045" w:rsidRDefault="00CB6045" w:rsidP="00F909B2">
      <w:pPr>
        <w:pStyle w:val="CodeBlock"/>
        <w:keepNext w:val="0"/>
      </w:pPr>
      <w:r>
        <w:t xml:space="preserve">                serviceHost.AddServiceEndpoint(</w:t>
      </w:r>
      <w:r>
        <w:rPr>
          <w:color w:val="0000FF"/>
        </w:rPr>
        <w:t>typeof</w:t>
      </w:r>
      <w:r>
        <w:t>(</w:t>
      </w:r>
      <w:r>
        <w:rPr>
          <w:color w:val="2B91AF"/>
        </w:rPr>
        <w:t>IHL7SyncContract</w:t>
      </w:r>
      <w:r>
        <w:t xml:space="preserve">), GetServiceBinding(), </w:t>
      </w:r>
      <w:r>
        <w:rPr>
          <w:color w:val="0000FF"/>
        </w:rPr>
        <w:t>new</w:t>
      </w:r>
      <w:r>
        <w:t xml:space="preserve"> </w:t>
      </w:r>
      <w:r>
        <w:rPr>
          <w:color w:val="2B91AF"/>
        </w:rPr>
        <w:t>Uri</w:t>
      </w:r>
      <w:r>
        <w:t>(</w:t>
      </w:r>
      <w:r>
        <w:rPr>
          <w:color w:val="A31515"/>
        </w:rPr>
        <w:t>"http://localhost:8003/hl7samples/hl7service"</w:t>
      </w:r>
      <w:r>
        <w:t>));</w:t>
      </w:r>
    </w:p>
    <w:p w14:paraId="2FB1EE91" w14:textId="77777777" w:rsidR="00CB6045" w:rsidRDefault="00CB6045" w:rsidP="00F909B2">
      <w:pPr>
        <w:pStyle w:val="CodeBlock"/>
        <w:keepNext w:val="0"/>
      </w:pPr>
      <w:r>
        <w:t xml:space="preserve">                serviceHost.Open();</w:t>
      </w:r>
    </w:p>
    <w:p w14:paraId="5819F5FC" w14:textId="77777777" w:rsidR="00CB6045" w:rsidRDefault="00CB6045" w:rsidP="00F909B2">
      <w:pPr>
        <w:pStyle w:val="CodeBlock"/>
        <w:keepNext w:val="0"/>
      </w:pPr>
      <w:r>
        <w:t xml:space="preserve">                </w:t>
      </w:r>
      <w:r>
        <w:rPr>
          <w:color w:val="2B91AF"/>
        </w:rPr>
        <w:t>Console</w:t>
      </w:r>
      <w:r>
        <w:t>.WriteLine(</w:t>
      </w:r>
      <w:r>
        <w:rPr>
          <w:color w:val="A31515"/>
        </w:rPr>
        <w:t>"The service is ready. Press &lt;ENTER&gt; to terminate service."</w:t>
      </w:r>
      <w:r>
        <w:t>);</w:t>
      </w:r>
    </w:p>
    <w:p w14:paraId="76FE9F0F" w14:textId="77777777" w:rsidR="00CB6045" w:rsidRDefault="00CB6045" w:rsidP="00F909B2">
      <w:pPr>
        <w:pStyle w:val="CodeBlock"/>
        <w:keepNext w:val="0"/>
      </w:pPr>
      <w:r>
        <w:t xml:space="preserve">                </w:t>
      </w:r>
      <w:r>
        <w:rPr>
          <w:color w:val="2B91AF"/>
        </w:rPr>
        <w:t>Console</w:t>
      </w:r>
      <w:r>
        <w:t>.ReadLine();</w:t>
      </w:r>
    </w:p>
    <w:p w14:paraId="2128EC7A" w14:textId="77777777" w:rsidR="00CB6045" w:rsidRDefault="00CB6045" w:rsidP="00F909B2">
      <w:pPr>
        <w:pStyle w:val="CodeBlock"/>
        <w:keepNext w:val="0"/>
      </w:pPr>
      <w:r>
        <w:t xml:space="preserve">            }</w:t>
      </w:r>
    </w:p>
    <w:p w14:paraId="3A04B8B2" w14:textId="77777777" w:rsidR="00CB6045" w:rsidRDefault="00CB6045" w:rsidP="00F909B2">
      <w:pPr>
        <w:pStyle w:val="CodeBlock"/>
        <w:keepNext w:val="0"/>
      </w:pPr>
      <w:r>
        <w:t xml:space="preserve">        }</w:t>
      </w:r>
    </w:p>
    <w:p w14:paraId="622E5D3A" w14:textId="77777777" w:rsidR="00CB6045" w:rsidRDefault="00CB6045" w:rsidP="00F909B2">
      <w:pPr>
        <w:pStyle w:val="CodeBlock"/>
        <w:keepNext w:val="0"/>
      </w:pPr>
    </w:p>
    <w:p w14:paraId="27BB6EBC" w14:textId="77777777" w:rsidR="00CB6045" w:rsidRDefault="00CB6045" w:rsidP="00F909B2">
      <w:pPr>
        <w:pStyle w:val="CodeBlock"/>
        <w:keepNext w:val="0"/>
      </w:pPr>
      <w:r>
        <w:t xml:space="preserve">        </w:t>
      </w:r>
      <w:r>
        <w:rPr>
          <w:color w:val="0000FF"/>
        </w:rPr>
        <w:t>private</w:t>
      </w:r>
      <w:r>
        <w:t xml:space="preserve"> </w:t>
      </w:r>
      <w:r>
        <w:rPr>
          <w:color w:val="0000FF"/>
        </w:rPr>
        <w:t>static</w:t>
      </w:r>
      <w:r>
        <w:t xml:space="preserve"> </w:t>
      </w:r>
      <w:r>
        <w:rPr>
          <w:color w:val="2B91AF"/>
        </w:rPr>
        <w:t>Binding</w:t>
      </w:r>
      <w:r>
        <w:t xml:space="preserve"> GetServiceBinding()</w:t>
      </w:r>
    </w:p>
    <w:p w14:paraId="5C93F504" w14:textId="77777777" w:rsidR="00CB6045" w:rsidRDefault="00CB6045" w:rsidP="00F909B2">
      <w:pPr>
        <w:pStyle w:val="CodeBlock"/>
        <w:keepNext w:val="0"/>
      </w:pPr>
      <w:r>
        <w:t xml:space="preserve">        {</w:t>
      </w:r>
    </w:p>
    <w:p w14:paraId="332B88AC" w14:textId="77777777" w:rsidR="00CB6045" w:rsidRDefault="00CB6045" w:rsidP="00F909B2">
      <w:pPr>
        <w:pStyle w:val="CodeBlock"/>
        <w:keepNext w:val="0"/>
      </w:pPr>
      <w:r>
        <w:t xml:space="preserve">            </w:t>
      </w:r>
      <w:r>
        <w:rPr>
          <w:color w:val="2B91AF"/>
        </w:rPr>
        <w:t>WSHttpBinding</w:t>
      </w:r>
      <w:r>
        <w:t xml:space="preserve"> binding = </w:t>
      </w:r>
      <w:r>
        <w:rPr>
          <w:color w:val="0000FF"/>
        </w:rPr>
        <w:t>new</w:t>
      </w:r>
      <w:r>
        <w:t xml:space="preserve"> </w:t>
      </w:r>
      <w:r>
        <w:rPr>
          <w:color w:val="2B91AF"/>
        </w:rPr>
        <w:t>WSHttpBinding</w:t>
      </w:r>
      <w:r>
        <w:t>();</w:t>
      </w:r>
    </w:p>
    <w:p w14:paraId="28270FBE" w14:textId="77777777" w:rsidR="00CB6045" w:rsidRDefault="00CB6045" w:rsidP="00F909B2">
      <w:pPr>
        <w:pStyle w:val="CodeBlock"/>
        <w:keepNext w:val="0"/>
      </w:pPr>
      <w:r>
        <w:t xml:space="preserve">            binding.Security.Message.EstablishSecurityContext = </w:t>
      </w:r>
      <w:r>
        <w:rPr>
          <w:color w:val="0000FF"/>
        </w:rPr>
        <w:t>false</w:t>
      </w:r>
      <w:r>
        <w:t>;</w:t>
      </w:r>
    </w:p>
    <w:p w14:paraId="7D93BD04" w14:textId="77777777" w:rsidR="00CB6045" w:rsidRDefault="00CB6045" w:rsidP="00F909B2">
      <w:pPr>
        <w:pStyle w:val="CodeBlock"/>
        <w:keepNext w:val="0"/>
      </w:pPr>
      <w:r>
        <w:t xml:space="preserve">            binding.ReliableSession.Enabled = </w:t>
      </w:r>
      <w:r>
        <w:rPr>
          <w:color w:val="0000FF"/>
        </w:rPr>
        <w:t>false</w:t>
      </w:r>
      <w:r>
        <w:t>;</w:t>
      </w:r>
    </w:p>
    <w:p w14:paraId="27C75038" w14:textId="77777777" w:rsidR="00CB6045" w:rsidRDefault="00CB6045" w:rsidP="00F909B2">
      <w:pPr>
        <w:pStyle w:val="CodeBlock"/>
        <w:keepNext w:val="0"/>
      </w:pPr>
      <w:r>
        <w:t xml:space="preserve">            </w:t>
      </w:r>
      <w:r>
        <w:rPr>
          <w:color w:val="0000FF"/>
        </w:rPr>
        <w:t>return</w:t>
      </w:r>
      <w:r>
        <w:t xml:space="preserve"> binding;</w:t>
      </w:r>
    </w:p>
    <w:p w14:paraId="245D414C" w14:textId="77777777" w:rsidR="00CB6045" w:rsidRDefault="00CB6045" w:rsidP="00F909B2">
      <w:pPr>
        <w:pStyle w:val="CodeBlock"/>
        <w:keepNext w:val="0"/>
      </w:pPr>
      <w:r>
        <w:t xml:space="preserve">        }</w:t>
      </w:r>
    </w:p>
    <w:p w14:paraId="0D8CD153" w14:textId="77777777" w:rsidR="00F7720B" w:rsidRDefault="00CB6045" w:rsidP="008D6997">
      <w:pPr>
        <w:pStyle w:val="CodeBlock"/>
      </w:pPr>
      <w:r>
        <w:lastRenderedPageBreak/>
        <w:t xml:space="preserve">        </w:t>
      </w:r>
      <w:r w:rsidR="00F7720B">
        <w:rPr>
          <w:color w:val="0000FF"/>
        </w:rPr>
        <w:t>public</w:t>
      </w:r>
      <w:r w:rsidR="00F7720B">
        <w:t xml:space="preserve"> </w:t>
      </w:r>
      <w:r w:rsidR="00F7720B">
        <w:rPr>
          <w:color w:val="2B91AF"/>
        </w:rPr>
        <w:t>Message</w:t>
      </w:r>
      <w:r w:rsidR="00F7720B">
        <w:t xml:space="preserve"> ProcessInvoke(</w:t>
      </w:r>
      <w:r w:rsidR="00F7720B">
        <w:rPr>
          <w:color w:val="2B91AF"/>
        </w:rPr>
        <w:t>Message</w:t>
      </w:r>
      <w:r w:rsidR="00F7720B">
        <w:t xml:space="preserve"> message)</w:t>
      </w:r>
    </w:p>
    <w:p w14:paraId="6E471F50" w14:textId="77777777" w:rsidR="00F7720B" w:rsidRDefault="00F7720B" w:rsidP="008D6997">
      <w:pPr>
        <w:pStyle w:val="CodeBlock"/>
      </w:pPr>
      <w:r>
        <w:t xml:space="preserve">        {</w:t>
      </w:r>
    </w:p>
    <w:p w14:paraId="398928D0" w14:textId="77777777" w:rsidR="00F7720B" w:rsidRDefault="00F7720B" w:rsidP="008D6997">
      <w:pPr>
        <w:pStyle w:val="CodeBlock"/>
      </w:pPr>
      <w:r>
        <w:t xml:space="preserve">            </w:t>
      </w:r>
      <w:r>
        <w:rPr>
          <w:color w:val="0000FF"/>
        </w:rPr>
        <w:t>var</w:t>
      </w:r>
      <w:r>
        <w:t xml:space="preserve"> request = message.ReadHL7Message(</w:t>
      </w:r>
      <w:r>
        <w:rPr>
          <w:color w:val="A31515"/>
        </w:rPr>
        <w:t>"RCMR_IN000002UV01"</w:t>
      </w:r>
      <w:r>
        <w:t>);</w:t>
      </w:r>
    </w:p>
    <w:p w14:paraId="5DEF8B01" w14:textId="77777777" w:rsidR="00F7720B" w:rsidRDefault="00F7720B" w:rsidP="008D6997">
      <w:pPr>
        <w:pStyle w:val="CodeBlock"/>
      </w:pPr>
    </w:p>
    <w:p w14:paraId="49B47E3A" w14:textId="77777777" w:rsidR="00F7720B" w:rsidRDefault="00F7720B" w:rsidP="008D6997">
      <w:pPr>
        <w:pStyle w:val="CodeBlock"/>
      </w:pPr>
      <w:r>
        <w:t xml:space="preserve">            IVIS.XMLSchemas.Person_v1_0.</w:t>
      </w:r>
      <w:r>
        <w:rPr>
          <w:color w:val="2B91AF"/>
        </w:rPr>
        <w:t>PersonCodeType</w:t>
      </w:r>
      <w:r>
        <w:t xml:space="preserve"> i = request.ControlAct.Subject.GetBody&lt;IVIS.XMLSchemas.Person_v1_0.</w:t>
      </w:r>
      <w:r>
        <w:rPr>
          <w:color w:val="2B91AF"/>
        </w:rPr>
        <w:t>PersonCodeType</w:t>
      </w:r>
      <w:r>
        <w:t>&gt;();</w:t>
      </w:r>
    </w:p>
    <w:p w14:paraId="2C5B613F" w14:textId="77777777" w:rsidR="00F7720B" w:rsidRDefault="00F7720B" w:rsidP="008D6997">
      <w:pPr>
        <w:pStyle w:val="CodeBlock"/>
      </w:pPr>
      <w:r>
        <w:t xml:space="preserve">            IVIS.XMLSchemas.Person_v1_0.</w:t>
      </w:r>
      <w:r>
        <w:rPr>
          <w:color w:val="2B91AF"/>
        </w:rPr>
        <w:t>PersonFullNameStructure</w:t>
      </w:r>
      <w:r>
        <w:t xml:space="preserve"> s = </w:t>
      </w:r>
      <w:r>
        <w:rPr>
          <w:color w:val="0000FF"/>
        </w:rPr>
        <w:t>this</w:t>
      </w:r>
      <w:r>
        <w:t>.Invoke(i);</w:t>
      </w:r>
    </w:p>
    <w:p w14:paraId="48AE7020" w14:textId="77777777" w:rsidR="00F7720B" w:rsidRDefault="00F7720B" w:rsidP="008D6997">
      <w:pPr>
        <w:pStyle w:val="CodeBlock"/>
      </w:pPr>
    </w:p>
    <w:p w14:paraId="671044FA" w14:textId="77777777" w:rsidR="00F7720B" w:rsidRDefault="00F7720B" w:rsidP="008D6997">
      <w:pPr>
        <w:pStyle w:val="CodeBlock"/>
      </w:pPr>
      <w:r>
        <w:t xml:space="preserve">            </w:t>
      </w:r>
      <w:r>
        <w:rPr>
          <w:color w:val="0000FF"/>
        </w:rPr>
        <w:t>string</w:t>
      </w:r>
      <w:r>
        <w:t xml:space="preserve"> interactionId = </w:t>
      </w:r>
      <w:r>
        <w:rPr>
          <w:color w:val="A31515"/>
        </w:rPr>
        <w:t>"MCCI_IN000006UV01"</w:t>
      </w:r>
      <w:r>
        <w:t>;</w:t>
      </w:r>
    </w:p>
    <w:p w14:paraId="7633245A" w14:textId="77777777" w:rsidR="00F7720B" w:rsidRDefault="00F7720B" w:rsidP="008D6997">
      <w:pPr>
        <w:pStyle w:val="CodeBlock"/>
      </w:pPr>
    </w:p>
    <w:p w14:paraId="2306825D" w14:textId="77777777" w:rsidR="00F7720B" w:rsidRDefault="00F7720B" w:rsidP="008D6997">
      <w:pPr>
        <w:pStyle w:val="CodeBlock"/>
      </w:pPr>
      <w:r>
        <w:t xml:space="preserve">            </w:t>
      </w:r>
      <w:r>
        <w:rPr>
          <w:color w:val="008000"/>
        </w:rPr>
        <w:t>// URNType templateId = new URNType("URN:IVIS:100001:XSD-HL7V3-2011-multicacheschemas-PMCCI_IN000006UV01");</w:t>
      </w:r>
    </w:p>
    <w:p w14:paraId="4BC3F264" w14:textId="77777777" w:rsidR="00F7720B" w:rsidRDefault="00F7720B" w:rsidP="008D6997">
      <w:pPr>
        <w:pStyle w:val="CodeBlock"/>
      </w:pPr>
      <w:r>
        <w:t xml:space="preserve">            </w:t>
      </w:r>
      <w:r>
        <w:rPr>
          <w:color w:val="2B91AF"/>
        </w:rPr>
        <w:t>HL7Subject</w:t>
      </w:r>
      <w:r>
        <w:t xml:space="preserve"> subject = </w:t>
      </w:r>
      <w:r>
        <w:rPr>
          <w:color w:val="2B91AF"/>
        </w:rPr>
        <w:t>HL7Subject</w:t>
      </w:r>
      <w:r>
        <w:t>.CreateSubject(s);</w:t>
      </w:r>
    </w:p>
    <w:p w14:paraId="3736C08B" w14:textId="77777777" w:rsidR="00F7720B" w:rsidRDefault="00F7720B" w:rsidP="008D6997">
      <w:pPr>
        <w:pStyle w:val="CodeBlock"/>
      </w:pPr>
      <w:r>
        <w:t xml:space="preserve">            </w:t>
      </w:r>
      <w:r>
        <w:rPr>
          <w:color w:val="2B91AF"/>
        </w:rPr>
        <w:t>Collection</w:t>
      </w:r>
      <w:r>
        <w:t>&lt;</w:t>
      </w:r>
      <w:r>
        <w:rPr>
          <w:color w:val="2B91AF"/>
        </w:rPr>
        <w:t>HL7ClassificatorId</w:t>
      </w:r>
      <w:r>
        <w:t xml:space="preserve">&gt; reasonCodeId = </w:t>
      </w:r>
      <w:r>
        <w:rPr>
          <w:color w:val="0000FF"/>
        </w:rPr>
        <w:t>new</w:t>
      </w:r>
      <w:r>
        <w:t xml:space="preserve"> </w:t>
      </w:r>
      <w:r>
        <w:rPr>
          <w:color w:val="2B91AF"/>
        </w:rPr>
        <w:t>Collection</w:t>
      </w:r>
      <w:r>
        <w:t>&lt;</w:t>
      </w:r>
      <w:r>
        <w:rPr>
          <w:color w:val="2B91AF"/>
        </w:rPr>
        <w:t>HL7ClassificatorId</w:t>
      </w:r>
      <w:r>
        <w:t>&gt;();</w:t>
      </w:r>
    </w:p>
    <w:p w14:paraId="4A8562A5" w14:textId="77777777" w:rsidR="00F7720B" w:rsidRDefault="00F7720B" w:rsidP="008D6997">
      <w:pPr>
        <w:pStyle w:val="CodeBlock"/>
      </w:pPr>
      <w:r>
        <w:t xml:space="preserve">            reasonCodeId.Add(</w:t>
      </w:r>
      <w:r>
        <w:rPr>
          <w:color w:val="0000FF"/>
        </w:rPr>
        <w:t>new</w:t>
      </w:r>
      <w:r>
        <w:t xml:space="preserve"> </w:t>
      </w:r>
      <w:r>
        <w:rPr>
          <w:color w:val="2B91AF"/>
        </w:rPr>
        <w:t>HL7ClassificatorId</w:t>
      </w:r>
      <w:r>
        <w:t>(</w:t>
      </w:r>
      <w:r>
        <w:rPr>
          <w:color w:val="A31515"/>
        </w:rPr>
        <w:t>"code"</w:t>
      </w:r>
      <w:r>
        <w:t xml:space="preserve">, </w:t>
      </w:r>
      <w:r>
        <w:rPr>
          <w:color w:val="2B91AF"/>
        </w:rPr>
        <w:t>HL7Constants</w:t>
      </w:r>
      <w:r>
        <w:t>.</w:t>
      </w:r>
      <w:r>
        <w:rPr>
          <w:color w:val="2B91AF"/>
        </w:rPr>
        <w:t>OIds</w:t>
      </w:r>
      <w:r>
        <w:t>.ActionCodeId));</w:t>
      </w:r>
    </w:p>
    <w:p w14:paraId="7A263F16" w14:textId="77777777" w:rsidR="00F7720B" w:rsidRDefault="00F7720B" w:rsidP="008D6997">
      <w:pPr>
        <w:pStyle w:val="CodeBlock"/>
      </w:pPr>
      <w:r>
        <w:t xml:space="preserve">            reasonCodeId.Add(</w:t>
      </w:r>
      <w:r>
        <w:rPr>
          <w:color w:val="0000FF"/>
        </w:rPr>
        <w:t>new</w:t>
      </w:r>
      <w:r>
        <w:t xml:space="preserve"> </w:t>
      </w:r>
      <w:r>
        <w:rPr>
          <w:color w:val="2B91AF"/>
        </w:rPr>
        <w:t>HL7ClassificatorId</w:t>
      </w:r>
      <w:r>
        <w:t>(</w:t>
      </w:r>
      <w:r>
        <w:rPr>
          <w:color w:val="A31515"/>
        </w:rPr>
        <w:t>"code"</w:t>
      </w:r>
      <w:r>
        <w:t xml:space="preserve">, </w:t>
      </w:r>
      <w:r>
        <w:rPr>
          <w:color w:val="2B91AF"/>
        </w:rPr>
        <w:t>HL7Constants</w:t>
      </w:r>
      <w:r>
        <w:t>.</w:t>
      </w:r>
      <w:r>
        <w:rPr>
          <w:color w:val="2B91AF"/>
        </w:rPr>
        <w:t>OIds</w:t>
      </w:r>
      <w:r>
        <w:t>.ReasonCodeId));</w:t>
      </w:r>
    </w:p>
    <w:p w14:paraId="284F2575" w14:textId="77777777" w:rsidR="00F7720B" w:rsidRDefault="00F7720B" w:rsidP="008D6997">
      <w:pPr>
        <w:pStyle w:val="CodeBlock"/>
      </w:pPr>
    </w:p>
    <w:p w14:paraId="7F5CB3B8" w14:textId="77777777" w:rsidR="00F7720B" w:rsidRDefault="00F7720B" w:rsidP="008D6997">
      <w:pPr>
        <w:pStyle w:val="CodeBlock"/>
      </w:pPr>
      <w:r>
        <w:t xml:space="preserve">            </w:t>
      </w:r>
      <w:r>
        <w:rPr>
          <w:color w:val="0000FF"/>
        </w:rPr>
        <w:t>var</w:t>
      </w:r>
      <w:r>
        <w:t xml:space="preserve"> controlAct = </w:t>
      </w:r>
      <w:r>
        <w:rPr>
          <w:color w:val="0000FF"/>
        </w:rPr>
        <w:t>new</w:t>
      </w:r>
      <w:r>
        <w:t xml:space="preserve"> </w:t>
      </w:r>
      <w:r>
        <w:rPr>
          <w:color w:val="2B91AF"/>
        </w:rPr>
        <w:t>HL7MessageControlAct</w:t>
      </w:r>
      <w:r>
        <w:t>(</w:t>
      </w:r>
    </w:p>
    <w:p w14:paraId="22679F38" w14:textId="77777777" w:rsidR="00F7720B" w:rsidRDefault="00F7720B" w:rsidP="008D6997">
      <w:pPr>
        <w:pStyle w:val="CodeBlock"/>
      </w:pPr>
      <w:r>
        <w:t xml:space="preserve">                </w:t>
      </w:r>
      <w:r>
        <w:rPr>
          <w:color w:val="0000FF"/>
        </w:rPr>
        <w:t>null</w:t>
      </w:r>
      <w:r>
        <w:t>,</w:t>
      </w:r>
    </w:p>
    <w:p w14:paraId="7C53E71B" w14:textId="77777777" w:rsidR="00F7720B" w:rsidRDefault="00F7720B" w:rsidP="008D6997">
      <w:pPr>
        <w:pStyle w:val="CodeBlock"/>
      </w:pPr>
      <w:r>
        <w:t xml:space="preserve">                </w:t>
      </w:r>
      <w:r>
        <w:rPr>
          <w:color w:val="0000FF"/>
        </w:rPr>
        <w:t>null</w:t>
      </w:r>
      <w:r>
        <w:t>,</w:t>
      </w:r>
    </w:p>
    <w:p w14:paraId="39D5E6C1" w14:textId="77777777" w:rsidR="00F7720B" w:rsidRDefault="00F7720B" w:rsidP="008D6997">
      <w:pPr>
        <w:pStyle w:val="CodeBlock"/>
      </w:pPr>
      <w:r>
        <w:t xml:space="preserve">                </w:t>
      </w:r>
      <w:r>
        <w:rPr>
          <w:color w:val="0000FF"/>
        </w:rPr>
        <w:t>null</w:t>
      </w:r>
      <w:r>
        <w:t>,</w:t>
      </w:r>
    </w:p>
    <w:p w14:paraId="5E023BF9" w14:textId="77777777" w:rsidR="00F7720B" w:rsidRDefault="00F7720B" w:rsidP="008D6997">
      <w:pPr>
        <w:pStyle w:val="CodeBlock"/>
      </w:pPr>
      <w:r>
        <w:t xml:space="preserve">                </w:t>
      </w:r>
      <w:r>
        <w:rPr>
          <w:color w:val="0000FF"/>
        </w:rPr>
        <w:t>new</w:t>
      </w:r>
      <w:r>
        <w:t xml:space="preserve"> </w:t>
      </w:r>
      <w:r>
        <w:rPr>
          <w:color w:val="2B91AF"/>
        </w:rPr>
        <w:t>HL7ClassificatorId</w:t>
      </w:r>
      <w:r>
        <w:t>(</w:t>
      </w:r>
      <w:r>
        <w:rPr>
          <w:color w:val="A31515"/>
        </w:rPr>
        <w:t>"code"</w:t>
      </w:r>
      <w:r>
        <w:t xml:space="preserve">, </w:t>
      </w:r>
      <w:r>
        <w:rPr>
          <w:color w:val="2B91AF"/>
        </w:rPr>
        <w:t>OId</w:t>
      </w:r>
      <w:r>
        <w:t>.EvesExpand(</w:t>
      </w:r>
      <w:r>
        <w:rPr>
          <w:color w:val="A31515"/>
        </w:rPr>
        <w:t>".1.2"</w:t>
      </w:r>
      <w:r>
        <w:t>)),</w:t>
      </w:r>
    </w:p>
    <w:p w14:paraId="16C3B2B3" w14:textId="77777777" w:rsidR="00F7720B" w:rsidRDefault="00F7720B" w:rsidP="008D6997">
      <w:pPr>
        <w:pStyle w:val="CodeBlock"/>
      </w:pPr>
      <w:r>
        <w:t xml:space="preserve">                </w:t>
      </w:r>
      <w:r>
        <w:rPr>
          <w:color w:val="A31515"/>
        </w:rPr>
        <w:t>"text"</w:t>
      </w:r>
      <w:r>
        <w:t>,</w:t>
      </w:r>
    </w:p>
    <w:p w14:paraId="6CAB3E70" w14:textId="77777777" w:rsidR="00F7720B" w:rsidRDefault="00F7720B" w:rsidP="008D6997">
      <w:pPr>
        <w:pStyle w:val="CodeBlock"/>
      </w:pPr>
      <w:r>
        <w:t xml:space="preserve">                </w:t>
      </w:r>
      <w:r>
        <w:rPr>
          <w:color w:val="2B91AF"/>
        </w:rPr>
        <w:t>DateTime</w:t>
      </w:r>
      <w:r>
        <w:t>.Now,</w:t>
      </w:r>
    </w:p>
    <w:p w14:paraId="00873E7C" w14:textId="77777777" w:rsidR="00F7720B" w:rsidRDefault="00F7720B" w:rsidP="008D6997">
      <w:pPr>
        <w:pStyle w:val="CodeBlock"/>
      </w:pPr>
      <w:r>
        <w:t xml:space="preserve">                </w:t>
      </w:r>
      <w:r>
        <w:rPr>
          <w:color w:val="0000FF"/>
        </w:rPr>
        <w:t>new</w:t>
      </w:r>
      <w:r>
        <w:t xml:space="preserve"> </w:t>
      </w:r>
      <w:r>
        <w:rPr>
          <w:color w:val="2B91AF"/>
        </w:rPr>
        <w:t>HL7ClassificatorId</w:t>
      </w:r>
      <w:r>
        <w:t>(</w:t>
      </w:r>
      <w:r>
        <w:rPr>
          <w:color w:val="A31515"/>
        </w:rPr>
        <w:t>"code"</w:t>
      </w:r>
      <w:r>
        <w:t xml:space="preserve">, </w:t>
      </w:r>
      <w:r>
        <w:rPr>
          <w:color w:val="2B91AF"/>
        </w:rPr>
        <w:t>HL7Constants</w:t>
      </w:r>
      <w:r>
        <w:t>.</w:t>
      </w:r>
      <w:r>
        <w:rPr>
          <w:color w:val="2B91AF"/>
        </w:rPr>
        <w:t>OIds</w:t>
      </w:r>
      <w:r>
        <w:t>.PriorityCodeId),</w:t>
      </w:r>
    </w:p>
    <w:p w14:paraId="5F74CED2" w14:textId="77777777" w:rsidR="00F7720B" w:rsidRDefault="00F7720B" w:rsidP="008D6997">
      <w:pPr>
        <w:pStyle w:val="CodeBlock"/>
      </w:pPr>
      <w:r>
        <w:t xml:space="preserve">                reasonCodeId,</w:t>
      </w:r>
    </w:p>
    <w:p w14:paraId="1F2F3BD6" w14:textId="77777777" w:rsidR="00F7720B" w:rsidRDefault="00F7720B" w:rsidP="008D6997">
      <w:pPr>
        <w:pStyle w:val="CodeBlock"/>
      </w:pPr>
      <w:r>
        <w:t xml:space="preserve">                </w:t>
      </w:r>
      <w:r>
        <w:rPr>
          <w:color w:val="0000FF"/>
        </w:rPr>
        <w:t>new</w:t>
      </w:r>
      <w:r>
        <w:t xml:space="preserve"> </w:t>
      </w:r>
      <w:r>
        <w:rPr>
          <w:color w:val="2B91AF"/>
        </w:rPr>
        <w:t>HL7ClassificatorId</w:t>
      </w:r>
      <w:r>
        <w:t>(</w:t>
      </w:r>
      <w:r>
        <w:rPr>
          <w:color w:val="A31515"/>
        </w:rPr>
        <w:t>"LV"</w:t>
      </w:r>
      <w:r>
        <w:t xml:space="preserve">, </w:t>
      </w:r>
      <w:r>
        <w:rPr>
          <w:color w:val="2B91AF"/>
        </w:rPr>
        <w:t>HL7Constants</w:t>
      </w:r>
      <w:r>
        <w:t>.</w:t>
      </w:r>
      <w:r>
        <w:rPr>
          <w:color w:val="2B91AF"/>
        </w:rPr>
        <w:t>OIds</w:t>
      </w:r>
      <w:r>
        <w:t>.LanguageOId),</w:t>
      </w:r>
    </w:p>
    <w:p w14:paraId="7217551C" w14:textId="77777777" w:rsidR="00F7720B" w:rsidRDefault="00F7720B" w:rsidP="008D6997">
      <w:pPr>
        <w:pStyle w:val="CodeBlock"/>
      </w:pPr>
      <w:r>
        <w:t xml:space="preserve">                subject);</w:t>
      </w:r>
    </w:p>
    <w:p w14:paraId="0429013F" w14:textId="77777777" w:rsidR="00F7720B" w:rsidRDefault="00F7720B" w:rsidP="008D6997">
      <w:pPr>
        <w:pStyle w:val="CodeBlock"/>
      </w:pPr>
    </w:p>
    <w:p w14:paraId="34217AEB" w14:textId="77777777" w:rsidR="00F7720B" w:rsidRDefault="00F7720B" w:rsidP="008D6997">
      <w:pPr>
        <w:pStyle w:val="CodeBlock"/>
      </w:pPr>
      <w:r>
        <w:t xml:space="preserve">            </w:t>
      </w:r>
      <w:r>
        <w:rPr>
          <w:color w:val="0000FF"/>
        </w:rPr>
        <w:t>var</w:t>
      </w:r>
      <w:r>
        <w:t xml:space="preserve"> response = </w:t>
      </w:r>
      <w:r>
        <w:rPr>
          <w:color w:val="0000FF"/>
        </w:rPr>
        <w:t>new</w:t>
      </w:r>
      <w:r>
        <w:t xml:space="preserve"> </w:t>
      </w:r>
      <w:r>
        <w:rPr>
          <w:color w:val="2B91AF"/>
        </w:rPr>
        <w:t>HL7ApplicationResponse</w:t>
      </w:r>
      <w:r>
        <w:t xml:space="preserve">(interactionId, </w:t>
      </w:r>
      <w:r>
        <w:rPr>
          <w:color w:val="2B91AF"/>
        </w:rPr>
        <w:t>HL7Constants</w:t>
      </w:r>
      <w:r>
        <w:t>.</w:t>
      </w:r>
      <w:r>
        <w:rPr>
          <w:color w:val="2B91AF"/>
        </w:rPr>
        <w:t>Versions</w:t>
      </w:r>
      <w:r>
        <w:t xml:space="preserve">.V3NE2011, request.Receiver.Id.Extension, request.Sender.Id.Extension, controlAct, </w:t>
      </w:r>
      <w:r>
        <w:rPr>
          <w:color w:val="0000FF"/>
        </w:rPr>
        <w:t>new</w:t>
      </w:r>
      <w:r>
        <w:t xml:space="preserve"> </w:t>
      </w:r>
      <w:r>
        <w:rPr>
          <w:color w:val="2B91AF"/>
        </w:rPr>
        <w:t>HL7Acknowledgement</w:t>
      </w:r>
      <w:r>
        <w:t xml:space="preserve">(request.IdentificationId, </w:t>
      </w:r>
      <w:r>
        <w:rPr>
          <w:color w:val="2B91AF"/>
        </w:rPr>
        <w:t>HL7AcknowledgementType</w:t>
      </w:r>
      <w:r>
        <w:t>.ApplicationAcknowledgementAccept));</w:t>
      </w:r>
    </w:p>
    <w:p w14:paraId="03756995" w14:textId="77777777" w:rsidR="00F7720B" w:rsidRDefault="00F7720B" w:rsidP="008D6997">
      <w:pPr>
        <w:pStyle w:val="CodeBlock"/>
      </w:pPr>
    </w:p>
    <w:p w14:paraId="4A60354C" w14:textId="77777777" w:rsidR="00F7720B" w:rsidRDefault="00F7720B" w:rsidP="008D6997">
      <w:pPr>
        <w:pStyle w:val="CodeBlock"/>
      </w:pPr>
      <w:r>
        <w:t xml:space="preserve">            </w:t>
      </w:r>
      <w:r>
        <w:rPr>
          <w:color w:val="0000FF"/>
        </w:rPr>
        <w:t>return</w:t>
      </w:r>
      <w:r>
        <w:t xml:space="preserve"> </w:t>
      </w:r>
      <w:r>
        <w:rPr>
          <w:color w:val="2B91AF"/>
        </w:rPr>
        <w:t>HL7MessageExtension</w:t>
      </w:r>
      <w:r>
        <w:t>.CreateHL7Message(message.Version, interactionId, response);</w:t>
      </w:r>
    </w:p>
    <w:p w14:paraId="67E978FA" w14:textId="77777777" w:rsidR="00F7720B" w:rsidRDefault="00F7720B" w:rsidP="008D6997">
      <w:pPr>
        <w:pStyle w:val="CodeBlock"/>
      </w:pPr>
      <w:r>
        <w:t xml:space="preserve">        }</w:t>
      </w:r>
    </w:p>
    <w:p w14:paraId="073BCF06" w14:textId="77777777" w:rsidR="00CB6045" w:rsidRDefault="00CB6045" w:rsidP="00F7720B">
      <w:pPr>
        <w:pStyle w:val="CodeBlock"/>
        <w:keepNext w:val="0"/>
      </w:pPr>
    </w:p>
    <w:p w14:paraId="1C81CA1C" w14:textId="77777777" w:rsidR="00CB6045" w:rsidRDefault="00CB6045" w:rsidP="00F909B2">
      <w:pPr>
        <w:pStyle w:val="CodeBlock"/>
        <w:keepNext w:val="0"/>
      </w:pPr>
      <w:r>
        <w:t xml:space="preserve">        </w:t>
      </w:r>
      <w:r>
        <w:rPr>
          <w:color w:val="0000FF"/>
        </w:rPr>
        <w:t>public</w:t>
      </w:r>
      <w:r>
        <w:t xml:space="preserve"> IVIS.XMLSchemas.Person_v1_0.</w:t>
      </w:r>
      <w:r>
        <w:rPr>
          <w:color w:val="2B91AF"/>
        </w:rPr>
        <w:t>PersonFullNameStructure</w:t>
      </w:r>
      <w:r>
        <w:t xml:space="preserve"> Invoke(IVIS.XMLSchemas.Person_v1_0.</w:t>
      </w:r>
      <w:r>
        <w:rPr>
          <w:color w:val="2B91AF"/>
        </w:rPr>
        <w:t>PersonCodeType</w:t>
      </w:r>
      <w:r>
        <w:t xml:space="preserve"> payload)</w:t>
      </w:r>
    </w:p>
    <w:p w14:paraId="3A335F1A" w14:textId="77777777" w:rsidR="00CB6045" w:rsidRDefault="00CB6045" w:rsidP="00F909B2">
      <w:pPr>
        <w:pStyle w:val="CodeBlock"/>
        <w:keepNext w:val="0"/>
      </w:pPr>
      <w:r>
        <w:t xml:space="preserve">        {</w:t>
      </w:r>
    </w:p>
    <w:p w14:paraId="5FD4347F" w14:textId="77777777" w:rsidR="00CB6045" w:rsidRDefault="00CB6045" w:rsidP="00F909B2">
      <w:pPr>
        <w:pStyle w:val="CodeBlock"/>
        <w:keepNext w:val="0"/>
      </w:pPr>
      <w:r>
        <w:t xml:space="preserve">             </w:t>
      </w:r>
      <w:r>
        <w:rPr>
          <w:color w:val="0000FF"/>
        </w:rPr>
        <w:t>return</w:t>
      </w:r>
      <w:r>
        <w:t xml:space="preserve"> </w:t>
      </w:r>
      <w:r>
        <w:rPr>
          <w:color w:val="0000FF"/>
        </w:rPr>
        <w:t>new</w:t>
      </w:r>
      <w:r>
        <w:t xml:space="preserve"> IVIS.XMLSchemas.Person_v1_0.</w:t>
      </w:r>
      <w:r>
        <w:rPr>
          <w:color w:val="2B91AF"/>
        </w:rPr>
        <w:t>PersonFullNameStructure</w:t>
      </w:r>
      <w:r>
        <w:t>(</w:t>
      </w:r>
      <w:r>
        <w:rPr>
          <w:color w:val="A31515"/>
        </w:rPr>
        <w:t>"Alex"</w:t>
      </w:r>
      <w:r>
        <w:t xml:space="preserve">, </w:t>
      </w:r>
      <w:r>
        <w:rPr>
          <w:color w:val="A31515"/>
        </w:rPr>
        <w:t>"Ferguson"</w:t>
      </w:r>
      <w:r>
        <w:t>);</w:t>
      </w:r>
    </w:p>
    <w:p w14:paraId="6AEED3FC" w14:textId="77777777" w:rsidR="00CB6045" w:rsidRDefault="00CB6045" w:rsidP="00F909B2">
      <w:pPr>
        <w:pStyle w:val="CodeBlock"/>
        <w:keepNext w:val="0"/>
      </w:pPr>
      <w:r>
        <w:t xml:space="preserve">        }</w:t>
      </w:r>
    </w:p>
    <w:p w14:paraId="6747614E" w14:textId="77777777" w:rsidR="00CB6045" w:rsidRDefault="00CB6045" w:rsidP="00F909B2">
      <w:pPr>
        <w:pStyle w:val="CodeBlock"/>
        <w:keepNext w:val="0"/>
      </w:pPr>
    </w:p>
    <w:p w14:paraId="386CE9CB" w14:textId="77777777" w:rsidR="00CB6045" w:rsidRDefault="00CB6045" w:rsidP="00F909B2">
      <w:pPr>
        <w:pStyle w:val="CodeBlock"/>
        <w:keepNext w:val="0"/>
      </w:pPr>
      <w:r>
        <w:t xml:space="preserve">    }</w:t>
      </w:r>
    </w:p>
    <w:p w14:paraId="4551DF45" w14:textId="77777777" w:rsidR="00CB6045" w:rsidRDefault="00CB6045" w:rsidP="00F909B2">
      <w:pPr>
        <w:pStyle w:val="CodeBlock"/>
        <w:keepNext w:val="0"/>
      </w:pPr>
      <w:r>
        <w:lastRenderedPageBreak/>
        <w:t>}</w:t>
      </w:r>
    </w:p>
    <w:p w14:paraId="1FAAB210" w14:textId="77777777" w:rsidR="00CB6045" w:rsidRDefault="0008731D" w:rsidP="007B628C">
      <w:pPr>
        <w:pStyle w:val="Picturecaption"/>
      </w:pPr>
      <w:fldSimple w:instr=" SEQ Attēls \* ARABIC ">
        <w:bookmarkStart w:id="1196" w:name="_Toc402364081"/>
        <w:r w:rsidR="00E95266">
          <w:rPr>
            <w:noProof/>
          </w:rPr>
          <w:t>26</w:t>
        </w:r>
      </w:fldSimple>
      <w:r w:rsidR="00CB6045" w:rsidRPr="00950B19">
        <w:t xml:space="preserve">. attēls. </w:t>
      </w:r>
      <w:r w:rsidR="00CB6045">
        <w:t>Service</w:t>
      </w:r>
      <w:r w:rsidR="00CB6045" w:rsidRPr="00950B19">
        <w:t>.cs datnes piemērs</w:t>
      </w:r>
      <w:bookmarkEnd w:id="1196"/>
      <w:r w:rsidR="00CB6045" w:rsidRPr="00950B19">
        <w:t xml:space="preserve"> </w:t>
      </w:r>
    </w:p>
    <w:p w14:paraId="1053CBFE" w14:textId="0BFA1681" w:rsidR="005D6C36" w:rsidRDefault="0073270D" w:rsidP="007B628C">
      <w:pPr>
        <w:pStyle w:val="Heading3"/>
      </w:pPr>
      <w:bookmarkStart w:id="1197" w:name="_Toc402364021"/>
      <w:r w:rsidRPr="0073270D">
        <w:t>HL7Formatter Ack</w:t>
      </w:r>
      <w:r>
        <w:t>: p</w:t>
      </w:r>
      <w:r w:rsidR="005D6C36">
        <w:t xml:space="preserve">iemērs ar </w:t>
      </w:r>
      <w:r>
        <w:t>ACK apstiprināšanu</w:t>
      </w:r>
      <w:bookmarkEnd w:id="1197"/>
    </w:p>
    <w:p w14:paraId="0814D5DE" w14:textId="77777777" w:rsidR="005C6384" w:rsidRDefault="005C6384" w:rsidP="007B628C">
      <w:r>
        <w:t xml:space="preserve">Līdzīgi iepriekšējam piemēriem izveidojam klienta un servisa konsoles aplikāciju. </w:t>
      </w:r>
    </w:p>
    <w:p w14:paraId="225D49B1" w14:textId="77777777" w:rsidR="005C6384" w:rsidRDefault="005C6384" w:rsidP="007B628C">
      <w:pPr>
        <w:pStyle w:val="Pictureposition"/>
      </w:pPr>
      <w:r>
        <w:rPr>
          <w:noProof/>
          <w:lang w:eastAsia="lv-LV"/>
        </w:rPr>
        <w:drawing>
          <wp:inline distT="0" distB="0" distL="0" distR="0" wp14:anchorId="6FE0CCEF" wp14:editId="1E22F186">
            <wp:extent cx="2371725" cy="2105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1725" cy="2105025"/>
                    </a:xfrm>
                    <a:prstGeom prst="rect">
                      <a:avLst/>
                    </a:prstGeom>
                  </pic:spPr>
                </pic:pic>
              </a:graphicData>
            </a:graphic>
          </wp:inline>
        </w:drawing>
      </w:r>
    </w:p>
    <w:p w14:paraId="1AF78ACC" w14:textId="77777777" w:rsidR="005C6384" w:rsidRDefault="0008731D" w:rsidP="007B628C">
      <w:pPr>
        <w:pStyle w:val="Picturecaption"/>
      </w:pPr>
      <w:fldSimple w:instr=" SEQ Attēls \* ARABIC ">
        <w:bookmarkStart w:id="1198" w:name="_Toc402364082"/>
        <w:r w:rsidR="00E95266">
          <w:rPr>
            <w:noProof/>
          </w:rPr>
          <w:t>27</w:t>
        </w:r>
      </w:fldSimple>
      <w:r w:rsidR="005C6384" w:rsidRPr="006A0285">
        <w:t>. attēls.</w:t>
      </w:r>
      <w:r w:rsidR="005C6384">
        <w:t xml:space="preserve"> Risinājuma piemērs</w:t>
      </w:r>
      <w:bookmarkEnd w:id="1198"/>
    </w:p>
    <w:p w14:paraId="328F80E2" w14:textId="77777777" w:rsidR="00651823" w:rsidRDefault="00651823" w:rsidP="00F909B2">
      <w:pPr>
        <w:pStyle w:val="CodeBlock"/>
      </w:pPr>
      <w:r>
        <w:t>[</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46502EB9" w14:textId="77777777" w:rsidR="00651823" w:rsidRDefault="00651823"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0D1D5A22" w14:textId="77777777" w:rsidR="00651823" w:rsidRDefault="00651823" w:rsidP="00F909B2">
      <w:pPr>
        <w:pStyle w:val="CodeBlock"/>
      </w:pPr>
      <w:r>
        <w:t xml:space="preserve">    {</w:t>
      </w:r>
    </w:p>
    <w:p w14:paraId="3A17858C" w14:textId="77777777" w:rsidR="00651823" w:rsidRDefault="00651823"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"RCMR_IN000002UV01"</w:t>
      </w:r>
      <w:r>
        <w:t xml:space="preserve">, ReplyAction = </w:t>
      </w:r>
      <w:r>
        <w:rPr>
          <w:color w:val="2B91AF"/>
        </w:rPr>
        <w:t>HL7Constants</w:t>
      </w:r>
      <w:r>
        <w:t xml:space="preserve">.Namespace + </w:t>
      </w:r>
      <w:r>
        <w:rPr>
          <w:color w:val="A31515"/>
        </w:rPr>
        <w:t>":"</w:t>
      </w:r>
      <w:r>
        <w:t xml:space="preserve"> + </w:t>
      </w:r>
      <w:r>
        <w:rPr>
          <w:color w:val="A31515"/>
        </w:rPr>
        <w:t>"MCCI_IN000006UV01"</w:t>
      </w:r>
      <w:r>
        <w:t>)]</w:t>
      </w:r>
    </w:p>
    <w:p w14:paraId="748CAD0B" w14:textId="77777777" w:rsidR="00F7720B" w:rsidRDefault="00651823" w:rsidP="008D6997">
      <w:pPr>
        <w:pStyle w:val="CodeBlock"/>
      </w:pPr>
      <w:r>
        <w:t xml:space="preserve">        [HL7OperationContract(</w:t>
      </w:r>
      <w:r w:rsidR="00F7720B">
        <w:t>ReasonCodes.Action.Read, ReasonCodes.Reason.DrugTreatment,</w:t>
      </w:r>
    </w:p>
    <w:p w14:paraId="336B125E" w14:textId="3BB531CC" w:rsidR="00651823" w:rsidRDefault="00651823" w:rsidP="00F909B2">
      <w:pPr>
        <w:pStyle w:val="CodeBlock"/>
      </w:pPr>
      <w:r>
        <w:t xml:space="preserve">Receiver = </w:t>
      </w:r>
      <w:r>
        <w:rPr>
          <w:color w:val="A31515"/>
        </w:rPr>
        <w:t>"Receiver"</w:t>
      </w:r>
      <w:r>
        <w:t xml:space="preserve">, Sender = </w:t>
      </w:r>
      <w:r>
        <w:rPr>
          <w:color w:val="A31515"/>
        </w:rPr>
        <w:t>"Sender"</w:t>
      </w:r>
      <w:r>
        <w:t xml:space="preserve">, AcknowledgementResponse = </w:t>
      </w:r>
      <w:r>
        <w:rPr>
          <w:color w:val="0000FF"/>
        </w:rPr>
        <w:t>true</w:t>
      </w:r>
      <w:r>
        <w:t>)]</w:t>
      </w:r>
    </w:p>
    <w:p w14:paraId="2DAC7711" w14:textId="77777777" w:rsidR="00651823" w:rsidRDefault="00651823" w:rsidP="00F909B2">
      <w:pPr>
        <w:pStyle w:val="CodeBlock"/>
      </w:pPr>
      <w:r>
        <w:t xml:space="preserve">        </w:t>
      </w:r>
      <w:r>
        <w:rPr>
          <w:color w:val="0000FF"/>
        </w:rPr>
        <w:t>void</w:t>
      </w:r>
      <w:r>
        <w:t xml:space="preserve"> ProcessInvoke(IVIS.XMLSchemas.Person_v1_0.</w:t>
      </w:r>
      <w:r>
        <w:rPr>
          <w:color w:val="2B91AF"/>
        </w:rPr>
        <w:t>PersonCodeType</w:t>
      </w:r>
      <w:r>
        <w:t xml:space="preserve"> payload);</w:t>
      </w:r>
    </w:p>
    <w:p w14:paraId="4C6095A0" w14:textId="77777777" w:rsidR="00651823" w:rsidRDefault="00651823" w:rsidP="00F909B2">
      <w:pPr>
        <w:pStyle w:val="CodeBlock"/>
      </w:pPr>
      <w:r>
        <w:t xml:space="preserve">    }</w:t>
      </w:r>
    </w:p>
    <w:p w14:paraId="11F1E644" w14:textId="6BFACB52" w:rsidR="005C6384" w:rsidRDefault="005C6384" w:rsidP="007B628C">
      <w:pPr>
        <w:pStyle w:val="Picturecaption"/>
      </w:pPr>
    </w:p>
    <w:p w14:paraId="0A1C0604" w14:textId="6A758BF3" w:rsidR="005C6384" w:rsidRDefault="0008731D" w:rsidP="007B628C">
      <w:pPr>
        <w:pStyle w:val="Picturecaption"/>
      </w:pPr>
      <w:fldSimple w:instr=" SEQ Attēls \* ARABIC ">
        <w:bookmarkStart w:id="1199" w:name="_Toc402364083"/>
        <w:r w:rsidR="00E95266">
          <w:rPr>
            <w:noProof/>
          </w:rPr>
          <w:t>28</w:t>
        </w:r>
      </w:fldSimple>
      <w:r w:rsidR="005C6384" w:rsidRPr="00950B19">
        <w:t xml:space="preserve">. attēls. </w:t>
      </w:r>
      <w:r w:rsidR="005C6384">
        <w:t xml:space="preserve"> </w:t>
      </w:r>
      <w:r w:rsidR="005C6384" w:rsidRPr="005C6384">
        <w:t>IHL7SyncContract.cs datnes piemērs</w:t>
      </w:r>
      <w:bookmarkEnd w:id="1199"/>
      <w:r w:rsidR="005C6384" w:rsidRPr="005C6384">
        <w:t xml:space="preserve"> </w:t>
      </w:r>
    </w:p>
    <w:p w14:paraId="70A01A6C" w14:textId="7BB6CE10" w:rsidR="005C6384" w:rsidRPr="005C6384" w:rsidRDefault="005C6384" w:rsidP="007B628C">
      <w:pPr>
        <w:pStyle w:val="Picturecaption"/>
      </w:pPr>
      <w:r>
        <w:rPr>
          <w:noProof/>
          <w:lang w:eastAsia="lv-LV"/>
        </w:rPr>
        <w:lastRenderedPageBreak/>
        <w:drawing>
          <wp:inline distT="0" distB="0" distL="0" distR="0" wp14:anchorId="2F0C429C" wp14:editId="04642BD3">
            <wp:extent cx="5486400" cy="3536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536315"/>
                    </a:xfrm>
                    <a:prstGeom prst="rect">
                      <a:avLst/>
                    </a:prstGeom>
                  </pic:spPr>
                </pic:pic>
              </a:graphicData>
            </a:graphic>
          </wp:inline>
        </w:drawing>
      </w:r>
    </w:p>
    <w:p w14:paraId="03071210" w14:textId="3A86D8C5" w:rsidR="005C6384" w:rsidRDefault="0008731D" w:rsidP="007B628C">
      <w:pPr>
        <w:pStyle w:val="Picturecaption"/>
      </w:pPr>
      <w:fldSimple w:instr=" SEQ Attēls \* ARABIC ">
        <w:bookmarkStart w:id="1200" w:name="_Toc402364084"/>
        <w:r w:rsidR="00E95266">
          <w:rPr>
            <w:noProof/>
          </w:rPr>
          <w:t>29</w:t>
        </w:r>
      </w:fldSimple>
      <w:r w:rsidR="005C6384" w:rsidRPr="00950B19">
        <w:t xml:space="preserve">. attēls. </w:t>
      </w:r>
      <w:r w:rsidR="005C6384">
        <w:t>Service</w:t>
      </w:r>
      <w:r w:rsidR="005C6384" w:rsidRPr="00950B19">
        <w:t>.cs datnes piemērs</w:t>
      </w:r>
      <w:bookmarkEnd w:id="1200"/>
      <w:r w:rsidR="005C6384" w:rsidRPr="00950B19">
        <w:t xml:space="preserve"> </w:t>
      </w:r>
    </w:p>
    <w:p w14:paraId="6236E231" w14:textId="705DED1A" w:rsidR="005C6384" w:rsidRDefault="005C6384" w:rsidP="007B628C">
      <w:pPr>
        <w:pStyle w:val="Picturecaption"/>
      </w:pPr>
      <w:r>
        <w:rPr>
          <w:noProof/>
          <w:lang w:eastAsia="lv-LV"/>
        </w:rPr>
        <w:drawing>
          <wp:inline distT="0" distB="0" distL="0" distR="0" wp14:anchorId="5E5DEC83" wp14:editId="3E6FA86F">
            <wp:extent cx="5335834" cy="25968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6088" cy="2597020"/>
                    </a:xfrm>
                    <a:prstGeom prst="rect">
                      <a:avLst/>
                    </a:prstGeom>
                  </pic:spPr>
                </pic:pic>
              </a:graphicData>
            </a:graphic>
          </wp:inline>
        </w:drawing>
      </w:r>
    </w:p>
    <w:p w14:paraId="7386B720" w14:textId="77777777" w:rsidR="005C6384" w:rsidRDefault="0008731D" w:rsidP="007B628C">
      <w:pPr>
        <w:pStyle w:val="Picturecaption"/>
      </w:pPr>
      <w:fldSimple w:instr=" SEQ Attēls \* ARABIC ">
        <w:bookmarkStart w:id="1201" w:name="_Toc402364085"/>
        <w:r w:rsidR="00E95266">
          <w:rPr>
            <w:noProof/>
          </w:rPr>
          <w:t>30</w:t>
        </w:r>
      </w:fldSimple>
      <w:r w:rsidR="005C6384" w:rsidRPr="005D6C36">
        <w:t>. attēls. Client.cs datnes piemērs</w:t>
      </w:r>
      <w:bookmarkEnd w:id="1201"/>
      <w:r w:rsidR="005C6384" w:rsidRPr="005D6C36">
        <w:t xml:space="preserve"> </w:t>
      </w:r>
    </w:p>
    <w:p w14:paraId="5EF0757A" w14:textId="545A0240" w:rsidR="00A70AB7" w:rsidRDefault="00F01375" w:rsidP="00F01375">
      <w:pPr>
        <w:pStyle w:val="Heading3"/>
      </w:pPr>
      <w:bookmarkStart w:id="1202" w:name="_Ref310609904"/>
      <w:bookmarkStart w:id="1203" w:name="_Ref310610176"/>
      <w:bookmarkStart w:id="1204" w:name="_Toc311721185"/>
      <w:bookmarkStart w:id="1205" w:name="_Ref317238201"/>
      <w:bookmarkStart w:id="1206" w:name="_Ref317238206"/>
      <w:bookmarkStart w:id="1207" w:name="_Toc402364022"/>
      <w:r w:rsidRPr="00F01375">
        <w:rPr>
          <w:rStyle w:val="hps"/>
        </w:rPr>
        <w:t>HL7QueryCustomSubjectSerializer</w:t>
      </w:r>
      <w:r>
        <w:rPr>
          <w:rStyle w:val="hps"/>
        </w:rPr>
        <w:t xml:space="preserve">: </w:t>
      </w:r>
      <w:r w:rsidR="00A70AB7" w:rsidRPr="00786A98">
        <w:rPr>
          <w:rStyle w:val="hps"/>
        </w:rPr>
        <w:t>Vaicājum</w:t>
      </w:r>
      <w:r w:rsidR="00A70AB7">
        <w:rPr>
          <w:rStyle w:val="hps"/>
        </w:rPr>
        <w:t>i</w:t>
      </w:r>
      <w:r w:rsidR="00A70AB7" w:rsidRPr="00786A98">
        <w:t xml:space="preserve"> un vaicājumu atbildes ziņojumi</w:t>
      </w:r>
      <w:bookmarkEnd w:id="1202"/>
      <w:bookmarkEnd w:id="1203"/>
      <w:bookmarkEnd w:id="1204"/>
      <w:r w:rsidR="00A70AB7">
        <w:t xml:space="preserve"> </w:t>
      </w:r>
      <w:r w:rsidR="00144E0A">
        <w:t>veidošana</w:t>
      </w:r>
      <w:bookmarkEnd w:id="1205"/>
      <w:bookmarkEnd w:id="1206"/>
      <w:bookmarkEnd w:id="1207"/>
      <w:r w:rsidR="00144E0A">
        <w:t xml:space="preserve"> </w:t>
      </w:r>
    </w:p>
    <w:p w14:paraId="58C73D06" w14:textId="31442B8A" w:rsidR="00C53AEB" w:rsidRDefault="006A2DDD" w:rsidP="00C53AEB">
      <w:pPr>
        <w:autoSpaceDE w:val="0"/>
        <w:autoSpaceDN w:val="0"/>
        <w:adjustRightInd w:val="0"/>
        <w:spacing w:before="0" w:after="0" w:line="240" w:lineRule="auto"/>
        <w:jc w:val="left"/>
        <w:rPr>
          <w:rFonts w:ascii="Consolas" w:hAnsi="Consolas" w:cs="Consolas"/>
          <w:sz w:val="19"/>
          <w:szCs w:val="19"/>
        </w:rPr>
      </w:pPr>
      <w:r>
        <w:t>Ja vajag</w:t>
      </w:r>
      <w:r w:rsidR="001D7D91">
        <w:t xml:space="preserve">, </w:t>
      </w:r>
      <w:r>
        <w:t xml:space="preserve">lai ziņojums būtu ar </w:t>
      </w:r>
      <w:r w:rsidRPr="006A2DDD">
        <w:t>QueryByParameterPayload, tad</w:t>
      </w:r>
      <w:r>
        <w:t xml:space="preserve"> vajag noradīt atribūtu </w:t>
      </w:r>
      <w:r>
        <w:rPr>
          <w:rFonts w:ascii="Consolas" w:hAnsi="Consolas" w:cs="Consolas"/>
          <w:color w:val="2B91AF"/>
          <w:sz w:val="19"/>
          <w:szCs w:val="19"/>
        </w:rPr>
        <w:t xml:space="preserve"> </w:t>
      </w:r>
      <w:r w:rsidR="00651823" w:rsidRPr="00651823">
        <w:rPr>
          <w:rFonts w:ascii="Consolas" w:hAnsi="Consolas" w:cs="Consolas"/>
          <w:b/>
          <w:sz w:val="19"/>
          <w:szCs w:val="19"/>
        </w:rPr>
        <w:t>QueryParameterPayload</w:t>
      </w:r>
      <w:r w:rsidRPr="006A2DDD">
        <w:t xml:space="preserve">= </w:t>
      </w:r>
      <w:r w:rsidR="00C53AEB">
        <w:rPr>
          <w:rFonts w:ascii="Consolas" w:hAnsi="Consolas" w:cs="Consolas"/>
          <w:sz w:val="19"/>
          <w:szCs w:val="19"/>
        </w:rPr>
        <w:t>QueryParamRequest</w:t>
      </w:r>
    </w:p>
    <w:p w14:paraId="390B36AF" w14:textId="6807E528" w:rsidR="00144E0A" w:rsidRDefault="00144E0A" w:rsidP="00144E0A">
      <w:pPr>
        <w:pStyle w:val="Pictureposition"/>
      </w:pPr>
      <w:r>
        <w:rPr>
          <w:noProof/>
          <w:lang w:eastAsia="lv-LV"/>
        </w:rPr>
        <w:drawing>
          <wp:inline distT="0" distB="0" distL="0" distR="0" wp14:anchorId="11EF1D4E" wp14:editId="668B24C4">
            <wp:extent cx="3269892" cy="163494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75134" cy="1637568"/>
                    </a:xfrm>
                    <a:prstGeom prst="rect">
                      <a:avLst/>
                    </a:prstGeom>
                  </pic:spPr>
                </pic:pic>
              </a:graphicData>
            </a:graphic>
          </wp:inline>
        </w:drawing>
      </w:r>
    </w:p>
    <w:p w14:paraId="018B3F73" w14:textId="77777777" w:rsidR="00144E0A" w:rsidRDefault="0008731D" w:rsidP="00144E0A">
      <w:pPr>
        <w:pStyle w:val="Picturecaption"/>
      </w:pPr>
      <w:fldSimple w:instr=" SEQ Attēls \* ARABIC ">
        <w:bookmarkStart w:id="1208" w:name="_Toc402364086"/>
        <w:r w:rsidR="00E95266">
          <w:rPr>
            <w:noProof/>
          </w:rPr>
          <w:t>31</w:t>
        </w:r>
      </w:fldSimple>
      <w:r w:rsidR="00144E0A" w:rsidRPr="00144E0A">
        <w:t>. attēls. Risinājuma piemērs</w:t>
      </w:r>
      <w:bookmarkEnd w:id="1208"/>
    </w:p>
    <w:p w14:paraId="22BB08C3" w14:textId="77777777" w:rsidR="006A2DDD" w:rsidRDefault="006A2DDD" w:rsidP="00F909B2">
      <w:pPr>
        <w:pStyle w:val="CodeBlock"/>
        <w:keepNext w:val="0"/>
      </w:pPr>
      <w:r>
        <w:rPr>
          <w:color w:val="0000FF"/>
        </w:rPr>
        <w:t>namespace</w:t>
      </w:r>
      <w:r>
        <w:t xml:space="preserve"> Abc.ServiceModel.Samples.HL7Serializer</w:t>
      </w:r>
    </w:p>
    <w:p w14:paraId="7C4BEB9D" w14:textId="77777777" w:rsidR="006A2DDD" w:rsidRDefault="006A2DDD" w:rsidP="00F909B2">
      <w:pPr>
        <w:pStyle w:val="CodeBlock"/>
        <w:keepNext w:val="0"/>
      </w:pPr>
      <w:r>
        <w:t>{</w:t>
      </w:r>
    </w:p>
    <w:p w14:paraId="4AF3D000" w14:textId="77777777" w:rsidR="006A2DDD" w:rsidRDefault="006A2DDD" w:rsidP="00F909B2">
      <w:pPr>
        <w:pStyle w:val="CodeBlock"/>
        <w:keepNext w:val="0"/>
      </w:pPr>
      <w:r>
        <w:t xml:space="preserve">    [</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067F6D11" w14:textId="77777777" w:rsidR="006A2DDD" w:rsidRDefault="006A2DDD" w:rsidP="00F909B2">
      <w:pPr>
        <w:pStyle w:val="CodeBlock"/>
        <w:keepNext w:val="0"/>
      </w:pPr>
      <w:r>
        <w:t xml:space="preserve">    </w:t>
      </w:r>
      <w:r>
        <w:rPr>
          <w:color w:val="0000FF"/>
        </w:rPr>
        <w:t>public</w:t>
      </w:r>
      <w:r>
        <w:t xml:space="preserve"> </w:t>
      </w:r>
      <w:r>
        <w:rPr>
          <w:color w:val="0000FF"/>
        </w:rPr>
        <w:t>interface</w:t>
      </w:r>
      <w:r>
        <w:t xml:space="preserve"> </w:t>
      </w:r>
      <w:r>
        <w:rPr>
          <w:color w:val="2B91AF"/>
        </w:rPr>
        <w:t>IHL7SyncContract</w:t>
      </w:r>
    </w:p>
    <w:p w14:paraId="6187C937" w14:textId="77777777" w:rsidR="006A2DDD" w:rsidRDefault="006A2DDD" w:rsidP="00F909B2">
      <w:pPr>
        <w:pStyle w:val="CodeBlock"/>
        <w:keepNext w:val="0"/>
      </w:pPr>
      <w:r>
        <w:t xml:space="preserve">    {</w:t>
      </w:r>
    </w:p>
    <w:p w14:paraId="313F2AFB" w14:textId="77777777" w:rsidR="006A2DDD" w:rsidRDefault="006A2DDD" w:rsidP="00F909B2">
      <w:pPr>
        <w:pStyle w:val="CodeBlock"/>
        <w:keepNext w:val="0"/>
      </w:pPr>
      <w:r>
        <w:t xml:space="preserve">      </w:t>
      </w:r>
    </w:p>
    <w:p w14:paraId="5F60BD84" w14:textId="77777777" w:rsidR="006A2DDD" w:rsidRDefault="006A2DDD" w:rsidP="00F909B2">
      <w:pPr>
        <w:pStyle w:val="CodeBlock"/>
        <w:keepNext w:val="0"/>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"LVAU_IN000001UV01"</w:t>
      </w:r>
      <w:r>
        <w:t xml:space="preserve">, ReplyAction = </w:t>
      </w:r>
      <w:r>
        <w:rPr>
          <w:color w:val="2B91AF"/>
        </w:rPr>
        <w:t>HL7Constants</w:t>
      </w:r>
      <w:r>
        <w:t xml:space="preserve">.Namespace + </w:t>
      </w:r>
      <w:r>
        <w:rPr>
          <w:color w:val="A31515"/>
        </w:rPr>
        <w:t>":"</w:t>
      </w:r>
      <w:r>
        <w:t xml:space="preserve"> + </w:t>
      </w:r>
      <w:r>
        <w:rPr>
          <w:color w:val="A31515"/>
        </w:rPr>
        <w:t>"LVAU_IN000002UV01"</w:t>
      </w:r>
      <w:r>
        <w:t>)]</w:t>
      </w:r>
    </w:p>
    <w:p w14:paraId="0CD5DDAD" w14:textId="77777777" w:rsidR="00F7720B" w:rsidRDefault="006A2DDD" w:rsidP="00F7720B">
      <w:pPr>
        <w:pStyle w:val="CodeBlock"/>
      </w:pPr>
      <w:r>
        <w:t xml:space="preserve">        [</w:t>
      </w:r>
      <w:r>
        <w:rPr>
          <w:color w:val="2B91AF"/>
        </w:rPr>
        <w:t>HL7OperationContract</w:t>
      </w:r>
      <w:r>
        <w:t>(</w:t>
      </w:r>
      <w:r w:rsidR="00F7720B">
        <w:t>ReasonCodes.Action.Read, ReasonCodes.Reason.DrugTreatment,</w:t>
      </w:r>
    </w:p>
    <w:p w14:paraId="1D536518" w14:textId="0959FB0A" w:rsidR="006A2DDD" w:rsidRDefault="006A2DDD" w:rsidP="00F909B2">
      <w:pPr>
        <w:pStyle w:val="CodeBlock"/>
        <w:keepNext w:val="0"/>
      </w:pPr>
      <w:r>
        <w:t xml:space="preserve">Receiver = </w:t>
      </w:r>
      <w:r>
        <w:rPr>
          <w:color w:val="A31515"/>
        </w:rPr>
        <w:t>"Receiver"</w:t>
      </w:r>
      <w:r>
        <w:t xml:space="preserve">, Sender = </w:t>
      </w:r>
      <w:r>
        <w:rPr>
          <w:color w:val="A31515"/>
        </w:rPr>
        <w:t>"Sender"</w:t>
      </w:r>
      <w:r>
        <w:t xml:space="preserve">, </w:t>
      </w:r>
      <w:r w:rsidR="00651823" w:rsidRPr="00651823">
        <w:rPr>
          <w:b/>
        </w:rPr>
        <w:t>QueryParameterPayload</w:t>
      </w:r>
      <w:r w:rsidRPr="006A2DDD">
        <w:rPr>
          <w:b/>
        </w:rPr>
        <w:t xml:space="preserve">= </w:t>
      </w:r>
      <w:r w:rsidR="00C53AEB">
        <w:t>QueryParamRequest</w:t>
      </w:r>
      <w:r>
        <w:t>)]</w:t>
      </w:r>
    </w:p>
    <w:p w14:paraId="235A1207" w14:textId="77777777" w:rsidR="006A2DDD" w:rsidRDefault="006A2DDD" w:rsidP="00F909B2">
      <w:pPr>
        <w:pStyle w:val="CodeBlock"/>
        <w:keepNext w:val="0"/>
      </w:pPr>
      <w:r>
        <w:t xml:space="preserve">        </w:t>
      </w:r>
      <w:r>
        <w:rPr>
          <w:color w:val="2B91AF"/>
        </w:rPr>
        <w:t>LVAU_IN000002UV01QUQI_MT120001UV01Subject2</w:t>
      </w:r>
      <w:r>
        <w:t xml:space="preserve"> ProcessInvoke([</w:t>
      </w:r>
      <w:r>
        <w:rPr>
          <w:color w:val="2B91AF"/>
        </w:rPr>
        <w:t>HL7SubjectSerilizer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LVAU_MT000001UV01QueryByParameterPayload</w:t>
      </w:r>
      <w:r>
        <w:t xml:space="preserve"> payload);</w:t>
      </w:r>
    </w:p>
    <w:p w14:paraId="517254E2" w14:textId="77777777" w:rsidR="006A2DDD" w:rsidRDefault="006A2DDD" w:rsidP="00F909B2">
      <w:pPr>
        <w:pStyle w:val="CodeBlock"/>
        <w:keepNext w:val="0"/>
      </w:pPr>
      <w:r>
        <w:t xml:space="preserve">    }</w:t>
      </w:r>
    </w:p>
    <w:p w14:paraId="2A2F40BD" w14:textId="77777777" w:rsidR="006A2DDD" w:rsidRDefault="006A2DDD" w:rsidP="00F909B2">
      <w:pPr>
        <w:pStyle w:val="CodeBlock"/>
        <w:keepNext w:val="0"/>
      </w:pPr>
      <w:r>
        <w:t>}</w:t>
      </w:r>
    </w:p>
    <w:p w14:paraId="5B135E0C" w14:textId="77777777" w:rsidR="007A15A1" w:rsidRDefault="0008731D" w:rsidP="007A15A1">
      <w:pPr>
        <w:pStyle w:val="Picturecaption"/>
      </w:pPr>
      <w:fldSimple w:instr=" SEQ Attēls \* ARABIC ">
        <w:bookmarkStart w:id="1209" w:name="_Toc402364087"/>
        <w:r w:rsidR="00E95266">
          <w:rPr>
            <w:noProof/>
          </w:rPr>
          <w:t>32</w:t>
        </w:r>
      </w:fldSimple>
      <w:r w:rsidR="007A15A1" w:rsidRPr="00950B19">
        <w:t>. attēls. IHL7SyncContract.cs datnes piemērs</w:t>
      </w:r>
      <w:bookmarkEnd w:id="1209"/>
      <w:r w:rsidR="007A15A1" w:rsidRPr="00950B19">
        <w:t xml:space="preserve"> </w:t>
      </w:r>
    </w:p>
    <w:p w14:paraId="5EF3183A" w14:textId="147EAC55" w:rsidR="007A15A1" w:rsidRDefault="007A15A1" w:rsidP="007A15A1">
      <w:r>
        <w:t>Tagad pamatoties uz Query H</w:t>
      </w:r>
      <w:r w:rsidR="001D7D91">
        <w:t>L</w:t>
      </w:r>
      <w:r>
        <w:t>7 shēmām</w:t>
      </w:r>
      <w:r w:rsidR="001D7D91">
        <w:t xml:space="preserve">, </w:t>
      </w:r>
      <w:r>
        <w:t>izveidosim piemēru ar pilnu ziņojuma aizpildīšanu.</w:t>
      </w:r>
    </w:p>
    <w:p w14:paraId="44ACED24" w14:textId="670B4BD4" w:rsidR="007A15A1" w:rsidRDefault="007A15A1" w:rsidP="007A15A1">
      <w:r>
        <w:t>Ar shēmām: Datnes Service.cs apraksts</w:t>
      </w:r>
      <w:r w:rsidR="001D7D91">
        <w:t xml:space="preserve">; </w:t>
      </w:r>
      <w:r>
        <w:t>Metode Invoke - biznesa loģikas realizācija</w:t>
      </w:r>
      <w:r w:rsidR="001D7D91">
        <w:t>.</w:t>
      </w:r>
    </w:p>
    <w:p w14:paraId="7A4AE33B" w14:textId="7FB46CED" w:rsidR="009F311C" w:rsidRDefault="00215B69" w:rsidP="007A15A1">
      <w:r>
        <w:rPr>
          <w:noProof/>
          <w:lang w:eastAsia="lv-LV"/>
        </w:rPr>
        <w:drawing>
          <wp:inline distT="0" distB="0" distL="0" distR="0" wp14:anchorId="47C3B36A" wp14:editId="70DEE54B">
            <wp:extent cx="5486400" cy="24359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435962"/>
                    </a:xfrm>
                    <a:prstGeom prst="rect">
                      <a:avLst/>
                    </a:prstGeom>
                  </pic:spPr>
                </pic:pic>
              </a:graphicData>
            </a:graphic>
          </wp:inline>
        </w:drawing>
      </w:r>
    </w:p>
    <w:p w14:paraId="26422458" w14:textId="77777777" w:rsidR="009F311C" w:rsidRDefault="0008731D" w:rsidP="009F311C">
      <w:pPr>
        <w:pStyle w:val="Picturecaption"/>
      </w:pPr>
      <w:fldSimple w:instr=" SEQ Attēls \* ARABIC ">
        <w:bookmarkStart w:id="1210" w:name="_Toc402364088"/>
        <w:r w:rsidR="00E95266">
          <w:rPr>
            <w:noProof/>
          </w:rPr>
          <w:t>33</w:t>
        </w:r>
      </w:fldSimple>
      <w:r w:rsidR="009F311C" w:rsidRPr="00950B19">
        <w:t xml:space="preserve">. attēls. </w:t>
      </w:r>
      <w:r w:rsidR="009F311C">
        <w:t>Service</w:t>
      </w:r>
      <w:r w:rsidR="009F311C" w:rsidRPr="00950B19">
        <w:t>.cs datnes piemērs</w:t>
      </w:r>
      <w:bookmarkEnd w:id="1210"/>
      <w:r w:rsidR="009F311C" w:rsidRPr="00950B19">
        <w:t xml:space="preserve"> </w:t>
      </w:r>
    </w:p>
    <w:p w14:paraId="20422F7E" w14:textId="513299ED" w:rsidR="004C7984" w:rsidRPr="00215B69" w:rsidRDefault="00F01375" w:rsidP="00F01375">
      <w:pPr>
        <w:pStyle w:val="Heading3"/>
      </w:pPr>
      <w:bookmarkStart w:id="1211" w:name="_Toc402364023"/>
      <w:r w:rsidRPr="00F01375">
        <w:t>SenderVouches</w:t>
      </w:r>
      <w:r>
        <w:t xml:space="preserve">: </w:t>
      </w:r>
      <w:r w:rsidR="004C7984">
        <w:t>Security izmantošana</w:t>
      </w:r>
      <w:bookmarkEnd w:id="1211"/>
    </w:p>
    <w:p w14:paraId="2624B570" w14:textId="77777777" w:rsidR="004C7984" w:rsidRPr="004C7984" w:rsidRDefault="004C7984" w:rsidP="004C7984">
      <w:r w:rsidRPr="004C7984">
        <w:t>Lai izmantot aizsargātus servisus vajag:</w:t>
      </w:r>
    </w:p>
    <w:p w14:paraId="69515A29" w14:textId="2FF18763" w:rsidR="004C7984" w:rsidRDefault="004C7984" w:rsidP="004C7984">
      <w:pPr>
        <w:pStyle w:val="ListParagraph"/>
        <w:numPr>
          <w:ilvl w:val="0"/>
          <w:numId w:val="24"/>
        </w:numPr>
      </w:pPr>
      <w:r w:rsidRPr="004C7984">
        <w:t>Projektam pievienot bibliotēku Abc.IdentityModel.Eves</w:t>
      </w:r>
      <w:r w:rsidR="001D7D91">
        <w:t>;</w:t>
      </w:r>
    </w:p>
    <w:p w14:paraId="794166CD" w14:textId="3E6A56F5" w:rsidR="004C7984" w:rsidRDefault="004C7984" w:rsidP="004C7984">
      <w:pPr>
        <w:pStyle w:val="ListParagraph"/>
        <w:numPr>
          <w:ilvl w:val="0"/>
          <w:numId w:val="24"/>
        </w:numPr>
      </w:pPr>
      <w:r>
        <w:t>Konfigurācija ierakstīt binding:</w:t>
      </w:r>
    </w:p>
    <w:p w14:paraId="660A80B7" w14:textId="77777777" w:rsidR="004C7984" w:rsidRPr="004C7984" w:rsidRDefault="004C7984" w:rsidP="004C7984">
      <w:pPr>
        <w:pStyle w:val="CodeBlock"/>
      </w:pPr>
      <w:r w:rsidRPr="004C7984">
        <w:rPr>
          <w:color w:val="0000FF"/>
        </w:rPr>
        <w:lastRenderedPageBreak/>
        <w:t>&lt;</w:t>
      </w:r>
      <w:r w:rsidRPr="004C7984">
        <w:t>customBinding</w:t>
      </w:r>
      <w:r w:rsidRPr="004C7984">
        <w:rPr>
          <w:color w:val="0000FF"/>
        </w:rPr>
        <w:t>&gt;</w:t>
      </w:r>
    </w:p>
    <w:p w14:paraId="3BF8D3CF" w14:textId="77777777" w:rsidR="004C7984" w:rsidRPr="004C7984" w:rsidRDefault="004C7984" w:rsidP="004C7984">
      <w:pPr>
        <w:pStyle w:val="CodeBlock"/>
      </w:pPr>
      <w:r w:rsidRPr="004C7984">
        <w:rPr>
          <w:color w:val="0000FF"/>
        </w:rPr>
        <w:t xml:space="preserve">                &lt;</w:t>
      </w:r>
      <w:r w:rsidRPr="004C7984">
        <w:t>binding</w:t>
      </w:r>
      <w:r w:rsidRPr="004C7984">
        <w:rPr>
          <w:color w:val="0000FF"/>
        </w:rPr>
        <w:t xml:space="preserve"> </w:t>
      </w:r>
      <w:r w:rsidRPr="004C7984">
        <w:rPr>
          <w:color w:val="FF0000"/>
        </w:rPr>
        <w:t>name</w:t>
      </w:r>
      <w:r w:rsidRPr="004C7984">
        <w:rPr>
          <w:color w:val="0000FF"/>
        </w:rPr>
        <w:t>=</w:t>
      </w:r>
      <w:r w:rsidRPr="004C7984">
        <w:t>"</w:t>
      </w:r>
      <w:r w:rsidRPr="004C7984">
        <w:rPr>
          <w:color w:val="0000FF"/>
        </w:rPr>
        <w:t>wsFederationGeneva</w:t>
      </w:r>
      <w:r w:rsidRPr="004C7984">
        <w:t>"</w:t>
      </w:r>
      <w:r w:rsidRPr="004C7984">
        <w:rPr>
          <w:color w:val="0000FF"/>
        </w:rPr>
        <w:t>&gt;</w:t>
      </w:r>
    </w:p>
    <w:p w14:paraId="53E2722E" w14:textId="77777777" w:rsidR="004C7984" w:rsidRPr="004C7984" w:rsidRDefault="004C7984" w:rsidP="004C7984">
      <w:pPr>
        <w:pStyle w:val="CodeBlock"/>
      </w:pPr>
      <w:r w:rsidRPr="004C7984">
        <w:rPr>
          <w:color w:val="0000FF"/>
        </w:rPr>
        <w:t xml:space="preserve">                    &lt;</w:t>
      </w:r>
      <w:r w:rsidRPr="004C7984">
        <w:t>security</w:t>
      </w:r>
      <w:r w:rsidRPr="004C7984">
        <w:rPr>
          <w:color w:val="0000FF"/>
        </w:rPr>
        <w:t xml:space="preserve"> </w:t>
      </w:r>
      <w:r w:rsidRPr="004C7984">
        <w:rPr>
          <w:color w:val="FF0000"/>
        </w:rPr>
        <w:t>authenticationMode</w:t>
      </w:r>
      <w:r w:rsidRPr="004C7984">
        <w:rPr>
          <w:color w:val="0000FF"/>
        </w:rPr>
        <w:t>=</w:t>
      </w:r>
      <w:r w:rsidRPr="004C7984">
        <w:t>"</w:t>
      </w:r>
      <w:r w:rsidRPr="004C7984">
        <w:rPr>
          <w:color w:val="0000FF"/>
        </w:rPr>
        <w:t>IssuedTokenOverTransport</w:t>
      </w:r>
      <w:r w:rsidRPr="004C7984">
        <w:t>"</w:t>
      </w:r>
      <w:r w:rsidRPr="004C7984">
        <w:rPr>
          <w:color w:val="0000FF"/>
        </w:rPr>
        <w:t xml:space="preserve"> </w:t>
      </w:r>
      <w:r w:rsidRPr="004C7984">
        <w:rPr>
          <w:color w:val="FF0000"/>
        </w:rPr>
        <w:t>allowInsecureTransport</w:t>
      </w:r>
      <w:r w:rsidRPr="004C7984">
        <w:rPr>
          <w:color w:val="0000FF"/>
        </w:rPr>
        <w:t>=</w:t>
      </w:r>
      <w:r w:rsidRPr="004C7984">
        <w:t>"</w:t>
      </w:r>
      <w:r w:rsidRPr="004C7984">
        <w:rPr>
          <w:color w:val="0000FF"/>
        </w:rPr>
        <w:t>true</w:t>
      </w:r>
      <w:r w:rsidRPr="004C7984">
        <w:t>"</w:t>
      </w:r>
      <w:r w:rsidRPr="004C7984">
        <w:rPr>
          <w:color w:val="0000FF"/>
        </w:rPr>
        <w:t>&gt;</w:t>
      </w:r>
    </w:p>
    <w:p w14:paraId="31434194" w14:textId="77777777" w:rsidR="004C7984" w:rsidRPr="004C7984" w:rsidRDefault="004C7984" w:rsidP="004C7984">
      <w:pPr>
        <w:pStyle w:val="CodeBlock"/>
      </w:pPr>
      <w:r w:rsidRPr="004C7984">
        <w:rPr>
          <w:color w:val="0000FF"/>
        </w:rPr>
        <w:t xml:space="preserve">                        &lt;</w:t>
      </w:r>
      <w:r w:rsidRPr="004C7984">
        <w:t>issuedTokenParameters</w:t>
      </w:r>
      <w:r w:rsidRPr="004C7984">
        <w:rPr>
          <w:color w:val="0000FF"/>
        </w:rPr>
        <w:t xml:space="preserve"> </w:t>
      </w:r>
      <w:r w:rsidRPr="004C7984">
        <w:rPr>
          <w:color w:val="FF0000"/>
        </w:rPr>
        <w:t>keyType</w:t>
      </w:r>
      <w:r w:rsidRPr="004C7984">
        <w:rPr>
          <w:color w:val="0000FF"/>
        </w:rPr>
        <w:t>=</w:t>
      </w:r>
      <w:r w:rsidRPr="004C7984">
        <w:t>"</w:t>
      </w:r>
      <w:r w:rsidRPr="004C7984">
        <w:rPr>
          <w:color w:val="0000FF"/>
        </w:rPr>
        <w:t>BearerKey</w:t>
      </w:r>
      <w:r w:rsidRPr="004C7984">
        <w:t>"</w:t>
      </w:r>
      <w:r w:rsidRPr="004C7984">
        <w:rPr>
          <w:color w:val="0000FF"/>
        </w:rPr>
        <w:t xml:space="preserve"> /&gt;</w:t>
      </w:r>
    </w:p>
    <w:p w14:paraId="7C378FB2" w14:textId="77777777" w:rsidR="004C7984" w:rsidRPr="004C7984" w:rsidRDefault="004C7984" w:rsidP="004C7984">
      <w:pPr>
        <w:pStyle w:val="CodeBlock"/>
      </w:pPr>
      <w:r w:rsidRPr="004C7984">
        <w:rPr>
          <w:color w:val="0000FF"/>
        </w:rPr>
        <w:t xml:space="preserve">                    &lt;/</w:t>
      </w:r>
      <w:r w:rsidRPr="004C7984">
        <w:t>security</w:t>
      </w:r>
      <w:r w:rsidRPr="004C7984">
        <w:rPr>
          <w:color w:val="0000FF"/>
        </w:rPr>
        <w:t>&gt;</w:t>
      </w:r>
    </w:p>
    <w:p w14:paraId="7A90A40F" w14:textId="77777777" w:rsidR="004C7984" w:rsidRPr="004C7984" w:rsidRDefault="004C7984" w:rsidP="004C7984">
      <w:pPr>
        <w:pStyle w:val="CodeBlock"/>
      </w:pPr>
      <w:r w:rsidRPr="004C7984">
        <w:rPr>
          <w:color w:val="0000FF"/>
        </w:rPr>
        <w:t xml:space="preserve">                    &lt;</w:t>
      </w:r>
      <w:r w:rsidRPr="004C7984">
        <w:t>textMessageEncoding</w:t>
      </w:r>
      <w:r w:rsidRPr="004C7984">
        <w:rPr>
          <w:color w:val="0000FF"/>
        </w:rPr>
        <w:t>/&gt;</w:t>
      </w:r>
    </w:p>
    <w:p w14:paraId="19F2D228" w14:textId="77777777" w:rsidR="004C7984" w:rsidRPr="004C7984" w:rsidRDefault="004C7984" w:rsidP="004C7984">
      <w:pPr>
        <w:pStyle w:val="CodeBlock"/>
      </w:pPr>
      <w:r w:rsidRPr="004C7984">
        <w:rPr>
          <w:color w:val="0000FF"/>
        </w:rPr>
        <w:t xml:space="preserve">                    &lt;</w:t>
      </w:r>
      <w:r w:rsidRPr="004C7984">
        <w:t>httpTransport</w:t>
      </w:r>
      <w:r w:rsidRPr="004C7984">
        <w:rPr>
          <w:color w:val="0000FF"/>
        </w:rPr>
        <w:t>/&gt;</w:t>
      </w:r>
    </w:p>
    <w:p w14:paraId="13750201" w14:textId="77777777" w:rsidR="004C7984" w:rsidRPr="004C7984" w:rsidRDefault="004C7984" w:rsidP="004C7984">
      <w:pPr>
        <w:pStyle w:val="CodeBlock"/>
      </w:pPr>
      <w:r w:rsidRPr="004C7984">
        <w:rPr>
          <w:color w:val="0000FF"/>
        </w:rPr>
        <w:t xml:space="preserve">                &lt;/</w:t>
      </w:r>
      <w:r w:rsidRPr="004C7984">
        <w:t>binding</w:t>
      </w:r>
      <w:r w:rsidRPr="004C7984">
        <w:rPr>
          <w:color w:val="0000FF"/>
        </w:rPr>
        <w:t>&gt;</w:t>
      </w:r>
    </w:p>
    <w:p w14:paraId="0ADAA00E" w14:textId="77777777" w:rsidR="004C7984" w:rsidRPr="004C7984" w:rsidRDefault="004C7984" w:rsidP="004C7984">
      <w:pPr>
        <w:pStyle w:val="CodeBlock"/>
        <w:rPr>
          <w:color w:val="0000FF"/>
        </w:rPr>
      </w:pPr>
      <w:r w:rsidRPr="004C7984">
        <w:rPr>
          <w:color w:val="0000FF"/>
        </w:rPr>
        <w:t xml:space="preserve">            &lt;/</w:t>
      </w:r>
      <w:r w:rsidRPr="004C7984">
        <w:t>customBinding</w:t>
      </w:r>
      <w:r w:rsidRPr="004C7984">
        <w:rPr>
          <w:color w:val="0000FF"/>
        </w:rPr>
        <w:t>&gt;</w:t>
      </w:r>
    </w:p>
    <w:p w14:paraId="3D4D521C" w14:textId="1A49E8EE" w:rsidR="004C7984" w:rsidRDefault="004C7984" w:rsidP="004C7984">
      <w:pPr>
        <w:pStyle w:val="ListParagraph"/>
        <w:numPr>
          <w:ilvl w:val="0"/>
          <w:numId w:val="24"/>
        </w:numPr>
      </w:pPr>
      <w:r>
        <w:t>Ielikt sekciju:</w:t>
      </w:r>
    </w:p>
    <w:p w14:paraId="1E14B4C4" w14:textId="77777777" w:rsidR="004C7984" w:rsidRDefault="004C7984" w:rsidP="00F909B2">
      <w:pPr>
        <w:pStyle w:val="CodeBlock"/>
        <w:keepNext w:val="0"/>
      </w:pPr>
      <w:r>
        <w:rPr>
          <w:color w:val="0000FF"/>
        </w:rPr>
        <w:t>&lt;</w:t>
      </w:r>
      <w:r>
        <w:t>microsoft.identityModel</w:t>
      </w:r>
      <w:r>
        <w:rPr>
          <w:color w:val="0000FF"/>
        </w:rPr>
        <w:t>&gt;</w:t>
      </w:r>
    </w:p>
    <w:p w14:paraId="1B678CDC" w14:textId="77777777" w:rsidR="004C7984" w:rsidRDefault="004C7984" w:rsidP="00F909B2">
      <w:pPr>
        <w:pStyle w:val="CodeBlock"/>
        <w:keepNext w:val="0"/>
      </w:pPr>
      <w:r>
        <w:rPr>
          <w:color w:val="0000FF"/>
        </w:rPr>
        <w:t xml:space="preserve">        &lt;</w:t>
      </w:r>
      <w:r>
        <w:t>service</w:t>
      </w:r>
      <w:r>
        <w:rPr>
          <w:color w:val="0000FF"/>
        </w:rPr>
        <w:t>&gt;</w:t>
      </w:r>
    </w:p>
    <w:p w14:paraId="6E939C9A" w14:textId="77777777" w:rsidR="004C7984" w:rsidRDefault="004C7984" w:rsidP="00F909B2">
      <w:pPr>
        <w:pStyle w:val="CodeBlock"/>
        <w:keepNext w:val="0"/>
      </w:pPr>
      <w:r>
        <w:rPr>
          <w:color w:val="0000FF"/>
        </w:rPr>
        <w:t xml:space="preserve">            &lt;</w:t>
      </w:r>
      <w:r>
        <w:t>securityTokenHandlers</w:t>
      </w:r>
      <w:r>
        <w:rPr>
          <w:color w:val="0000FF"/>
        </w:rPr>
        <w:t>&gt;</w:t>
      </w:r>
    </w:p>
    <w:p w14:paraId="2FEBA121" w14:textId="77777777" w:rsidR="004C7984" w:rsidRDefault="004C7984" w:rsidP="00F909B2">
      <w:pPr>
        <w:pStyle w:val="CodeBlock"/>
        <w:keepNext w:val="0"/>
      </w:pPr>
      <w:r>
        <w:rPr>
          <w:color w:val="0000FF"/>
        </w:rPr>
        <w:t xml:space="preserve">                &lt;</w:t>
      </w:r>
      <w:r>
        <w:t>remove</w:t>
      </w:r>
      <w:r>
        <w:rPr>
          <w:color w:val="0000FF"/>
        </w:rPr>
        <w:t xml:space="preserve"> </w:t>
      </w:r>
      <w:r>
        <w:rPr>
          <w:color w:val="FF0000"/>
        </w:rPr>
        <w:t>type</w:t>
      </w:r>
      <w:r>
        <w:rPr>
          <w:color w:val="0000FF"/>
        </w:rPr>
        <w:t>=</w:t>
      </w:r>
      <w:r>
        <w:t>"</w:t>
      </w:r>
      <w:r>
        <w:rPr>
          <w:color w:val="0000FF"/>
        </w:rPr>
        <w:t>Microsoft.IdentityModel.Tokens.Saml11.Saml11SecurityTokenHandler, Microsoft.IdentityModel, Version=3.5.0.0, Culture=neutral, PublicKeyToken=31bf3856ad364e35</w:t>
      </w:r>
      <w:r>
        <w:t>"</w:t>
      </w:r>
      <w:r>
        <w:rPr>
          <w:color w:val="0000FF"/>
        </w:rPr>
        <w:t>/&gt;</w:t>
      </w:r>
    </w:p>
    <w:p w14:paraId="7D913917" w14:textId="77777777" w:rsidR="004C7984" w:rsidRDefault="004C7984" w:rsidP="00F909B2">
      <w:pPr>
        <w:pStyle w:val="CodeBlock"/>
        <w:keepNext w:val="0"/>
      </w:pPr>
      <w:r>
        <w:rPr>
          <w:color w:val="0000FF"/>
        </w:rPr>
        <w:t xml:space="preserve">                &lt;</w:t>
      </w:r>
      <w:r>
        <w:t>remove</w:t>
      </w:r>
      <w:r>
        <w:rPr>
          <w:color w:val="0000FF"/>
        </w:rPr>
        <w:t xml:space="preserve"> </w:t>
      </w:r>
      <w:r>
        <w:rPr>
          <w:color w:val="FF0000"/>
        </w:rPr>
        <w:t>type</w:t>
      </w:r>
      <w:r>
        <w:rPr>
          <w:color w:val="0000FF"/>
        </w:rPr>
        <w:t>=</w:t>
      </w:r>
      <w:r>
        <w:t>"</w:t>
      </w:r>
      <w:r>
        <w:rPr>
          <w:color w:val="0000FF"/>
        </w:rPr>
        <w:t>Microsoft.IdentityModel.Tokens.Saml2.Saml2SecurityTokenHandler, Microsoft.IdentityModel, Version=3.5.0.0, Culture=neutral, PublicKeyToken=31bf3856ad364e35</w:t>
      </w:r>
      <w:r>
        <w:t>"</w:t>
      </w:r>
      <w:r>
        <w:rPr>
          <w:color w:val="0000FF"/>
        </w:rPr>
        <w:t>/&gt;</w:t>
      </w:r>
    </w:p>
    <w:p w14:paraId="474819D9" w14:textId="77777777" w:rsidR="004C7984" w:rsidRDefault="004C7984" w:rsidP="00F909B2">
      <w:pPr>
        <w:pStyle w:val="CodeBlock"/>
        <w:keepNext w:val="0"/>
      </w:pPr>
      <w:r>
        <w:rPr>
          <w:color w:val="0000FF"/>
        </w:rPr>
        <w:t xml:space="preserve">                &lt;</w:t>
      </w:r>
      <w:r>
        <w:t>add</w:t>
      </w:r>
      <w:r>
        <w:rPr>
          <w:color w:val="0000FF"/>
        </w:rPr>
        <w:t xml:space="preserve"> </w:t>
      </w:r>
      <w:r>
        <w:rPr>
          <w:color w:val="FF0000"/>
        </w:rPr>
        <w:t>type</w:t>
      </w:r>
      <w:r>
        <w:rPr>
          <w:color w:val="0000FF"/>
        </w:rPr>
        <w:t>=</w:t>
      </w:r>
      <w:r>
        <w:t>"</w:t>
      </w:r>
      <w:r>
        <w:rPr>
          <w:color w:val="0000FF"/>
        </w:rPr>
        <w:t>Abc.IdentityModel.Eves.SenderVouchesSaml11SecurityTokenHandler, Abc.IdentityModel.Eves</w:t>
      </w:r>
      <w:r>
        <w:t>"</w:t>
      </w:r>
      <w:r>
        <w:rPr>
          <w:color w:val="0000FF"/>
        </w:rPr>
        <w:t>/&gt;</w:t>
      </w:r>
    </w:p>
    <w:p w14:paraId="3414624A" w14:textId="77777777" w:rsidR="004C7984" w:rsidRDefault="004C7984" w:rsidP="00F909B2">
      <w:pPr>
        <w:pStyle w:val="CodeBlock"/>
        <w:keepNext w:val="0"/>
      </w:pPr>
      <w:r>
        <w:rPr>
          <w:color w:val="0000FF"/>
        </w:rPr>
        <w:t xml:space="preserve">                &lt;</w:t>
      </w:r>
      <w:r>
        <w:t>add</w:t>
      </w:r>
      <w:r>
        <w:rPr>
          <w:color w:val="0000FF"/>
        </w:rPr>
        <w:t xml:space="preserve"> </w:t>
      </w:r>
      <w:r>
        <w:rPr>
          <w:color w:val="FF0000"/>
        </w:rPr>
        <w:t>type</w:t>
      </w:r>
      <w:r>
        <w:rPr>
          <w:color w:val="0000FF"/>
        </w:rPr>
        <w:t>=</w:t>
      </w:r>
      <w:r>
        <w:t>"</w:t>
      </w:r>
      <w:r>
        <w:rPr>
          <w:color w:val="0000FF"/>
        </w:rPr>
        <w:t>Abc.IdentityModel.Eves.SenderVouchesSaml2SecurityTokenHandler, Abc.IdentityModel.Eves</w:t>
      </w:r>
      <w:r>
        <w:t>"</w:t>
      </w:r>
      <w:r>
        <w:rPr>
          <w:color w:val="0000FF"/>
        </w:rPr>
        <w:t>/&gt;</w:t>
      </w:r>
    </w:p>
    <w:p w14:paraId="0D0B7D2A" w14:textId="77777777" w:rsidR="004C7984" w:rsidRDefault="004C7984" w:rsidP="00F909B2">
      <w:pPr>
        <w:pStyle w:val="CodeBlock"/>
        <w:keepNext w:val="0"/>
      </w:pPr>
      <w:r>
        <w:rPr>
          <w:color w:val="0000FF"/>
        </w:rPr>
        <w:t xml:space="preserve">                </w:t>
      </w:r>
    </w:p>
    <w:p w14:paraId="0CCD644A" w14:textId="77777777" w:rsidR="004C7984" w:rsidRDefault="004C7984" w:rsidP="00F909B2">
      <w:pPr>
        <w:pStyle w:val="CodeBlock"/>
        <w:keepNext w:val="0"/>
      </w:pPr>
      <w:r>
        <w:rPr>
          <w:color w:val="0000FF"/>
        </w:rPr>
        <w:t xml:space="preserve">            &lt;/</w:t>
      </w:r>
      <w:r>
        <w:t>securityTokenHandlers</w:t>
      </w:r>
      <w:r>
        <w:rPr>
          <w:color w:val="0000FF"/>
        </w:rPr>
        <w:t>&gt;</w:t>
      </w:r>
    </w:p>
    <w:p w14:paraId="3E8D2EEB" w14:textId="77777777" w:rsidR="004C7984" w:rsidRDefault="004C7984" w:rsidP="00F909B2">
      <w:pPr>
        <w:pStyle w:val="CodeBlock"/>
        <w:keepNext w:val="0"/>
      </w:pPr>
      <w:r>
        <w:rPr>
          <w:color w:val="0000FF"/>
        </w:rPr>
        <w:t xml:space="preserve">            &lt;</w:t>
      </w:r>
      <w:r>
        <w:t>audienceUris</w:t>
      </w:r>
      <w:r>
        <w:rPr>
          <w:color w:val="0000FF"/>
        </w:rPr>
        <w:t xml:space="preserve"> </w:t>
      </w:r>
      <w:r>
        <w:rPr>
          <w:color w:val="FF0000"/>
        </w:rPr>
        <w:t>mode</w:t>
      </w:r>
      <w:r>
        <w:rPr>
          <w:color w:val="0000FF"/>
        </w:rPr>
        <w:t>=</w:t>
      </w:r>
      <w:r>
        <w:t>"</w:t>
      </w:r>
      <w:r>
        <w:rPr>
          <w:color w:val="0000FF"/>
        </w:rPr>
        <w:t>BearerKeyOnly</w:t>
      </w:r>
      <w:r>
        <w:t>"</w:t>
      </w:r>
      <w:r>
        <w:rPr>
          <w:color w:val="0000FF"/>
        </w:rPr>
        <w:t>&gt;</w:t>
      </w:r>
    </w:p>
    <w:p w14:paraId="494DC483" w14:textId="77777777" w:rsidR="004C7984" w:rsidRDefault="004C7984" w:rsidP="00F909B2">
      <w:pPr>
        <w:pStyle w:val="CodeBlock"/>
        <w:keepNext w:val="0"/>
      </w:pPr>
      <w:r>
        <w:rPr>
          <w:color w:val="0000FF"/>
        </w:rPr>
        <w:t xml:space="preserve">                &lt;</w:t>
      </w:r>
      <w:r>
        <w:t>add</w:t>
      </w:r>
      <w:r>
        <w:rPr>
          <w:color w:val="0000FF"/>
        </w:rPr>
        <w:t xml:space="preserve"> </w:t>
      </w:r>
      <w:r>
        <w:rPr>
          <w:color w:val="FF0000"/>
        </w:rPr>
        <w:t>value</w:t>
      </w:r>
      <w:r>
        <w:rPr>
          <w:color w:val="0000FF"/>
        </w:rPr>
        <w:t>=</w:t>
      </w:r>
      <w:r>
        <w:t>"</w:t>
      </w:r>
      <w:r>
        <w:rPr>
          <w:color w:val="0000FF"/>
        </w:rPr>
        <w:t>https://eves.abcsoftware.lv/evk</w:t>
      </w:r>
      <w:r>
        <w:t>"</w:t>
      </w:r>
      <w:r>
        <w:rPr>
          <w:color w:val="0000FF"/>
        </w:rPr>
        <w:t xml:space="preserve"> /&gt;</w:t>
      </w:r>
    </w:p>
    <w:p w14:paraId="4778B8F2" w14:textId="77777777" w:rsidR="004C7984" w:rsidRDefault="004C7984" w:rsidP="00F909B2">
      <w:pPr>
        <w:pStyle w:val="CodeBlock"/>
        <w:keepNext w:val="0"/>
      </w:pPr>
      <w:r>
        <w:rPr>
          <w:color w:val="0000FF"/>
        </w:rPr>
        <w:t xml:space="preserve">            &lt;/</w:t>
      </w:r>
      <w:r>
        <w:t>audienceUris</w:t>
      </w:r>
      <w:r>
        <w:rPr>
          <w:color w:val="0000FF"/>
        </w:rPr>
        <w:t>&gt;</w:t>
      </w:r>
    </w:p>
    <w:p w14:paraId="7D5BF034" w14:textId="77777777" w:rsidR="004C7984" w:rsidRDefault="004C7984" w:rsidP="00F909B2">
      <w:pPr>
        <w:pStyle w:val="CodeBlock"/>
        <w:keepNext w:val="0"/>
      </w:pPr>
      <w:r>
        <w:rPr>
          <w:color w:val="0000FF"/>
        </w:rPr>
        <w:t xml:space="preserve">            &lt;</w:t>
      </w:r>
      <w:r>
        <w:t>issuerNameRegistry</w:t>
      </w:r>
      <w:r>
        <w:rPr>
          <w:color w:val="0000FF"/>
        </w:rPr>
        <w:t xml:space="preserve"> </w:t>
      </w:r>
      <w:r>
        <w:rPr>
          <w:color w:val="FF0000"/>
        </w:rPr>
        <w:t>type</w:t>
      </w:r>
      <w:r>
        <w:rPr>
          <w:color w:val="0000FF"/>
        </w:rPr>
        <w:t>=</w:t>
      </w:r>
      <w:r>
        <w:t>"</w:t>
      </w:r>
      <w:r>
        <w:rPr>
          <w:color w:val="0000FF"/>
        </w:rPr>
        <w:t>Abc.IdentityModel.Eves.SenderVouchesIssuerNameRegistry, Abc.IdentityModel.Eves</w:t>
      </w:r>
      <w:r>
        <w:t>"</w:t>
      </w:r>
      <w:r>
        <w:rPr>
          <w:color w:val="0000FF"/>
        </w:rPr>
        <w:t xml:space="preserve"> /&gt;</w:t>
      </w:r>
    </w:p>
    <w:p w14:paraId="4B1B085B" w14:textId="77777777" w:rsidR="004C7984" w:rsidRDefault="004C7984" w:rsidP="00F909B2">
      <w:pPr>
        <w:pStyle w:val="CodeBlock"/>
        <w:keepNext w:val="0"/>
      </w:pPr>
      <w:r>
        <w:rPr>
          <w:color w:val="0000FF"/>
        </w:rPr>
        <w:t xml:space="preserve">            &lt;</w:t>
      </w:r>
      <w:r>
        <w:t>certificateValidation</w:t>
      </w:r>
      <w:r>
        <w:rPr>
          <w:color w:val="0000FF"/>
        </w:rPr>
        <w:t xml:space="preserve"> </w:t>
      </w:r>
      <w:r>
        <w:rPr>
          <w:color w:val="FF0000"/>
        </w:rPr>
        <w:t>certificateValidationMode</w:t>
      </w:r>
      <w:r>
        <w:rPr>
          <w:color w:val="0000FF"/>
        </w:rPr>
        <w:t>=</w:t>
      </w:r>
      <w:r>
        <w:t>"</w:t>
      </w:r>
      <w:r>
        <w:rPr>
          <w:color w:val="0000FF"/>
        </w:rPr>
        <w:t>None</w:t>
      </w:r>
      <w:r>
        <w:t>"</w:t>
      </w:r>
      <w:r>
        <w:rPr>
          <w:color w:val="0000FF"/>
        </w:rPr>
        <w:t xml:space="preserve"> /&gt;</w:t>
      </w:r>
    </w:p>
    <w:p w14:paraId="671C627F" w14:textId="77777777" w:rsidR="004C7984" w:rsidRDefault="004C7984" w:rsidP="00F909B2">
      <w:pPr>
        <w:pStyle w:val="CodeBlock"/>
        <w:keepNext w:val="0"/>
      </w:pPr>
      <w:r>
        <w:rPr>
          <w:color w:val="0000FF"/>
        </w:rPr>
        <w:t xml:space="preserve">        &lt;/</w:t>
      </w:r>
      <w:r>
        <w:t>service</w:t>
      </w:r>
      <w:r>
        <w:rPr>
          <w:color w:val="0000FF"/>
        </w:rPr>
        <w:t>&gt;</w:t>
      </w:r>
    </w:p>
    <w:p w14:paraId="46FBA15D" w14:textId="77777777" w:rsidR="004C7984" w:rsidRDefault="004C7984" w:rsidP="00F909B2">
      <w:pPr>
        <w:pStyle w:val="CodeBlock"/>
        <w:keepNext w:val="0"/>
        <w:rPr>
          <w:color w:val="0000FF"/>
        </w:rPr>
      </w:pPr>
      <w:r>
        <w:rPr>
          <w:color w:val="0000FF"/>
        </w:rPr>
        <w:t xml:space="preserve">    &lt;/</w:t>
      </w:r>
      <w:r>
        <w:t>microsoft.identityModel</w:t>
      </w:r>
      <w:r>
        <w:rPr>
          <w:color w:val="0000FF"/>
        </w:rPr>
        <w:t>&gt;</w:t>
      </w:r>
    </w:p>
    <w:p w14:paraId="1BFB83AF" w14:textId="0952C41B" w:rsidR="005C6384" w:rsidRDefault="00B72931" w:rsidP="00F909B2">
      <w:r>
        <w:t>Lai izveidotu testa klientu vajag:</w:t>
      </w:r>
    </w:p>
    <w:p w14:paraId="4CF19270" w14:textId="2A56428F" w:rsidR="00900B83" w:rsidRDefault="00900B83" w:rsidP="00F909B2">
      <w:pPr>
        <w:pStyle w:val="ListNumber"/>
      </w:pPr>
      <w:r>
        <w:t>Pievienot</w:t>
      </w:r>
      <w:r w:rsidR="00D82B3B">
        <w:t xml:space="preserve"> konfigurācijā</w:t>
      </w:r>
      <w:r>
        <w:t xml:space="preserve"> binding:</w:t>
      </w:r>
    </w:p>
    <w:p w14:paraId="0D89377F" w14:textId="77777777" w:rsidR="00900B83" w:rsidRPr="00900B83" w:rsidRDefault="00900B83" w:rsidP="00900B83">
      <w:pPr>
        <w:pStyle w:val="CodeBlock"/>
      </w:pPr>
      <w:r w:rsidRPr="00900B83">
        <w:rPr>
          <w:color w:val="0000FF"/>
        </w:rPr>
        <w:lastRenderedPageBreak/>
        <w:t xml:space="preserve">  &lt;</w:t>
      </w:r>
      <w:r w:rsidRPr="00900B83">
        <w:t>customBinding</w:t>
      </w:r>
      <w:r w:rsidRPr="00900B83">
        <w:rPr>
          <w:color w:val="0000FF"/>
        </w:rPr>
        <w:t>&gt;</w:t>
      </w:r>
    </w:p>
    <w:p w14:paraId="6422CC44" w14:textId="77777777" w:rsidR="00900B83" w:rsidRPr="00900B83" w:rsidRDefault="00900B83" w:rsidP="00900B83">
      <w:pPr>
        <w:pStyle w:val="CodeBlock"/>
      </w:pPr>
      <w:r w:rsidRPr="00900B83">
        <w:rPr>
          <w:color w:val="0000FF"/>
        </w:rPr>
        <w:t xml:space="preserve">                &lt;</w:t>
      </w:r>
      <w:r w:rsidRPr="00900B83">
        <w:t>binding</w:t>
      </w:r>
      <w:r w:rsidRPr="00900B83">
        <w:rPr>
          <w:color w:val="0000FF"/>
        </w:rPr>
        <w:t xml:space="preserve"> </w:t>
      </w:r>
      <w:r w:rsidRPr="00900B83">
        <w:rPr>
          <w:color w:val="FF0000"/>
        </w:rPr>
        <w:t>name</w:t>
      </w:r>
      <w:r w:rsidRPr="00900B83">
        <w:rPr>
          <w:color w:val="0000FF"/>
        </w:rPr>
        <w:t>=</w:t>
      </w:r>
      <w:r w:rsidRPr="00900B83">
        <w:t>"</w:t>
      </w:r>
      <w:r w:rsidRPr="00900B83">
        <w:rPr>
          <w:color w:val="0000FF"/>
        </w:rPr>
        <w:t>wsFederationGeneva</w:t>
      </w:r>
      <w:r w:rsidRPr="00900B83">
        <w:t>"</w:t>
      </w:r>
      <w:r w:rsidRPr="00900B83">
        <w:rPr>
          <w:color w:val="0000FF"/>
        </w:rPr>
        <w:t>&gt;</w:t>
      </w:r>
    </w:p>
    <w:p w14:paraId="26033155" w14:textId="77777777" w:rsidR="00900B83" w:rsidRPr="00900B83" w:rsidRDefault="00900B83" w:rsidP="00900B83">
      <w:pPr>
        <w:pStyle w:val="CodeBlock"/>
      </w:pPr>
      <w:r w:rsidRPr="00900B83">
        <w:rPr>
          <w:color w:val="0000FF"/>
        </w:rPr>
        <w:t xml:space="preserve">                    &lt;</w:t>
      </w:r>
      <w:r w:rsidRPr="00900B83">
        <w:t>security</w:t>
      </w:r>
      <w:r w:rsidRPr="00900B83">
        <w:rPr>
          <w:color w:val="0000FF"/>
        </w:rPr>
        <w:t xml:space="preserve"> </w:t>
      </w:r>
      <w:r w:rsidRPr="00900B83">
        <w:rPr>
          <w:color w:val="FF0000"/>
        </w:rPr>
        <w:t>defaultAlgorithmSuite</w:t>
      </w:r>
      <w:r w:rsidRPr="00900B83">
        <w:rPr>
          <w:color w:val="0000FF"/>
        </w:rPr>
        <w:t>=</w:t>
      </w:r>
      <w:r w:rsidRPr="00900B83">
        <w:t>"</w:t>
      </w:r>
      <w:r w:rsidRPr="00900B83">
        <w:rPr>
          <w:color w:val="0000FF"/>
        </w:rPr>
        <w:t>Default</w:t>
      </w:r>
      <w:r w:rsidRPr="00900B83">
        <w:t>"</w:t>
      </w:r>
      <w:r w:rsidRPr="00900B83">
        <w:rPr>
          <w:color w:val="0000FF"/>
        </w:rPr>
        <w:t xml:space="preserve"> </w:t>
      </w:r>
      <w:r w:rsidRPr="00900B83">
        <w:rPr>
          <w:color w:val="FF0000"/>
        </w:rPr>
        <w:t>authenticationMode</w:t>
      </w:r>
      <w:r w:rsidRPr="00900B83">
        <w:rPr>
          <w:color w:val="0000FF"/>
        </w:rPr>
        <w:t>=</w:t>
      </w:r>
      <w:r w:rsidRPr="00900B83">
        <w:t>"</w:t>
      </w:r>
      <w:r w:rsidRPr="00900B83">
        <w:rPr>
          <w:color w:val="0000FF"/>
        </w:rPr>
        <w:t>IssuedTokenOverTransport</w:t>
      </w:r>
      <w:r w:rsidRPr="00900B83">
        <w:t>"</w:t>
      </w:r>
    </w:p>
    <w:p w14:paraId="6388618B" w14:textId="77777777" w:rsidR="00900B83" w:rsidRPr="00900B83" w:rsidRDefault="00900B83" w:rsidP="00900B83">
      <w:pPr>
        <w:pStyle w:val="CodeBlock"/>
      </w:pPr>
      <w:r w:rsidRPr="00900B83">
        <w:rPr>
          <w:color w:val="0000FF"/>
        </w:rPr>
        <w:t xml:space="preserve">                        </w:t>
      </w:r>
      <w:r w:rsidRPr="00900B83">
        <w:rPr>
          <w:color w:val="FF0000"/>
        </w:rPr>
        <w:t>requireDerivedKeys</w:t>
      </w:r>
      <w:r w:rsidRPr="00900B83">
        <w:rPr>
          <w:color w:val="0000FF"/>
        </w:rPr>
        <w:t>=</w:t>
      </w:r>
      <w:r w:rsidRPr="00900B83">
        <w:t>"</w:t>
      </w:r>
      <w:r w:rsidRPr="00900B83">
        <w:rPr>
          <w:color w:val="0000FF"/>
        </w:rPr>
        <w:t>false</w:t>
      </w:r>
      <w:r w:rsidRPr="00900B83">
        <w:t>"</w:t>
      </w:r>
      <w:r w:rsidRPr="00900B83">
        <w:rPr>
          <w:color w:val="0000FF"/>
        </w:rPr>
        <w:t xml:space="preserve"> </w:t>
      </w:r>
      <w:r w:rsidRPr="00900B83">
        <w:rPr>
          <w:color w:val="FF0000"/>
        </w:rPr>
        <w:t>allowInsecureTransport</w:t>
      </w:r>
      <w:r w:rsidRPr="00900B83">
        <w:rPr>
          <w:color w:val="0000FF"/>
        </w:rPr>
        <w:t>=</w:t>
      </w:r>
      <w:r w:rsidRPr="00900B83">
        <w:t>"</w:t>
      </w:r>
      <w:r w:rsidRPr="00900B83">
        <w:rPr>
          <w:color w:val="0000FF"/>
        </w:rPr>
        <w:t>true</w:t>
      </w:r>
      <w:r w:rsidRPr="00900B83">
        <w:t>"</w:t>
      </w:r>
      <w:r w:rsidRPr="00900B83">
        <w:rPr>
          <w:color w:val="0000FF"/>
        </w:rPr>
        <w:t>&gt;</w:t>
      </w:r>
    </w:p>
    <w:p w14:paraId="0212FF45" w14:textId="77777777" w:rsidR="00900B83" w:rsidRPr="00900B83" w:rsidRDefault="00900B83" w:rsidP="00900B83">
      <w:pPr>
        <w:pStyle w:val="CodeBlock"/>
      </w:pPr>
      <w:r w:rsidRPr="00900B83">
        <w:rPr>
          <w:color w:val="0000FF"/>
        </w:rPr>
        <w:t xml:space="preserve">                        &lt;</w:t>
      </w:r>
      <w:r w:rsidRPr="00900B83">
        <w:t>issuedTokenParameters</w:t>
      </w:r>
      <w:r w:rsidRPr="00900B83">
        <w:rPr>
          <w:color w:val="0000FF"/>
        </w:rPr>
        <w:t xml:space="preserve"> </w:t>
      </w:r>
      <w:r w:rsidRPr="00900B83">
        <w:rPr>
          <w:color w:val="FF0000"/>
        </w:rPr>
        <w:t>keyType</w:t>
      </w:r>
      <w:r w:rsidRPr="00900B83">
        <w:rPr>
          <w:color w:val="0000FF"/>
        </w:rPr>
        <w:t>=</w:t>
      </w:r>
      <w:r w:rsidRPr="00900B83">
        <w:t>"</w:t>
      </w:r>
      <w:r w:rsidRPr="00900B83">
        <w:rPr>
          <w:color w:val="0000FF"/>
        </w:rPr>
        <w:t>BearerKey</w:t>
      </w:r>
      <w:r w:rsidRPr="00900B83">
        <w:t>"</w:t>
      </w:r>
      <w:r w:rsidRPr="00900B83">
        <w:rPr>
          <w:color w:val="0000FF"/>
        </w:rPr>
        <w:t xml:space="preserve"> </w:t>
      </w:r>
      <w:r w:rsidRPr="00900B83">
        <w:rPr>
          <w:color w:val="FF0000"/>
        </w:rPr>
        <w:t>tokenType</w:t>
      </w:r>
      <w:r w:rsidRPr="00900B83">
        <w:rPr>
          <w:color w:val="0000FF"/>
        </w:rPr>
        <w:t>=</w:t>
      </w:r>
      <w:r w:rsidRPr="00900B83">
        <w:t>"</w:t>
      </w:r>
      <w:r w:rsidRPr="00900B83">
        <w:rPr>
          <w:color w:val="0000FF"/>
        </w:rPr>
        <w:t>http://docs.oasis-open.org/wss/oasis-wss-saml-token-profile-1.1#SAMLV1.1</w:t>
      </w:r>
      <w:r w:rsidRPr="00900B83">
        <w:t>"</w:t>
      </w:r>
      <w:r w:rsidRPr="00900B83">
        <w:rPr>
          <w:color w:val="0000FF"/>
        </w:rPr>
        <w:t>&gt;</w:t>
      </w:r>
    </w:p>
    <w:p w14:paraId="2DD7B184" w14:textId="77777777" w:rsidR="00900B83" w:rsidRPr="00900B83" w:rsidRDefault="00900B83" w:rsidP="00900B83">
      <w:pPr>
        <w:pStyle w:val="CodeBlock"/>
      </w:pPr>
      <w:r w:rsidRPr="00900B83">
        <w:rPr>
          <w:color w:val="0000FF"/>
        </w:rPr>
        <w:t xml:space="preserve">                            &lt;</w:t>
      </w:r>
      <w:r w:rsidRPr="00900B83">
        <w:t>issuer</w:t>
      </w:r>
      <w:r w:rsidRPr="00900B83">
        <w:rPr>
          <w:color w:val="0000FF"/>
        </w:rPr>
        <w:t xml:space="preserve"> </w:t>
      </w:r>
      <w:r w:rsidRPr="00900B83">
        <w:rPr>
          <w:color w:val="FF0000"/>
        </w:rPr>
        <w:t>address</w:t>
      </w:r>
      <w:r w:rsidRPr="00900B83">
        <w:rPr>
          <w:color w:val="0000FF"/>
        </w:rPr>
        <w:t>=</w:t>
      </w:r>
      <w:r w:rsidRPr="00900B83">
        <w:t>"</w:t>
      </w:r>
      <w:r w:rsidRPr="00900B83">
        <w:rPr>
          <w:color w:val="0000FF"/>
        </w:rPr>
        <w:t>https://xxx</w:t>
      </w:r>
      <w:r w:rsidRPr="00900B83">
        <w:t>"</w:t>
      </w:r>
      <w:r w:rsidRPr="00900B83">
        <w:rPr>
          <w:color w:val="0000FF"/>
        </w:rPr>
        <w:t xml:space="preserve"> </w:t>
      </w:r>
      <w:r w:rsidRPr="00900B83">
        <w:rPr>
          <w:color w:val="FF0000"/>
        </w:rPr>
        <w:t>binding</w:t>
      </w:r>
      <w:r w:rsidRPr="00900B83">
        <w:rPr>
          <w:color w:val="0000FF"/>
        </w:rPr>
        <w:t>=</w:t>
      </w:r>
      <w:r w:rsidRPr="00900B83">
        <w:t>"</w:t>
      </w:r>
      <w:r w:rsidRPr="00900B83">
        <w:rPr>
          <w:color w:val="0000FF"/>
        </w:rPr>
        <w:t>ws2007FederationHttpBinding</w:t>
      </w:r>
      <w:r w:rsidRPr="00900B83">
        <w:t>"</w:t>
      </w:r>
    </w:p>
    <w:p w14:paraId="46C1D851" w14:textId="77777777" w:rsidR="00900B83" w:rsidRPr="00900B83" w:rsidRDefault="00900B83" w:rsidP="00900B83">
      <w:pPr>
        <w:pStyle w:val="CodeBlock"/>
      </w:pPr>
      <w:r w:rsidRPr="00900B83">
        <w:rPr>
          <w:color w:val="0000FF"/>
        </w:rPr>
        <w:t xml:space="preserve">                                </w:t>
      </w:r>
      <w:r w:rsidRPr="00900B83">
        <w:rPr>
          <w:color w:val="FF0000"/>
        </w:rPr>
        <w:t>bindingConfiguration</w:t>
      </w:r>
      <w:r w:rsidRPr="00900B83">
        <w:rPr>
          <w:color w:val="0000FF"/>
        </w:rPr>
        <w:t>=</w:t>
      </w:r>
      <w:r w:rsidRPr="00900B83">
        <w:t>"</w:t>
      </w:r>
      <w:r w:rsidRPr="00900B83">
        <w:rPr>
          <w:color w:val="0000FF"/>
        </w:rPr>
        <w:t>WS2007FederationHttpBinding_IClaimsAwareWebService</w:t>
      </w:r>
      <w:r w:rsidRPr="00900B83">
        <w:t>"</w:t>
      </w:r>
      <w:r w:rsidRPr="00900B83">
        <w:rPr>
          <w:color w:val="0000FF"/>
        </w:rPr>
        <w:t xml:space="preserve"> /&gt;</w:t>
      </w:r>
    </w:p>
    <w:p w14:paraId="15947139" w14:textId="77777777" w:rsidR="00900B83" w:rsidRPr="00900B83" w:rsidRDefault="00900B83" w:rsidP="00900B83">
      <w:pPr>
        <w:pStyle w:val="CodeBlock"/>
      </w:pPr>
      <w:r w:rsidRPr="00900B83">
        <w:rPr>
          <w:color w:val="0000FF"/>
        </w:rPr>
        <w:t xml:space="preserve">                        &lt;/</w:t>
      </w:r>
      <w:r w:rsidRPr="00900B83">
        <w:t>issuedTokenParameters</w:t>
      </w:r>
      <w:r w:rsidRPr="00900B83">
        <w:rPr>
          <w:color w:val="0000FF"/>
        </w:rPr>
        <w:t>&gt;</w:t>
      </w:r>
    </w:p>
    <w:p w14:paraId="7AC84A5B" w14:textId="77777777" w:rsidR="00900B83" w:rsidRPr="00900B83" w:rsidRDefault="00900B83" w:rsidP="00900B83">
      <w:pPr>
        <w:pStyle w:val="CodeBlock"/>
      </w:pPr>
      <w:r w:rsidRPr="00900B83">
        <w:rPr>
          <w:color w:val="0000FF"/>
        </w:rPr>
        <w:t xml:space="preserve">                        &lt;</w:t>
      </w:r>
      <w:r w:rsidRPr="00900B83">
        <w:t>secureConversationBootstrap</w:t>
      </w:r>
      <w:r w:rsidRPr="00900B83">
        <w:rPr>
          <w:color w:val="0000FF"/>
        </w:rPr>
        <w:t xml:space="preserve"> /&gt;</w:t>
      </w:r>
    </w:p>
    <w:p w14:paraId="70D97D2A" w14:textId="77777777" w:rsidR="00900B83" w:rsidRPr="00900B83" w:rsidRDefault="00900B83" w:rsidP="00900B83">
      <w:pPr>
        <w:pStyle w:val="CodeBlock"/>
      </w:pPr>
      <w:r w:rsidRPr="00900B83">
        <w:rPr>
          <w:color w:val="0000FF"/>
        </w:rPr>
        <w:t xml:space="preserve">                    &lt;/</w:t>
      </w:r>
      <w:r w:rsidRPr="00900B83">
        <w:t>security</w:t>
      </w:r>
      <w:r w:rsidRPr="00900B83">
        <w:rPr>
          <w:color w:val="0000FF"/>
        </w:rPr>
        <w:t>&gt;</w:t>
      </w:r>
    </w:p>
    <w:p w14:paraId="62A3BB0D" w14:textId="77777777" w:rsidR="00900B83" w:rsidRPr="00900B83" w:rsidRDefault="00900B83" w:rsidP="00900B83">
      <w:pPr>
        <w:pStyle w:val="CodeBlock"/>
      </w:pPr>
      <w:r w:rsidRPr="00900B83">
        <w:rPr>
          <w:color w:val="0000FF"/>
        </w:rPr>
        <w:t xml:space="preserve">                    &lt;</w:t>
      </w:r>
      <w:r w:rsidRPr="00900B83">
        <w:t>textMessageEncoding</w:t>
      </w:r>
      <w:r w:rsidRPr="00900B83">
        <w:rPr>
          <w:color w:val="0000FF"/>
        </w:rPr>
        <w:t>&gt;</w:t>
      </w:r>
    </w:p>
    <w:p w14:paraId="3E4BD93C" w14:textId="77777777" w:rsidR="00900B83" w:rsidRPr="00900B83" w:rsidRDefault="00900B83" w:rsidP="00900B83">
      <w:pPr>
        <w:pStyle w:val="CodeBlock"/>
      </w:pPr>
      <w:r w:rsidRPr="00900B83">
        <w:rPr>
          <w:color w:val="0000FF"/>
        </w:rPr>
        <w:t xml:space="preserve">                        &lt;</w:t>
      </w:r>
      <w:r w:rsidRPr="00900B83">
        <w:t>readerQuotas</w:t>
      </w:r>
      <w:r w:rsidRPr="00900B83">
        <w:rPr>
          <w:color w:val="0000FF"/>
        </w:rPr>
        <w:t xml:space="preserve"> </w:t>
      </w:r>
      <w:r w:rsidRPr="00900B83">
        <w:rPr>
          <w:color w:val="FF0000"/>
        </w:rPr>
        <w:t>maxStringContentLength</w:t>
      </w:r>
      <w:r w:rsidRPr="00900B83">
        <w:rPr>
          <w:color w:val="0000FF"/>
        </w:rPr>
        <w:t>=</w:t>
      </w:r>
      <w:r w:rsidRPr="00900B83">
        <w:t>"</w:t>
      </w:r>
      <w:r w:rsidRPr="00900B83">
        <w:rPr>
          <w:color w:val="0000FF"/>
        </w:rPr>
        <w:t>2097152</w:t>
      </w:r>
      <w:r w:rsidRPr="00900B83">
        <w:t>"</w:t>
      </w:r>
      <w:r w:rsidRPr="00900B83">
        <w:rPr>
          <w:color w:val="0000FF"/>
        </w:rPr>
        <w:t xml:space="preserve"> </w:t>
      </w:r>
      <w:r w:rsidRPr="00900B83">
        <w:rPr>
          <w:color w:val="FF0000"/>
        </w:rPr>
        <w:t>maxArrayLength</w:t>
      </w:r>
      <w:r w:rsidRPr="00900B83">
        <w:rPr>
          <w:color w:val="0000FF"/>
        </w:rPr>
        <w:t>=</w:t>
      </w:r>
      <w:r w:rsidRPr="00900B83">
        <w:t>"</w:t>
      </w:r>
      <w:r w:rsidRPr="00900B83">
        <w:rPr>
          <w:color w:val="0000FF"/>
        </w:rPr>
        <w:t>2097152</w:t>
      </w:r>
      <w:r w:rsidRPr="00900B83">
        <w:t>"</w:t>
      </w:r>
      <w:r w:rsidRPr="00900B83">
        <w:rPr>
          <w:color w:val="0000FF"/>
        </w:rPr>
        <w:t xml:space="preserve"> /&gt;</w:t>
      </w:r>
    </w:p>
    <w:p w14:paraId="7ED9A1C5" w14:textId="77777777" w:rsidR="00900B83" w:rsidRPr="00900B83" w:rsidRDefault="00900B83" w:rsidP="00900B83">
      <w:pPr>
        <w:pStyle w:val="CodeBlock"/>
      </w:pPr>
      <w:r w:rsidRPr="00900B83">
        <w:rPr>
          <w:color w:val="0000FF"/>
        </w:rPr>
        <w:t xml:space="preserve">                    &lt;/</w:t>
      </w:r>
      <w:r w:rsidRPr="00900B83">
        <w:t>textMessageEncoding</w:t>
      </w:r>
      <w:r w:rsidRPr="00900B83">
        <w:rPr>
          <w:color w:val="0000FF"/>
        </w:rPr>
        <w:t>&gt;</w:t>
      </w:r>
    </w:p>
    <w:p w14:paraId="7E1FEDA3" w14:textId="77777777" w:rsidR="00900B83" w:rsidRPr="00900B83" w:rsidRDefault="00900B83" w:rsidP="00900B83">
      <w:pPr>
        <w:pStyle w:val="CodeBlock"/>
      </w:pPr>
      <w:r w:rsidRPr="00900B83">
        <w:rPr>
          <w:color w:val="0000FF"/>
        </w:rPr>
        <w:t xml:space="preserve">                    &lt;!--</w:t>
      </w:r>
      <w:r w:rsidRPr="00900B83">
        <w:rPr>
          <w:color w:val="008000"/>
        </w:rPr>
        <w:t>&lt;httpsTransport maxReceivedMessageSize="2097152" /&gt;</w:t>
      </w:r>
      <w:r w:rsidRPr="00900B83">
        <w:rPr>
          <w:color w:val="0000FF"/>
        </w:rPr>
        <w:t>--&gt;</w:t>
      </w:r>
    </w:p>
    <w:p w14:paraId="29EC75C9" w14:textId="77777777" w:rsidR="00900B83" w:rsidRPr="00900B83" w:rsidRDefault="00900B83" w:rsidP="00900B83">
      <w:pPr>
        <w:pStyle w:val="CodeBlock"/>
      </w:pPr>
      <w:r w:rsidRPr="00900B83">
        <w:rPr>
          <w:color w:val="0000FF"/>
        </w:rPr>
        <w:t xml:space="preserve">                    &lt;</w:t>
      </w:r>
      <w:r w:rsidRPr="00900B83">
        <w:t>httpTransport</w:t>
      </w:r>
      <w:r w:rsidRPr="00900B83">
        <w:rPr>
          <w:color w:val="0000FF"/>
        </w:rPr>
        <w:t xml:space="preserve"> </w:t>
      </w:r>
      <w:r w:rsidRPr="00900B83">
        <w:rPr>
          <w:color w:val="FF0000"/>
        </w:rPr>
        <w:t>maxReceivedMessageSize</w:t>
      </w:r>
      <w:r w:rsidRPr="00900B83">
        <w:rPr>
          <w:color w:val="0000FF"/>
        </w:rPr>
        <w:t>=</w:t>
      </w:r>
      <w:r w:rsidRPr="00900B83">
        <w:t>"</w:t>
      </w:r>
      <w:r w:rsidRPr="00900B83">
        <w:rPr>
          <w:color w:val="0000FF"/>
        </w:rPr>
        <w:t>2147483647</w:t>
      </w:r>
      <w:r w:rsidRPr="00900B83">
        <w:t>"</w:t>
      </w:r>
      <w:r w:rsidRPr="00900B83">
        <w:rPr>
          <w:color w:val="0000FF"/>
        </w:rPr>
        <w:t xml:space="preserve"> </w:t>
      </w:r>
      <w:r w:rsidRPr="00900B83">
        <w:rPr>
          <w:color w:val="FF0000"/>
        </w:rPr>
        <w:t>maxBufferSize</w:t>
      </w:r>
      <w:r w:rsidRPr="00900B83">
        <w:rPr>
          <w:color w:val="0000FF"/>
        </w:rPr>
        <w:t>=</w:t>
      </w:r>
      <w:r w:rsidRPr="00900B83">
        <w:t>"</w:t>
      </w:r>
      <w:r w:rsidRPr="00900B83">
        <w:rPr>
          <w:color w:val="0000FF"/>
        </w:rPr>
        <w:t>2147483647</w:t>
      </w:r>
      <w:r w:rsidRPr="00900B83">
        <w:t>"</w:t>
      </w:r>
      <w:r w:rsidRPr="00900B83">
        <w:rPr>
          <w:color w:val="0000FF"/>
        </w:rPr>
        <w:t xml:space="preserve"> /&gt;</w:t>
      </w:r>
    </w:p>
    <w:p w14:paraId="6F6F6553" w14:textId="77777777" w:rsidR="00900B83" w:rsidRPr="00900B83" w:rsidRDefault="00900B83" w:rsidP="00900B83">
      <w:pPr>
        <w:pStyle w:val="CodeBlock"/>
      </w:pPr>
      <w:r w:rsidRPr="00900B83">
        <w:rPr>
          <w:color w:val="0000FF"/>
        </w:rPr>
        <w:t xml:space="preserve">                &lt;/</w:t>
      </w:r>
      <w:r w:rsidRPr="00900B83">
        <w:t>binding</w:t>
      </w:r>
      <w:r w:rsidRPr="00900B83">
        <w:rPr>
          <w:color w:val="0000FF"/>
        </w:rPr>
        <w:t>&gt;</w:t>
      </w:r>
    </w:p>
    <w:p w14:paraId="1F8F2208" w14:textId="77777777" w:rsidR="00900B83" w:rsidRPr="00900B83" w:rsidRDefault="00900B83" w:rsidP="00900B83">
      <w:pPr>
        <w:pStyle w:val="CodeBlock"/>
        <w:rPr>
          <w:color w:val="0000FF"/>
        </w:rPr>
      </w:pPr>
      <w:r w:rsidRPr="00900B83">
        <w:rPr>
          <w:color w:val="0000FF"/>
        </w:rPr>
        <w:t xml:space="preserve">            &lt;/</w:t>
      </w:r>
      <w:r w:rsidRPr="00900B83">
        <w:t>customBinding</w:t>
      </w:r>
      <w:r w:rsidRPr="00900B83">
        <w:rPr>
          <w:color w:val="0000FF"/>
        </w:rPr>
        <w:t>&gt;</w:t>
      </w:r>
    </w:p>
    <w:p w14:paraId="4739E606" w14:textId="1D2DD4B1" w:rsidR="00B72931" w:rsidRDefault="00B72931" w:rsidP="00F909B2">
      <w:pPr>
        <w:pStyle w:val="ListNumber"/>
      </w:pPr>
      <w:r>
        <w:t>Izveidot talonu:</w:t>
      </w:r>
    </w:p>
    <w:p w14:paraId="7E2376E8" w14:textId="77777777" w:rsidR="00B72931" w:rsidRPr="00B72931" w:rsidRDefault="00B72931" w:rsidP="00F909B2">
      <w:pPr>
        <w:pStyle w:val="CodeBlock"/>
        <w:keepNext w:val="0"/>
      </w:pPr>
      <w:r w:rsidRPr="00B72931">
        <w:t xml:space="preserve">SamlAssertion aaaa = </w:t>
      </w:r>
      <w:r w:rsidRPr="00B72931">
        <w:rPr>
          <w:color w:val="0000FF"/>
        </w:rPr>
        <w:t>new</w:t>
      </w:r>
      <w:r w:rsidRPr="00B72931">
        <w:t xml:space="preserve"> SamlAssertion();</w:t>
      </w:r>
    </w:p>
    <w:p w14:paraId="31959FF0" w14:textId="486D2C3A" w:rsidR="00B72931" w:rsidRPr="00B72931" w:rsidRDefault="00B72931" w:rsidP="00F909B2">
      <w:pPr>
        <w:pStyle w:val="CodeBlock"/>
        <w:keepNext w:val="0"/>
      </w:pPr>
      <w:r w:rsidRPr="00B72931">
        <w:t xml:space="preserve">aaaa.Advice = </w:t>
      </w:r>
      <w:r w:rsidRPr="00B72931">
        <w:rPr>
          <w:color w:val="0000FF"/>
        </w:rPr>
        <w:t>null</w:t>
      </w:r>
      <w:r w:rsidRPr="00B72931">
        <w:t>;</w:t>
      </w:r>
    </w:p>
    <w:p w14:paraId="54258531" w14:textId="1F46851D" w:rsidR="00B72931" w:rsidRPr="00B72931" w:rsidRDefault="00B72931" w:rsidP="00F909B2">
      <w:pPr>
        <w:pStyle w:val="CodeBlock"/>
        <w:keepNext w:val="0"/>
      </w:pPr>
      <w:r w:rsidRPr="00B72931">
        <w:t xml:space="preserve">aaaa.AssertionId = </w:t>
      </w:r>
      <w:r w:rsidRPr="00B72931">
        <w:rPr>
          <w:color w:val="A31515"/>
        </w:rPr>
        <w:t>"urn:oasis:names:tc:SAML:1.0:assertion"</w:t>
      </w:r>
      <w:r w:rsidRPr="00B72931">
        <w:t>;</w:t>
      </w:r>
    </w:p>
    <w:p w14:paraId="3E737BD2" w14:textId="6F6D6D6B" w:rsidR="00B72931" w:rsidRPr="00B72931" w:rsidRDefault="00B72931" w:rsidP="00F909B2">
      <w:pPr>
        <w:pStyle w:val="CodeBlock"/>
        <w:keepNext w:val="0"/>
      </w:pPr>
      <w:r w:rsidRPr="00B72931">
        <w:t xml:space="preserve">aaaa.Conditions = </w:t>
      </w:r>
      <w:r w:rsidRPr="00B72931">
        <w:rPr>
          <w:color w:val="0000FF"/>
        </w:rPr>
        <w:t>new</w:t>
      </w:r>
      <w:r w:rsidRPr="00B72931">
        <w:t xml:space="preserve"> SamlConditions();</w:t>
      </w:r>
    </w:p>
    <w:p w14:paraId="6F620B04" w14:textId="540B9170" w:rsidR="00B72931" w:rsidRPr="00B72931" w:rsidRDefault="00B72931" w:rsidP="00F909B2">
      <w:pPr>
        <w:pStyle w:val="CodeBlock"/>
        <w:keepNext w:val="0"/>
      </w:pPr>
      <w:r w:rsidRPr="00B72931">
        <w:t>aaaa.Conditions.Conditions.Add(</w:t>
      </w:r>
      <w:r w:rsidRPr="00B72931">
        <w:rPr>
          <w:color w:val="0000FF"/>
        </w:rPr>
        <w:t>new</w:t>
      </w:r>
      <w:r w:rsidRPr="00B72931">
        <w:t xml:space="preserve"> SamlAudienceRestrictionCondition(</w:t>
      </w:r>
      <w:r w:rsidRPr="00B72931">
        <w:rPr>
          <w:color w:val="0000FF"/>
        </w:rPr>
        <w:t>new</w:t>
      </w:r>
      <w:r w:rsidRPr="00B72931">
        <w:t xml:space="preserve"> Uri[] { </w:t>
      </w:r>
      <w:r w:rsidRPr="00B72931">
        <w:rPr>
          <w:color w:val="0000FF"/>
        </w:rPr>
        <w:t>new</w:t>
      </w:r>
      <w:r w:rsidRPr="00B72931">
        <w:t xml:space="preserve"> Uri(</w:t>
      </w:r>
      <w:r w:rsidRPr="00B72931">
        <w:rPr>
          <w:color w:val="A31515"/>
        </w:rPr>
        <w:t>"https://eves.abcsoftware.lv/evk"</w:t>
      </w:r>
      <w:r w:rsidRPr="00B72931">
        <w:t>)}));</w:t>
      </w:r>
    </w:p>
    <w:p w14:paraId="1F4D8F97" w14:textId="5AD7615C" w:rsidR="00B72931" w:rsidRPr="00B72931" w:rsidRDefault="00B72931" w:rsidP="00F909B2">
      <w:pPr>
        <w:pStyle w:val="CodeBlock"/>
        <w:keepNext w:val="0"/>
      </w:pPr>
      <w:r w:rsidRPr="00B72931">
        <w:t>aaaa.IssueInstant = DateTime.Now;</w:t>
      </w:r>
    </w:p>
    <w:p w14:paraId="7D8A667F" w14:textId="13BEE0F0" w:rsidR="00B72931" w:rsidRPr="00B72931" w:rsidRDefault="00B72931" w:rsidP="00F909B2">
      <w:pPr>
        <w:pStyle w:val="CodeBlock"/>
        <w:keepNext w:val="0"/>
      </w:pPr>
      <w:r w:rsidRPr="00B72931">
        <w:t xml:space="preserve">aaaa.Issuer = </w:t>
      </w:r>
      <w:r w:rsidRPr="00B72931">
        <w:rPr>
          <w:color w:val="A31515"/>
        </w:rPr>
        <w:t>"Example:FrontEnd"</w:t>
      </w:r>
      <w:r w:rsidRPr="00B72931">
        <w:t>;</w:t>
      </w:r>
    </w:p>
    <w:p w14:paraId="418B23C0" w14:textId="1CC81ADA" w:rsidR="00B72931" w:rsidRPr="00B72931" w:rsidRDefault="00B72931" w:rsidP="00F909B2">
      <w:pPr>
        <w:pStyle w:val="CodeBlock"/>
        <w:keepNext w:val="0"/>
      </w:pPr>
      <w:r w:rsidRPr="00B72931">
        <w:t xml:space="preserve">aaaa.SigningCredentials = </w:t>
      </w:r>
      <w:r w:rsidRPr="00B72931">
        <w:rPr>
          <w:color w:val="0000FF"/>
        </w:rPr>
        <w:t>null</w:t>
      </w:r>
      <w:r w:rsidRPr="00B72931">
        <w:t>;</w:t>
      </w:r>
    </w:p>
    <w:p w14:paraId="11E76248" w14:textId="6A37202D" w:rsidR="00B72931" w:rsidRPr="00B72931" w:rsidRDefault="00B72931" w:rsidP="00F909B2">
      <w:pPr>
        <w:pStyle w:val="CodeBlock"/>
        <w:keepNext w:val="0"/>
      </w:pPr>
      <w:r w:rsidRPr="00B72931">
        <w:t xml:space="preserve">SamlSubject samlSubject = </w:t>
      </w:r>
      <w:r w:rsidRPr="00B72931">
        <w:rPr>
          <w:color w:val="0000FF"/>
        </w:rPr>
        <w:t>new</w:t>
      </w:r>
      <w:r w:rsidRPr="00B72931">
        <w:t xml:space="preserve"> SamlSubject();</w:t>
      </w:r>
    </w:p>
    <w:p w14:paraId="74B21C59" w14:textId="5FDA5435" w:rsidR="00B72931" w:rsidRPr="00B72931" w:rsidRDefault="00B72931" w:rsidP="00F909B2">
      <w:pPr>
        <w:pStyle w:val="CodeBlock"/>
        <w:keepNext w:val="0"/>
      </w:pPr>
      <w:r w:rsidRPr="00B72931">
        <w:t xml:space="preserve">samlSubject.Name = </w:t>
      </w:r>
      <w:r w:rsidRPr="00B72931">
        <w:rPr>
          <w:color w:val="A31515"/>
        </w:rPr>
        <w:t>"My Subject"</w:t>
      </w:r>
      <w:r w:rsidRPr="00B72931">
        <w:t>;</w:t>
      </w:r>
    </w:p>
    <w:p w14:paraId="6FF68B60" w14:textId="77777777" w:rsidR="00B72931" w:rsidRPr="00B72931" w:rsidRDefault="00B72931" w:rsidP="00F909B2">
      <w:pPr>
        <w:pStyle w:val="CodeBlock"/>
        <w:keepNext w:val="0"/>
      </w:pPr>
      <w:r w:rsidRPr="00B72931">
        <w:t xml:space="preserve">                samlSubject.ConfirmationMethods.Add(</w:t>
      </w:r>
      <w:r w:rsidRPr="00B72931">
        <w:rPr>
          <w:color w:val="A31515"/>
        </w:rPr>
        <w:t>"urn:oasis:names:tc:SAML:1.0:cm:sender-vouches"</w:t>
      </w:r>
      <w:r w:rsidRPr="00B72931">
        <w:t>);</w:t>
      </w:r>
    </w:p>
    <w:p w14:paraId="604DC441" w14:textId="55DD6ABE" w:rsidR="00B72931" w:rsidRPr="00B72931" w:rsidRDefault="00B72931" w:rsidP="00F909B2">
      <w:pPr>
        <w:pStyle w:val="CodeBlock"/>
        <w:keepNext w:val="0"/>
      </w:pPr>
      <w:r w:rsidRPr="00B72931">
        <w:t xml:space="preserve">SamlAttribute attr = </w:t>
      </w:r>
      <w:r w:rsidRPr="00B72931">
        <w:rPr>
          <w:color w:val="0000FF"/>
        </w:rPr>
        <w:t>new</w:t>
      </w:r>
      <w:r w:rsidRPr="00B72931">
        <w:t xml:space="preserve"> SamlAttribute();</w:t>
      </w:r>
    </w:p>
    <w:p w14:paraId="226EDE7C" w14:textId="2A54CDAC" w:rsidR="00B72931" w:rsidRPr="00B72931" w:rsidRDefault="00B72931" w:rsidP="00F909B2">
      <w:pPr>
        <w:pStyle w:val="CodeBlock"/>
        <w:keepNext w:val="0"/>
      </w:pPr>
      <w:r w:rsidRPr="00B72931">
        <w:t xml:space="preserve">attr.Namespace = </w:t>
      </w:r>
      <w:r w:rsidRPr="00B72931">
        <w:rPr>
          <w:color w:val="A31515"/>
        </w:rPr>
        <w:t>"http://daenet.eu/saml"</w:t>
      </w:r>
      <w:r w:rsidRPr="00B72931">
        <w:t>;</w:t>
      </w:r>
    </w:p>
    <w:p w14:paraId="125A11F8" w14:textId="12630060" w:rsidR="00B72931" w:rsidRPr="00B72931" w:rsidRDefault="00B72931" w:rsidP="00F909B2">
      <w:pPr>
        <w:pStyle w:val="CodeBlock"/>
        <w:keepNext w:val="0"/>
      </w:pPr>
      <w:r w:rsidRPr="00B72931">
        <w:t>attr.AttributeValues.Add(</w:t>
      </w:r>
      <w:r w:rsidRPr="00B72931">
        <w:rPr>
          <w:color w:val="A31515"/>
        </w:rPr>
        <w:t>"Some Value 1"</w:t>
      </w:r>
      <w:r w:rsidRPr="00B72931">
        <w:t>);</w:t>
      </w:r>
    </w:p>
    <w:p w14:paraId="246FFF2F" w14:textId="7B1221E3" w:rsidR="00B72931" w:rsidRPr="00B72931" w:rsidRDefault="00B72931" w:rsidP="00F909B2">
      <w:pPr>
        <w:pStyle w:val="CodeBlock"/>
        <w:keepNext w:val="0"/>
      </w:pPr>
      <w:r w:rsidRPr="00B72931">
        <w:t>attr.AttributeValues.Add(</w:t>
      </w:r>
      <w:r w:rsidRPr="00B72931">
        <w:rPr>
          <w:color w:val="A31515"/>
        </w:rPr>
        <w:t>"Some Value 2"</w:t>
      </w:r>
      <w:r w:rsidRPr="00B72931">
        <w:t>);</w:t>
      </w:r>
    </w:p>
    <w:p w14:paraId="779D685E" w14:textId="01AAF875" w:rsidR="00B72931" w:rsidRPr="00B72931" w:rsidRDefault="00B72931" w:rsidP="00F909B2">
      <w:pPr>
        <w:pStyle w:val="CodeBlock"/>
        <w:keepNext w:val="0"/>
      </w:pPr>
      <w:r w:rsidRPr="00B72931">
        <w:t xml:space="preserve">attr.Name = </w:t>
      </w:r>
      <w:r w:rsidRPr="00B72931">
        <w:rPr>
          <w:color w:val="A31515"/>
        </w:rPr>
        <w:t>"My ATTR Value"</w:t>
      </w:r>
      <w:r w:rsidRPr="00B72931">
        <w:t>;</w:t>
      </w:r>
    </w:p>
    <w:p w14:paraId="6CB9C420" w14:textId="170A3EB4" w:rsidR="00B72931" w:rsidRPr="00B72931" w:rsidRDefault="00B72931" w:rsidP="00F909B2">
      <w:pPr>
        <w:pStyle w:val="CodeBlock"/>
        <w:keepNext w:val="0"/>
      </w:pPr>
      <w:r w:rsidRPr="00B72931">
        <w:t xml:space="preserve">SamlAttributeStatement samlAttributeStatement = </w:t>
      </w:r>
      <w:r w:rsidRPr="00B72931">
        <w:rPr>
          <w:color w:val="0000FF"/>
        </w:rPr>
        <w:t>new</w:t>
      </w:r>
      <w:r w:rsidRPr="00B72931">
        <w:t xml:space="preserve"> SamlAttributeStatement();</w:t>
      </w:r>
    </w:p>
    <w:p w14:paraId="2DA5E1B5" w14:textId="7F143A95" w:rsidR="00B72931" w:rsidRPr="00B72931" w:rsidRDefault="00B72931" w:rsidP="00F909B2">
      <w:pPr>
        <w:pStyle w:val="CodeBlock"/>
        <w:keepNext w:val="0"/>
      </w:pPr>
      <w:r w:rsidRPr="00B72931">
        <w:t>samlAttributeStatement.Attributes.Add(attr);</w:t>
      </w:r>
    </w:p>
    <w:p w14:paraId="4FD0ADC0" w14:textId="46186A01" w:rsidR="00B72931" w:rsidRPr="00B72931" w:rsidRDefault="00B72931" w:rsidP="00F909B2">
      <w:pPr>
        <w:pStyle w:val="CodeBlock"/>
        <w:keepNext w:val="0"/>
      </w:pPr>
      <w:r w:rsidRPr="00B72931">
        <w:t>samlAttributeStatement.SamlSubject = samlSubject;</w:t>
      </w:r>
    </w:p>
    <w:p w14:paraId="13A68627" w14:textId="31A77637" w:rsidR="00B72931" w:rsidRPr="00B72931" w:rsidRDefault="00B72931" w:rsidP="00F909B2">
      <w:pPr>
        <w:pStyle w:val="CodeBlock"/>
        <w:keepNext w:val="0"/>
      </w:pPr>
      <w:r w:rsidRPr="00B72931">
        <w:t xml:space="preserve">aaaa.Statements.Add(samlAttributeStatement); </w:t>
      </w:r>
    </w:p>
    <w:p w14:paraId="0FC0D0B7" w14:textId="006EEB42" w:rsidR="00B72931" w:rsidRPr="00B72931" w:rsidRDefault="00B72931" w:rsidP="00F909B2">
      <w:pPr>
        <w:pStyle w:val="CodeBlock"/>
        <w:keepNext w:val="0"/>
      </w:pPr>
      <w:r w:rsidRPr="00B72931">
        <w:t xml:space="preserve">SamlSecurityToken s = </w:t>
      </w:r>
      <w:r w:rsidRPr="00B72931">
        <w:rPr>
          <w:color w:val="0000FF"/>
        </w:rPr>
        <w:t>new</w:t>
      </w:r>
      <w:r w:rsidRPr="00B72931">
        <w:t xml:space="preserve"> SamlSecurityToken(aaaa);</w:t>
      </w:r>
    </w:p>
    <w:p w14:paraId="3EC8172C" w14:textId="40B3CDF9" w:rsidR="00B72931" w:rsidRDefault="00900B83" w:rsidP="00F909B2">
      <w:pPr>
        <w:pStyle w:val="ListNumber"/>
      </w:pPr>
      <w:r>
        <w:t xml:space="preserve">Izveidot factory bazētu uz mūsu binding </w:t>
      </w:r>
    </w:p>
    <w:p w14:paraId="146F34CF" w14:textId="77777777" w:rsidR="00900B83" w:rsidRPr="00900B83" w:rsidRDefault="00900B83" w:rsidP="00900B83">
      <w:pPr>
        <w:pStyle w:val="CodeBlock"/>
      </w:pPr>
      <w:r w:rsidRPr="00900B83">
        <w:lastRenderedPageBreak/>
        <w:t xml:space="preserve">ChannelFactory&lt;IHL7SyncContract&gt; factory = </w:t>
      </w:r>
      <w:r w:rsidRPr="00900B83">
        <w:rPr>
          <w:color w:val="0000FF"/>
        </w:rPr>
        <w:t>new</w:t>
      </w:r>
      <w:r w:rsidRPr="00900B83">
        <w:t xml:space="preserve"> ChannelFactory&lt;IHL7SyncContract&gt;(</w:t>
      </w:r>
      <w:r w:rsidRPr="00900B83">
        <w:rPr>
          <w:color w:val="A31515"/>
        </w:rPr>
        <w:t>"WS2007FederationHttpBinding_IClaimsAwareWebService"</w:t>
      </w:r>
      <w:r w:rsidRPr="00900B83">
        <w:t>);</w:t>
      </w:r>
    </w:p>
    <w:p w14:paraId="50B30E6D" w14:textId="60D712D5" w:rsidR="00B72931" w:rsidRDefault="00BD627A" w:rsidP="00BD627A">
      <w:pPr>
        <w:pStyle w:val="Heading3"/>
      </w:pPr>
      <w:bookmarkStart w:id="1212" w:name="_Toc402364024"/>
      <w:r w:rsidRPr="00BD627A">
        <w:t>HL7AsyncResponseNotification</w:t>
      </w:r>
      <w:r>
        <w:t xml:space="preserve">: </w:t>
      </w:r>
      <w:r w:rsidR="003C2DD7">
        <w:t>Asinhroni servisi</w:t>
      </w:r>
      <w:bookmarkEnd w:id="1212"/>
    </w:p>
    <w:p w14:paraId="4240A777" w14:textId="24AC962A" w:rsidR="003D7937" w:rsidRDefault="003D7937" w:rsidP="003D7937">
      <w:r>
        <w:t>Tipiskā asinhrona servisa darbības scenārijs paredz vismaz šādas sinhronas mijiedarbības:</w:t>
      </w:r>
    </w:p>
    <w:p w14:paraId="0C0993AA" w14:textId="0B884630" w:rsidR="003D7937" w:rsidRPr="001D7D91" w:rsidRDefault="003D7937" w:rsidP="00F909B2">
      <w:pPr>
        <w:pStyle w:val="ListNumber"/>
        <w:numPr>
          <w:ilvl w:val="0"/>
          <w:numId w:val="37"/>
        </w:numPr>
      </w:pPr>
      <w:r w:rsidRPr="001D7D91">
        <w:t>Asinhrona pieprasījuma ievietošana apstrādei</w:t>
      </w:r>
      <w:r w:rsidR="001D7D91">
        <w:t>;</w:t>
      </w:r>
    </w:p>
    <w:p w14:paraId="47043718" w14:textId="3768F622" w:rsidR="003D7937" w:rsidRPr="001D7D91" w:rsidRDefault="003D7937" w:rsidP="00F909B2">
      <w:pPr>
        <w:pStyle w:val="ListNumber"/>
        <w:tabs>
          <w:tab w:val="num" w:pos="360"/>
        </w:tabs>
        <w:ind w:left="360" w:hanging="360"/>
      </w:pPr>
      <w:r w:rsidRPr="001D7D91">
        <w:t>Asinhroni sagatavotas atbildes piegāde uz IP</w:t>
      </w:r>
      <w:r w:rsidR="001D7D91">
        <w:t>;</w:t>
      </w:r>
    </w:p>
    <w:p w14:paraId="6B262B7F" w14:textId="21787166" w:rsidR="003D7937" w:rsidRPr="001D7D91" w:rsidRDefault="003D7937" w:rsidP="00F909B2">
      <w:pPr>
        <w:pStyle w:val="ListNumber"/>
        <w:tabs>
          <w:tab w:val="num" w:pos="360"/>
        </w:tabs>
        <w:ind w:left="360" w:hanging="360"/>
      </w:pPr>
      <w:r w:rsidRPr="001D7D91">
        <w:t xml:space="preserve">IP klienta apziņošana par asinhronas atbildes pieejamību (sk. </w:t>
      </w:r>
      <w:r w:rsidRPr="001D7D91">
        <w:fldChar w:fldCharType="begin"/>
      </w:r>
      <w:r w:rsidRPr="001D7D91">
        <w:instrText xml:space="preserve"> REF _Ref312409765 \h </w:instrText>
      </w:r>
      <w:r w:rsidR="001D7D91" w:rsidRPr="001D7D91">
        <w:instrText xml:space="preserve"> \* MERGEFORMAT </w:instrText>
      </w:r>
      <w:r w:rsidRPr="001D7D91">
        <w:fldChar w:fldCharType="separate"/>
      </w:r>
      <w:r w:rsidR="00E95266">
        <w:t>34</w:t>
      </w:r>
      <w:r w:rsidRPr="001D7D91">
        <w:fldChar w:fldCharType="end"/>
      </w:r>
      <w:r w:rsidRPr="001D7D91">
        <w:t>. attēlā – sarkanā aplī)</w:t>
      </w:r>
      <w:r w:rsidR="001D7D91">
        <w:t>;</w:t>
      </w:r>
    </w:p>
    <w:p w14:paraId="73FF02BE" w14:textId="699DE63D" w:rsidR="003D7937" w:rsidRPr="001D7D91" w:rsidRDefault="003D7937" w:rsidP="00F909B2">
      <w:pPr>
        <w:pStyle w:val="ListNumber"/>
        <w:tabs>
          <w:tab w:val="num" w:pos="360"/>
        </w:tabs>
        <w:ind w:left="360" w:hanging="360"/>
      </w:pPr>
      <w:r w:rsidRPr="001D7D91">
        <w:t>Asinhronas atbildes saņemšanu klientā</w:t>
      </w:r>
      <w:r w:rsidR="009525D9">
        <w:t>.</w:t>
      </w:r>
    </w:p>
    <w:p w14:paraId="43E28CF2" w14:textId="6A3DADB6" w:rsidR="001A4B6C" w:rsidRDefault="001A4B6C" w:rsidP="001A4B6C">
      <w:r>
        <w:rPr>
          <w:noProof/>
          <w:lang w:eastAsia="lv-LV"/>
        </w:rPr>
        <w:drawing>
          <wp:inline distT="0" distB="0" distL="0" distR="0" wp14:anchorId="2D73F5A2" wp14:editId="34B6F765">
            <wp:extent cx="6010910" cy="24409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910" cy="2440940"/>
                    </a:xfrm>
                    <a:prstGeom prst="rect">
                      <a:avLst/>
                    </a:prstGeom>
                    <a:noFill/>
                    <a:ln>
                      <a:noFill/>
                    </a:ln>
                  </pic:spPr>
                </pic:pic>
              </a:graphicData>
            </a:graphic>
          </wp:inline>
        </w:drawing>
      </w:r>
    </w:p>
    <w:p w14:paraId="4AC2E004" w14:textId="77777777" w:rsidR="001A4B6C" w:rsidRDefault="0008731D" w:rsidP="001A4B6C">
      <w:pPr>
        <w:pStyle w:val="Picturecaption"/>
      </w:pPr>
      <w:fldSimple w:instr=" SEQ Attēls \* ARABIC ">
        <w:bookmarkStart w:id="1213" w:name="_Ref312409765"/>
        <w:bookmarkStart w:id="1214" w:name="_Toc313527534"/>
        <w:bookmarkStart w:id="1215" w:name="_Toc402364089"/>
        <w:r w:rsidR="00E95266">
          <w:rPr>
            <w:noProof/>
          </w:rPr>
          <w:t>34</w:t>
        </w:r>
        <w:bookmarkEnd w:id="1213"/>
      </w:fldSimple>
      <w:r w:rsidR="001A4B6C">
        <w:t>. attēls. Ziņojumu sūtīšana izmantojot apziņošanas serviss</w:t>
      </w:r>
      <w:bookmarkEnd w:id="1214"/>
      <w:bookmarkEnd w:id="1215"/>
    </w:p>
    <w:p w14:paraId="5A9CF568" w14:textId="5EB5263D" w:rsidR="003D7937" w:rsidRDefault="003D7937" w:rsidP="001A4B6C">
      <w:r>
        <w:t>1.posmā nepieciešams norādīt servisa klienta eksponēto saskarni</w:t>
      </w:r>
      <w:r w:rsidR="009525D9">
        <w:t xml:space="preserve">, </w:t>
      </w:r>
      <w:r w:rsidR="007A711A">
        <w:t>kas pieņems notifikācijas ziņojumu</w:t>
      </w:r>
      <w:r w:rsidR="009525D9">
        <w:t xml:space="preserve">, </w:t>
      </w:r>
      <w:r w:rsidR="007A711A">
        <w:t xml:space="preserve">izmantojot </w:t>
      </w:r>
      <w:r w:rsidR="007A711A" w:rsidRPr="00F909B2">
        <w:rPr>
          <w:i/>
        </w:rPr>
        <w:t>WS-Addresing</w:t>
      </w:r>
      <w:r w:rsidR="007A711A">
        <w:t xml:space="preserve"> standarta </w:t>
      </w:r>
      <w:r w:rsidR="007A711A" w:rsidRPr="007A711A">
        <w:rPr>
          <w:i/>
        </w:rPr>
        <w:t>replyTo</w:t>
      </w:r>
      <w:r w:rsidR="007A711A">
        <w:t xml:space="preserve"> atslēgvārdu – sk</w:t>
      </w:r>
      <w:r w:rsidR="009525D9">
        <w:t>at</w:t>
      </w:r>
      <w:r w:rsidR="007A711A">
        <w:t xml:space="preserve">. </w:t>
      </w:r>
      <w:r w:rsidR="007A711A">
        <w:fldChar w:fldCharType="begin"/>
      </w:r>
      <w:r w:rsidR="007A711A">
        <w:instrText xml:space="preserve"> REF _Ref313974418 \n \h </w:instrText>
      </w:r>
      <w:r w:rsidR="007A711A">
        <w:fldChar w:fldCharType="separate"/>
      </w:r>
      <w:r w:rsidR="00E95266">
        <w:t>2.7.10.1</w:t>
      </w:r>
      <w:r w:rsidR="007A711A">
        <w:fldChar w:fldCharType="end"/>
      </w:r>
      <w:r w:rsidR="007A711A">
        <w:t xml:space="preserve">. </w:t>
      </w:r>
      <w:r w:rsidR="009525D9">
        <w:t>paragrāfu.</w:t>
      </w:r>
    </w:p>
    <w:p w14:paraId="2F528507" w14:textId="2D84B9F1" w:rsidR="001A4B6C" w:rsidRPr="001A4B6C" w:rsidRDefault="003D7937" w:rsidP="001A4B6C">
      <w:r>
        <w:t xml:space="preserve">3.posms </w:t>
      </w:r>
      <w:r w:rsidR="007A711A">
        <w:t xml:space="preserve">paredz klienta puse nedrošā servisa izveidošanu pēc scenārija, kas ir aprakstīts piemērā </w:t>
      </w:r>
      <w:r w:rsidR="007A711A" w:rsidRPr="00BD627A">
        <w:t>HL7AsyncResponseNotification</w:t>
      </w:r>
      <w:r w:rsidR="007A711A">
        <w:t>, sk</w:t>
      </w:r>
      <w:r w:rsidR="009525D9">
        <w:t>at</w:t>
      </w:r>
      <w:r w:rsidR="007A711A">
        <w:t xml:space="preserve">. </w:t>
      </w:r>
      <w:r w:rsidR="007A711A">
        <w:fldChar w:fldCharType="begin"/>
      </w:r>
      <w:r w:rsidR="007A711A">
        <w:instrText xml:space="preserve"> REF _Ref313974672 \n \h </w:instrText>
      </w:r>
      <w:r w:rsidR="007A711A">
        <w:fldChar w:fldCharType="separate"/>
      </w:r>
      <w:r w:rsidR="00E95266">
        <w:t>2.7.10.2</w:t>
      </w:r>
      <w:r w:rsidR="007A711A">
        <w:fldChar w:fldCharType="end"/>
      </w:r>
      <w:r w:rsidR="007A711A">
        <w:t>.</w:t>
      </w:r>
      <w:r w:rsidR="009525D9">
        <w:t>paragrāfu.</w:t>
      </w:r>
    </w:p>
    <w:p w14:paraId="1219D47A" w14:textId="6506AFDD" w:rsidR="0080463B" w:rsidRDefault="0080463B" w:rsidP="0080463B">
      <w:pPr>
        <w:pStyle w:val="Heading4"/>
      </w:pPr>
      <w:bookmarkStart w:id="1216" w:name="_Ref313974418"/>
      <w:bookmarkStart w:id="1217" w:name="_Toc402364025"/>
      <w:r>
        <w:t xml:space="preserve">Klienta izveidošana ar </w:t>
      </w:r>
      <w:r w:rsidR="00D42F95">
        <w:t>ReplyTo</w:t>
      </w:r>
      <w:bookmarkEnd w:id="1216"/>
      <w:bookmarkEnd w:id="1217"/>
    </w:p>
    <w:p w14:paraId="1EFF64B2" w14:textId="31A68ECD" w:rsidR="00F40130" w:rsidRDefault="00D42F95" w:rsidP="00D42F95">
      <w:r>
        <w:t xml:space="preserve">Jāpievieno </w:t>
      </w:r>
      <w:r w:rsidRPr="00F909B2">
        <w:rPr>
          <w:i/>
        </w:rPr>
        <w:t>ClentLib</w:t>
      </w:r>
      <w:r w:rsidR="00F40130">
        <w:t xml:space="preserve"> un </w:t>
      </w:r>
      <w:r w:rsidR="00F40130" w:rsidRPr="00F909B2">
        <w:rPr>
          <w:i/>
        </w:rPr>
        <w:t>web.configā</w:t>
      </w:r>
      <w:r w:rsidR="00F40130">
        <w:t xml:space="preserve"> jāpievieno </w:t>
      </w:r>
    </w:p>
    <w:p w14:paraId="1E1730A8" w14:textId="77777777" w:rsidR="00F40130" w:rsidRDefault="00F40130" w:rsidP="00F40130">
      <w:pPr>
        <w:pStyle w:val="CodeBlock"/>
      </w:pPr>
      <w:r>
        <w:rPr>
          <w:color w:val="0000FF"/>
        </w:rPr>
        <w:t>&lt;</w:t>
      </w:r>
      <w:r>
        <w:t>behaviors</w:t>
      </w:r>
      <w:r>
        <w:rPr>
          <w:color w:val="0000FF"/>
        </w:rPr>
        <w:t>&gt;</w:t>
      </w:r>
    </w:p>
    <w:p w14:paraId="71E96AD2" w14:textId="015F2113" w:rsidR="00F40130" w:rsidRDefault="00F40130" w:rsidP="00F40130">
      <w:pPr>
        <w:pStyle w:val="CodeBlock"/>
      </w:pPr>
      <w:r>
        <w:rPr>
          <w:color w:val="0000FF"/>
        </w:rPr>
        <w:t xml:space="preserve"> &lt;</w:t>
      </w:r>
      <w:r>
        <w:t>endpointBehaviors</w:t>
      </w:r>
      <w:r>
        <w:rPr>
          <w:color w:val="0000FF"/>
        </w:rPr>
        <w:t>&gt;</w:t>
      </w:r>
    </w:p>
    <w:p w14:paraId="22B3FACB" w14:textId="2EEA2524" w:rsidR="00F40130" w:rsidRDefault="00F40130" w:rsidP="00F40130">
      <w:pPr>
        <w:pStyle w:val="CodeBlock"/>
      </w:pPr>
      <w:r>
        <w:rPr>
          <w:color w:val="0000FF"/>
        </w:rPr>
        <w:t xml:space="preserve">  &lt;</w:t>
      </w:r>
      <w:r>
        <w:t>behavior</w:t>
      </w:r>
      <w:r>
        <w:rPr>
          <w:color w:val="0000FF"/>
        </w:rPr>
        <w:t>&gt;</w:t>
      </w:r>
    </w:p>
    <w:p w14:paraId="0831C73E" w14:textId="41F6A31C" w:rsidR="00F40130" w:rsidRPr="00BB4EF4" w:rsidRDefault="00F40130" w:rsidP="00BB4EF4">
      <w:pPr>
        <w:pStyle w:val="CodeBlock"/>
        <w:rPr>
          <w:rFonts w:ascii="Consolas" w:hAnsi="Consolas" w:cs="Consolas"/>
          <w:sz w:val="19"/>
          <w:szCs w:val="19"/>
        </w:rPr>
      </w:pPr>
      <w:r>
        <w:t xml:space="preserve">    &lt;EvesInspector </w:t>
      </w:r>
      <w:r>
        <w:rPr>
          <w:color w:val="FF0000"/>
        </w:rPr>
        <w:t>ReplyTo</w:t>
      </w:r>
      <w:r>
        <w:t>="</w:t>
      </w:r>
      <w:r w:rsidR="00BB4EF4">
        <w:rPr>
          <w:rFonts w:ascii="Consolas" w:hAnsi="Consolas" w:cs="Consolas"/>
          <w:sz w:val="19"/>
          <w:szCs w:val="19"/>
        </w:rPr>
        <w:t>http://eves.data.lv/data.lv</w:t>
      </w:r>
      <w:r>
        <w:t>"&gt;&lt;/EvesInspector&gt;</w:t>
      </w:r>
    </w:p>
    <w:p w14:paraId="78B53AE9" w14:textId="35DEBA28" w:rsidR="00F40130" w:rsidRDefault="00F40130" w:rsidP="00F40130">
      <w:pPr>
        <w:pStyle w:val="CodeBlock"/>
      </w:pPr>
      <w:r>
        <w:rPr>
          <w:color w:val="0000FF"/>
        </w:rPr>
        <w:t xml:space="preserve">   &lt;/</w:t>
      </w:r>
      <w:r>
        <w:t>behavior</w:t>
      </w:r>
      <w:r>
        <w:rPr>
          <w:color w:val="0000FF"/>
        </w:rPr>
        <w:t>&gt;</w:t>
      </w:r>
    </w:p>
    <w:p w14:paraId="5BA1EEFC" w14:textId="16C59B2D" w:rsidR="00F40130" w:rsidRDefault="00F40130" w:rsidP="00F40130">
      <w:pPr>
        <w:pStyle w:val="CodeBlock"/>
      </w:pPr>
      <w:r>
        <w:rPr>
          <w:color w:val="0000FF"/>
        </w:rPr>
        <w:t xml:space="preserve">  &lt;/</w:t>
      </w:r>
      <w:r>
        <w:t>endpointBehaviors</w:t>
      </w:r>
      <w:r>
        <w:rPr>
          <w:color w:val="0000FF"/>
        </w:rPr>
        <w:t>&gt;</w:t>
      </w:r>
    </w:p>
    <w:p w14:paraId="6E5A1A94" w14:textId="3C985BD6" w:rsidR="00F40130" w:rsidRDefault="00F40130" w:rsidP="00F40130">
      <w:pPr>
        <w:pStyle w:val="CodeBlock"/>
      </w:pPr>
      <w:r>
        <w:rPr>
          <w:color w:val="0000FF"/>
        </w:rPr>
        <w:t xml:space="preserve">  &lt;/</w:t>
      </w:r>
      <w:r>
        <w:t>behaviors</w:t>
      </w:r>
      <w:r>
        <w:rPr>
          <w:color w:val="0000FF"/>
        </w:rPr>
        <w:t>&gt;</w:t>
      </w:r>
    </w:p>
    <w:p w14:paraId="11BA8239" w14:textId="1EC3FD90" w:rsidR="00F40130" w:rsidRDefault="00F40130" w:rsidP="00F40130">
      <w:pPr>
        <w:pStyle w:val="CodeBlock"/>
      </w:pPr>
      <w:r>
        <w:rPr>
          <w:color w:val="0000FF"/>
        </w:rPr>
        <w:t xml:space="preserve">  &lt;</w:t>
      </w:r>
      <w:r>
        <w:t>extensions</w:t>
      </w:r>
      <w:r>
        <w:rPr>
          <w:color w:val="0000FF"/>
        </w:rPr>
        <w:t>&gt;</w:t>
      </w:r>
    </w:p>
    <w:p w14:paraId="3B229242" w14:textId="7FB12321" w:rsidR="00F40130" w:rsidRDefault="00F40130" w:rsidP="00F40130">
      <w:pPr>
        <w:pStyle w:val="CodeBlock"/>
      </w:pPr>
      <w:r>
        <w:rPr>
          <w:color w:val="0000FF"/>
        </w:rPr>
        <w:t xml:space="preserve">    &lt;</w:t>
      </w:r>
      <w:r>
        <w:t>behaviorExtensions</w:t>
      </w:r>
      <w:r>
        <w:rPr>
          <w:color w:val="0000FF"/>
        </w:rPr>
        <w:t>&gt;</w:t>
      </w:r>
    </w:p>
    <w:p w14:paraId="34688EBA" w14:textId="50F34087" w:rsidR="00F40130" w:rsidRDefault="00F40130" w:rsidP="00F40130">
      <w:pPr>
        <w:pStyle w:val="CodeBlock"/>
      </w:pPr>
      <w:r>
        <w:rPr>
          <w:color w:val="0000FF"/>
        </w:rPr>
        <w:t xml:space="preserve">       &lt;</w:t>
      </w:r>
      <w:r>
        <w:t xml:space="preserve">add </w:t>
      </w:r>
      <w:r>
        <w:rPr>
          <w:color w:val="FF0000"/>
        </w:rPr>
        <w:t>name</w:t>
      </w:r>
      <w:r>
        <w:rPr>
          <w:color w:val="0000FF"/>
        </w:rPr>
        <w:t>=</w:t>
      </w:r>
      <w:r>
        <w:t>"</w:t>
      </w:r>
      <w:r>
        <w:rPr>
          <w:color w:val="0000FF"/>
        </w:rPr>
        <w:t>EvesInspector</w:t>
      </w:r>
      <w:r>
        <w:t>"</w:t>
      </w:r>
      <w:r>
        <w:rPr>
          <w:color w:val="0000FF"/>
        </w:rPr>
        <w:t xml:space="preserve"> </w:t>
      </w:r>
      <w:r>
        <w:rPr>
          <w:color w:val="FF0000"/>
        </w:rPr>
        <w:t>type</w:t>
      </w:r>
      <w:r>
        <w:rPr>
          <w:color w:val="0000FF"/>
        </w:rPr>
        <w:t>=</w:t>
      </w:r>
      <w:r>
        <w:t>"</w:t>
      </w:r>
      <w:r>
        <w:rPr>
          <w:color w:val="0000FF"/>
        </w:rPr>
        <w:t>Abc.ServiceModel.Samples.IncomingMessageLoggerBehaviorExtension, ClentLib, Version=1.0.0.0, Culture=neutral, PublicKeyToken=null</w:t>
      </w:r>
      <w:r>
        <w:t>"</w:t>
      </w:r>
      <w:r>
        <w:rPr>
          <w:color w:val="0000FF"/>
        </w:rPr>
        <w:t xml:space="preserve"> /&gt;</w:t>
      </w:r>
    </w:p>
    <w:p w14:paraId="2A385315" w14:textId="77777777" w:rsidR="00F40130" w:rsidRDefault="00F40130" w:rsidP="00F40130">
      <w:pPr>
        <w:pStyle w:val="CodeBlock"/>
      </w:pPr>
      <w:r>
        <w:rPr>
          <w:color w:val="0000FF"/>
        </w:rPr>
        <w:t xml:space="preserve">            &lt;/</w:t>
      </w:r>
      <w:r>
        <w:t>behaviorExtensions</w:t>
      </w:r>
      <w:r>
        <w:rPr>
          <w:color w:val="0000FF"/>
        </w:rPr>
        <w:t>&gt;</w:t>
      </w:r>
    </w:p>
    <w:p w14:paraId="4DD81A7B" w14:textId="5DC10C10" w:rsidR="00F40130" w:rsidRDefault="00F40130" w:rsidP="00F40130">
      <w:pPr>
        <w:pStyle w:val="CodeBlock"/>
        <w:rPr>
          <w:color w:val="0000FF"/>
        </w:rPr>
      </w:pPr>
      <w:r>
        <w:rPr>
          <w:color w:val="0000FF"/>
        </w:rPr>
        <w:t xml:space="preserve">  &lt;/</w:t>
      </w:r>
      <w:r>
        <w:t>extensions</w:t>
      </w:r>
      <w:r>
        <w:rPr>
          <w:color w:val="0000FF"/>
        </w:rPr>
        <w:t>&gt;</w:t>
      </w:r>
    </w:p>
    <w:p w14:paraId="45E224CB" w14:textId="4257D075" w:rsidR="0080463B" w:rsidRDefault="00F84B3D" w:rsidP="0080463B">
      <w:r>
        <w:t xml:space="preserve">Kur, </w:t>
      </w:r>
      <w:r w:rsidRPr="00F909B2">
        <w:rPr>
          <w:i/>
        </w:rPr>
        <w:t>ReplyTo</w:t>
      </w:r>
      <w:r>
        <w:t xml:space="preserve"> atribūts</w:t>
      </w:r>
      <w:r w:rsidR="009525D9">
        <w:t xml:space="preserve"> - </w:t>
      </w:r>
      <w:r>
        <w:t>uz kuru servisam, kurš apstrādā datus</w:t>
      </w:r>
      <w:r w:rsidR="009525D9">
        <w:t>, vajag veidot atbildi.</w:t>
      </w:r>
    </w:p>
    <w:p w14:paraId="19ABE1CF" w14:textId="653AEA91" w:rsidR="000852EC" w:rsidRDefault="000852EC" w:rsidP="000852EC">
      <w:pPr>
        <w:autoSpaceDE w:val="0"/>
        <w:autoSpaceDN w:val="0"/>
        <w:adjustRightInd w:val="0"/>
        <w:spacing w:before="0" w:after="0" w:line="240" w:lineRule="auto"/>
        <w:jc w:val="left"/>
      </w:pPr>
      <w:r>
        <w:t>Vai  bez bibliotēksas:</w:t>
      </w:r>
    </w:p>
    <w:p w14:paraId="1C431D80" w14:textId="720281D0" w:rsidR="000852EC" w:rsidRDefault="000852EC" w:rsidP="008D6997">
      <w:pPr>
        <w:pStyle w:val="CodeBlock"/>
      </w:pPr>
      <w:r>
        <w:lastRenderedPageBreak/>
        <w:t xml:space="preserve"> &lt;</w:t>
      </w:r>
      <w:r>
        <w:rPr>
          <w:color w:val="A31515"/>
        </w:rPr>
        <w:t>endpoint</w:t>
      </w:r>
      <w:r>
        <w:t xml:space="preserve"> </w:t>
      </w:r>
      <w:r>
        <w:rPr>
          <w:color w:val="FF0000"/>
        </w:rPr>
        <w:t>address</w:t>
      </w:r>
      <w:r>
        <w:t xml:space="preserve">="https://osb-test.abcsoftware.lv:8012/eves/WcfServiceQueryByParam" </w:t>
      </w:r>
      <w:r>
        <w:rPr>
          <w:color w:val="FF0000"/>
        </w:rPr>
        <w:t>behaviorConfiguration</w:t>
      </w:r>
      <w:r>
        <w:t xml:space="preserve">="certificateIPDataRouter" </w:t>
      </w:r>
      <w:r>
        <w:rPr>
          <w:color w:val="FF0000"/>
        </w:rPr>
        <w:t>binding</w:t>
      </w:r>
      <w:r>
        <w:t xml:space="preserve">="customBinding" </w:t>
      </w:r>
      <w:r>
        <w:rPr>
          <w:color w:val="FF0000"/>
        </w:rPr>
        <w:t>bindingConfiguration</w:t>
      </w:r>
      <w:r>
        <w:t xml:space="preserve">="HL7Service2" </w:t>
      </w:r>
      <w:r>
        <w:rPr>
          <w:color w:val="FF0000"/>
        </w:rPr>
        <w:t>contract</w:t>
      </w:r>
      <w:r>
        <w:t xml:space="preserve">="IHL7SyncContract" </w:t>
      </w:r>
      <w:r>
        <w:rPr>
          <w:color w:val="FF0000"/>
        </w:rPr>
        <w:t>name</w:t>
      </w:r>
      <w:r>
        <w:t>="HL7Service2"&gt;</w:t>
      </w:r>
    </w:p>
    <w:p w14:paraId="55CF72B1" w14:textId="7BD20957" w:rsidR="000852EC" w:rsidRPr="008D6997" w:rsidRDefault="000852EC" w:rsidP="008D6997">
      <w:pPr>
        <w:pStyle w:val="CodeBlock"/>
        <w:rPr>
          <w:b/>
        </w:rPr>
      </w:pPr>
      <w:r>
        <w:t xml:space="preserve">               </w:t>
      </w:r>
      <w:r w:rsidRPr="008D6997">
        <w:rPr>
          <w:b/>
        </w:rPr>
        <w:t>&lt;headers&gt;</w:t>
      </w:r>
    </w:p>
    <w:p w14:paraId="126FDD2D" w14:textId="77777777" w:rsidR="000852EC" w:rsidRPr="008D6997" w:rsidRDefault="000852EC" w:rsidP="008D6997">
      <w:pPr>
        <w:pStyle w:val="CodeBlock"/>
        <w:rPr>
          <w:b/>
        </w:rPr>
      </w:pPr>
      <w:r w:rsidRPr="008D6997">
        <w:rPr>
          <w:b/>
        </w:rPr>
        <w:t xml:space="preserve">                    &lt;IpReplyTo xmlns="urn:hl7-org:v3"&gt;http://localhost:2604/EvesListenerService.svc&lt;/IpReplyTo&gt;</w:t>
      </w:r>
    </w:p>
    <w:p w14:paraId="6884B7E6" w14:textId="2FAFAF2A" w:rsidR="000852EC" w:rsidRPr="008D6997" w:rsidRDefault="000852EC" w:rsidP="008D6997">
      <w:pPr>
        <w:pStyle w:val="CodeBlock"/>
        <w:rPr>
          <w:b/>
        </w:rPr>
      </w:pPr>
      <w:r w:rsidRPr="008D6997">
        <w:rPr>
          <w:b/>
        </w:rPr>
        <w:t xml:space="preserve">                &lt;/headers&gt;</w:t>
      </w:r>
    </w:p>
    <w:p w14:paraId="468FE75E" w14:textId="77777777" w:rsidR="000852EC" w:rsidRDefault="000852EC" w:rsidP="008D6997">
      <w:pPr>
        <w:pStyle w:val="CodeBlock"/>
      </w:pPr>
      <w:r>
        <w:t xml:space="preserve">            &lt;/</w:t>
      </w:r>
      <w:r>
        <w:rPr>
          <w:color w:val="A31515"/>
        </w:rPr>
        <w:t>endpoint</w:t>
      </w:r>
      <w:r>
        <w:t>&gt;</w:t>
      </w:r>
    </w:p>
    <w:p w14:paraId="2C2C6E55" w14:textId="07381522" w:rsidR="000852EC" w:rsidRDefault="000852EC" w:rsidP="0080463B"/>
    <w:p w14:paraId="17B1BB4D" w14:textId="77777777" w:rsidR="003D7937" w:rsidRPr="00BD627A" w:rsidRDefault="003D7937" w:rsidP="003D7937">
      <w:pPr>
        <w:pStyle w:val="Heading4"/>
      </w:pPr>
      <w:bookmarkStart w:id="1218" w:name="_Ref313974672"/>
      <w:bookmarkStart w:id="1219" w:name="_Toc402364026"/>
      <w:r>
        <w:t>Interfeisa izveidošana</w:t>
      </w:r>
      <w:bookmarkEnd w:id="1218"/>
      <w:bookmarkEnd w:id="1219"/>
    </w:p>
    <w:p w14:paraId="186B252F" w14:textId="77777777" w:rsidR="003D7937" w:rsidRDefault="003D7937" w:rsidP="003D7937">
      <w:r w:rsidRPr="008121E9">
        <w:t>Lai izveidotu a</w:t>
      </w:r>
      <w:r>
        <w:t xml:space="preserve">sinhronu servisu ir </w:t>
      </w:r>
      <w:r w:rsidRPr="008121E9">
        <w:t>nepieciešams</w:t>
      </w:r>
      <w:r>
        <w:t xml:space="preserve"> izveidot interfeisu bez atbildes (void). </w:t>
      </w:r>
    </w:p>
    <w:p w14:paraId="617E35FE" w14:textId="77777777" w:rsidR="003D7937" w:rsidRDefault="003D7937" w:rsidP="003D7937">
      <w:pPr>
        <w:pStyle w:val="CodeBlock"/>
        <w:rPr>
          <w:rFonts w:ascii="Consolas" w:hAnsi="Consolas" w:cs="Consolas"/>
          <w:sz w:val="19"/>
          <w:szCs w:val="19"/>
        </w:rPr>
      </w:pPr>
      <w:r>
        <w:rPr>
          <w:rFonts w:ascii="Consolas" w:hAnsi="Consolas" w:cs="Consolas"/>
          <w:color w:val="008000"/>
          <w:sz w:val="19"/>
          <w:szCs w:val="19"/>
        </w:rPr>
        <w:t>// Define a service contract.</w:t>
      </w:r>
    </w:p>
    <w:p w14:paraId="614BBBD0" w14:textId="11E47AA5" w:rsidR="004D0715" w:rsidRDefault="003D7937" w:rsidP="00F909B2">
      <w:pPr>
        <w:pStyle w:val="CodeBlock"/>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2B91AF"/>
          <w:sz w:val="19"/>
          <w:szCs w:val="19"/>
        </w:rPr>
        <w:t>ServiceContract</w:t>
      </w:r>
      <w:r>
        <w:rPr>
          <w:rFonts w:ascii="Consolas" w:hAnsi="Consolas" w:cs="Consolas"/>
          <w:sz w:val="19"/>
          <w:szCs w:val="19"/>
        </w:rPr>
        <w:t xml:space="preserve">(Namespace = </w:t>
      </w:r>
      <w:r>
        <w:rPr>
          <w:rFonts w:ascii="Consolas" w:hAnsi="Consolas" w:cs="Consolas"/>
          <w:color w:val="2B91AF"/>
          <w:sz w:val="19"/>
          <w:szCs w:val="19"/>
        </w:rPr>
        <w:t>HL7Constants</w:t>
      </w:r>
      <w:r>
        <w:rPr>
          <w:rFonts w:ascii="Consolas" w:hAnsi="Consolas" w:cs="Consolas"/>
          <w:sz w:val="19"/>
          <w:szCs w:val="19"/>
        </w:rPr>
        <w:t xml:space="preserve">.Namespace, ConfigurationName = </w:t>
      </w:r>
      <w:r>
        <w:rPr>
          <w:rFonts w:ascii="Consolas" w:hAnsi="Consolas" w:cs="Consolas"/>
          <w:color w:val="A31515"/>
          <w:sz w:val="19"/>
          <w:szCs w:val="19"/>
        </w:rPr>
        <w:t>"IHL7SyncContract"</w:t>
      </w:r>
      <w:r>
        <w:rPr>
          <w:rFonts w:ascii="Consolas" w:hAnsi="Consolas" w:cs="Consolas"/>
          <w:sz w:val="19"/>
          <w:szCs w:val="19"/>
        </w:rPr>
        <w:t xml:space="preserve">)]   </w:t>
      </w:r>
    </w:p>
    <w:p w14:paraId="6BE82F65" w14:textId="77777777" w:rsidR="004D0715" w:rsidRDefault="004D0715" w:rsidP="00F909B2">
      <w:pPr>
        <w:pStyle w:val="CodeBlock"/>
      </w:pPr>
      <w:r>
        <w:rPr>
          <w:color w:val="0000FF"/>
        </w:rPr>
        <w:t>public</w:t>
      </w:r>
      <w:r>
        <w:t xml:space="preserve"> </w:t>
      </w:r>
      <w:r>
        <w:rPr>
          <w:color w:val="0000FF"/>
        </w:rPr>
        <w:t>interface</w:t>
      </w:r>
      <w:r>
        <w:t xml:space="preserve"> IHL7SyncContract</w:t>
      </w:r>
    </w:p>
    <w:p w14:paraId="456F239C" w14:textId="77777777" w:rsidR="004D0715" w:rsidRDefault="004D0715" w:rsidP="00F909B2">
      <w:pPr>
        <w:pStyle w:val="CodeBlock"/>
      </w:pPr>
      <w:r>
        <w:t xml:space="preserve">    {</w:t>
      </w:r>
    </w:p>
    <w:p w14:paraId="53B6037E" w14:textId="77777777" w:rsidR="004D0715" w:rsidRDefault="004D0715" w:rsidP="00F909B2">
      <w:pPr>
        <w:pStyle w:val="CodeBlock"/>
      </w:pPr>
      <w:r>
        <w:t xml:space="preserve">        </w:t>
      </w:r>
      <w:r>
        <w:rPr>
          <w:color w:val="808080"/>
        </w:rPr>
        <w:t>///</w:t>
      </w:r>
      <w:r>
        <w:rPr>
          <w:color w:val="008000"/>
        </w:rPr>
        <w:t xml:space="preserve"> </w:t>
      </w:r>
      <w:r>
        <w:rPr>
          <w:color w:val="808080"/>
        </w:rPr>
        <w:t>&lt;summary&gt;</w:t>
      </w:r>
    </w:p>
    <w:p w14:paraId="08B0E13A" w14:textId="77777777" w:rsidR="004D0715" w:rsidRDefault="004D0715" w:rsidP="00F909B2">
      <w:pPr>
        <w:pStyle w:val="CodeBlock"/>
      </w:pPr>
      <w:r>
        <w:t xml:space="preserve">        </w:t>
      </w:r>
      <w:r>
        <w:rPr>
          <w:color w:val="808080"/>
        </w:rPr>
        <w:t>///</w:t>
      </w:r>
      <w:r>
        <w:rPr>
          <w:color w:val="008000"/>
        </w:rPr>
        <w:t xml:space="preserve"> Processes the invoke.</w:t>
      </w:r>
    </w:p>
    <w:p w14:paraId="04BD297E" w14:textId="77777777" w:rsidR="004D0715" w:rsidRDefault="004D0715" w:rsidP="00F909B2">
      <w:pPr>
        <w:pStyle w:val="CodeBlock"/>
      </w:pPr>
      <w:r>
        <w:t xml:space="preserve">        </w:t>
      </w:r>
      <w:r>
        <w:rPr>
          <w:color w:val="808080"/>
        </w:rPr>
        <w:t>///</w:t>
      </w:r>
      <w:r>
        <w:rPr>
          <w:color w:val="008000"/>
        </w:rPr>
        <w:t xml:space="preserve"> </w:t>
      </w:r>
      <w:r>
        <w:rPr>
          <w:color w:val="808080"/>
        </w:rPr>
        <w:t>&lt;/summary&gt;</w:t>
      </w:r>
    </w:p>
    <w:p w14:paraId="67ED7BD2" w14:textId="77777777" w:rsidR="004D0715" w:rsidRDefault="004D0715"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1CB41835" w14:textId="77777777" w:rsidR="004D0715" w:rsidRDefault="004D0715" w:rsidP="00F909B2">
      <w:pPr>
        <w:pStyle w:val="CodeBlock"/>
      </w:pPr>
      <w:r>
        <w:t xml:space="preserve">        </w:t>
      </w:r>
      <w:r>
        <w:rPr>
          <w:color w:val="808080"/>
        </w:rPr>
        <w:t>///</w:t>
      </w:r>
      <w:r>
        <w:rPr>
          <w:color w:val="008000"/>
        </w:rPr>
        <w:t xml:space="preserve"> </w:t>
      </w:r>
      <w:r>
        <w:rPr>
          <w:color w:val="808080"/>
        </w:rPr>
        <w:t>&lt;returns&gt;</w:t>
      </w:r>
      <w:r>
        <w:rPr>
          <w:color w:val="008000"/>
        </w:rPr>
        <w:t>LVAU_IN000002UV01QUQI_MT120001UV01 Subject2</w:t>
      </w:r>
      <w:r>
        <w:rPr>
          <w:color w:val="808080"/>
        </w:rPr>
        <w:t>&lt;/returns&gt;</w:t>
      </w:r>
    </w:p>
    <w:p w14:paraId="441178D4" w14:textId="77777777" w:rsidR="004D0715" w:rsidRDefault="004D0715" w:rsidP="00F909B2">
      <w:pPr>
        <w:pStyle w:val="CodeBlock"/>
      </w:pPr>
      <w:r>
        <w:t xml:space="preserve">        [OperationContract(Name = </w:t>
      </w:r>
      <w:r>
        <w:rPr>
          <w:color w:val="A31515"/>
        </w:rPr>
        <w:t>"ProcessInvoke"</w:t>
      </w:r>
      <w:r>
        <w:t xml:space="preserve">, Action = HL7Constants.Namespace + </w:t>
      </w:r>
      <w:r>
        <w:rPr>
          <w:color w:val="A31515"/>
        </w:rPr>
        <w:t>":"</w:t>
      </w:r>
      <w:r>
        <w:t xml:space="preserve"> + </w:t>
      </w:r>
      <w:r>
        <w:rPr>
          <w:color w:val="A31515"/>
        </w:rPr>
        <w:t>"LVAU_IN000001UV01"</w:t>
      </w:r>
      <w:r>
        <w:t xml:space="preserve">, ReplyAction = HL7Constants.Namespace + </w:t>
      </w:r>
      <w:r>
        <w:rPr>
          <w:color w:val="A31515"/>
        </w:rPr>
        <w:t>":"</w:t>
      </w:r>
      <w:r>
        <w:t xml:space="preserve"> + </w:t>
      </w:r>
      <w:r>
        <w:rPr>
          <w:color w:val="A31515"/>
        </w:rPr>
        <w:t>"MCCI_IN000006UV01_LV01"</w:t>
      </w:r>
      <w:r>
        <w:t>)]</w:t>
      </w:r>
    </w:p>
    <w:p w14:paraId="6D55331B" w14:textId="57DE2D23" w:rsidR="004D0715" w:rsidRDefault="004D0715" w:rsidP="00F909B2">
      <w:pPr>
        <w:pStyle w:val="CodeBlock"/>
      </w:pPr>
      <w:r>
        <w:t xml:space="preserve">        </w:t>
      </w:r>
      <w:r w:rsidR="00FC1C5B">
        <w:t>[HL7OperationContract(ReasonCodes.Action.Read, ReasonCodes.Reason.DrugTreatment, Receiver</w:t>
      </w:r>
      <w:r>
        <w:t xml:space="preserve"> = </w:t>
      </w:r>
      <w:r>
        <w:rPr>
          <w:color w:val="A31515"/>
        </w:rPr>
        <w:t>"Receiver"</w:t>
      </w:r>
      <w:r>
        <w:t xml:space="preserve">, Sender = </w:t>
      </w:r>
      <w:r>
        <w:rPr>
          <w:color w:val="A31515"/>
        </w:rPr>
        <w:t>"Sender"</w:t>
      </w:r>
      <w:r>
        <w:t xml:space="preserve">, QueryParameterPayload = HL7Request.RequestType.QueryParamRequest, AcknowledgementResponse = </w:t>
      </w:r>
      <w:r>
        <w:rPr>
          <w:color w:val="0000FF"/>
        </w:rPr>
        <w:t>true</w:t>
      </w:r>
      <w:r>
        <w:t>)]</w:t>
      </w:r>
    </w:p>
    <w:p w14:paraId="789687B2" w14:textId="77777777" w:rsidR="004D0715" w:rsidRDefault="004D0715" w:rsidP="00F909B2">
      <w:pPr>
        <w:pStyle w:val="CodeBlock"/>
      </w:pPr>
      <w:r>
        <w:t xml:space="preserve">        </w:t>
      </w:r>
      <w:r>
        <w:rPr>
          <w:color w:val="0000FF"/>
        </w:rPr>
        <w:t>void</w:t>
      </w:r>
      <w:r>
        <w:t xml:space="preserve"> ProcessInvoke([HL7SubjectSerializer(HL7SubjectSerializerTypes.Custom, CustomSerializerType = </w:t>
      </w:r>
      <w:r>
        <w:rPr>
          <w:color w:val="0000FF"/>
        </w:rPr>
        <w:t>typeof</w:t>
      </w:r>
      <w:r>
        <w:t>(CustomObjectSerializer))] LVAU_MT000001UV01QueryByParameterPayload payload);</w:t>
      </w:r>
    </w:p>
    <w:p w14:paraId="41E09F4A" w14:textId="77777777" w:rsidR="004D0715" w:rsidRDefault="004D0715" w:rsidP="00F909B2">
      <w:pPr>
        <w:pStyle w:val="CodeBlock"/>
      </w:pPr>
      <w:r>
        <w:t xml:space="preserve">    }</w:t>
      </w:r>
    </w:p>
    <w:p w14:paraId="58A2F73B" w14:textId="29662B38" w:rsidR="00ED2BCF" w:rsidRDefault="004D0715" w:rsidP="00ED2BCF">
      <w:pPr>
        <w:pStyle w:val="Heading3"/>
      </w:pPr>
      <w:r w:rsidDel="004D0715">
        <w:rPr>
          <w:rFonts w:ascii="Consolas" w:hAnsi="Consolas" w:cs="Consolas"/>
          <w:color w:val="0000FF"/>
          <w:sz w:val="19"/>
          <w:szCs w:val="19"/>
        </w:rPr>
        <w:t xml:space="preserve"> </w:t>
      </w:r>
      <w:bookmarkStart w:id="1220" w:name="_Toc321306826"/>
      <w:bookmarkStart w:id="1221" w:name="_Toc321306827"/>
      <w:bookmarkStart w:id="1222" w:name="_Toc321306828"/>
      <w:bookmarkStart w:id="1223" w:name="_Toc321306829"/>
      <w:bookmarkStart w:id="1224" w:name="_Toc321306830"/>
      <w:bookmarkStart w:id="1225" w:name="_Toc321306831"/>
      <w:bookmarkStart w:id="1226" w:name="_Toc321306832"/>
      <w:bookmarkStart w:id="1227" w:name="_Toc402364027"/>
      <w:bookmarkEnd w:id="1220"/>
      <w:bookmarkEnd w:id="1221"/>
      <w:bookmarkEnd w:id="1222"/>
      <w:bookmarkEnd w:id="1223"/>
      <w:bookmarkEnd w:id="1224"/>
      <w:bookmarkEnd w:id="1225"/>
      <w:bookmarkEnd w:id="1226"/>
      <w:r w:rsidR="00ED2BCF" w:rsidRPr="00ED2BCF">
        <w:t>ClientOSBServiceSecure</w:t>
      </w:r>
      <w:bookmarkEnd w:id="1227"/>
    </w:p>
    <w:p w14:paraId="07944F6B" w14:textId="4F94BFBC" w:rsidR="00ED2BCF" w:rsidRDefault="00BA19ED" w:rsidP="00ED2BCF">
      <w:r>
        <w:t>Esošais piemērs izmanto ABC software e-veselības Integrācijas platformas testa vid</w:t>
      </w:r>
      <w:r w:rsidR="009525D9">
        <w:t>i</w:t>
      </w:r>
      <w:r>
        <w:t xml:space="preserve"> - </w:t>
      </w:r>
      <w:r w:rsidR="0008731D">
        <w:fldChar w:fldCharType="begin"/>
      </w:r>
      <w:r w:rsidR="0008731D">
        <w:instrText xml:space="preserve"> HYPERLINK "https://eves.abcsoftware.lv:435/" </w:instrText>
      </w:r>
      <w:ins w:id="1228" w:author="Aleksandrs Zeļikovičs" w:date="2014-10-29T16:37:00Z"/>
      <w:r w:rsidR="0008731D">
        <w:fldChar w:fldCharType="separate"/>
      </w:r>
      <w:r w:rsidRPr="00684DAC">
        <w:rPr>
          <w:rStyle w:val="Hyperlink"/>
        </w:rPr>
        <w:t>https://eves.abcsoftware.lv:435/</w:t>
      </w:r>
      <w:r w:rsidR="0008731D">
        <w:rPr>
          <w:rStyle w:val="Hyperlink"/>
        </w:rPr>
        <w:fldChar w:fldCharType="end"/>
      </w:r>
      <w:r>
        <w:t xml:space="preserve">. </w:t>
      </w:r>
      <w:r w:rsidR="00ED2BCF" w:rsidRPr="00ED2BCF">
        <w:t>Lai</w:t>
      </w:r>
      <w:r w:rsidR="00ED2BCF">
        <w:t xml:space="preserve"> izsauktu servisu </w:t>
      </w:r>
      <w:r>
        <w:t xml:space="preserve">izmantojot </w:t>
      </w:r>
      <w:r w:rsidR="00ED2BCF">
        <w:t xml:space="preserve">OSB ir </w:t>
      </w:r>
      <w:r>
        <w:t>iespējami šādi divi scenāriji:</w:t>
      </w:r>
    </w:p>
    <w:p w14:paraId="78707940" w14:textId="63527FBD" w:rsidR="00ED2BCF" w:rsidRDefault="00ED2BCF" w:rsidP="00ED2BCF">
      <w:pPr>
        <w:pStyle w:val="ListParagraph"/>
        <w:numPr>
          <w:ilvl w:val="0"/>
          <w:numId w:val="26"/>
        </w:numPr>
      </w:pPr>
      <w:r>
        <w:t>Izmantojot Sertifikāta autentifikāciju;</w:t>
      </w:r>
    </w:p>
    <w:p w14:paraId="18A5389F" w14:textId="753E6BF9" w:rsidR="00ED2BCF" w:rsidRDefault="00ED2BCF" w:rsidP="00ED2BCF">
      <w:pPr>
        <w:pStyle w:val="ListParagraph"/>
        <w:numPr>
          <w:ilvl w:val="0"/>
          <w:numId w:val="26"/>
        </w:numPr>
      </w:pPr>
      <w:r>
        <w:t>Izmantojot lietotāja vārdu autentifikāciju;</w:t>
      </w:r>
    </w:p>
    <w:p w14:paraId="1D626B55" w14:textId="467A392F" w:rsidR="00ED2BCF" w:rsidRDefault="00ED2BCF" w:rsidP="00ED2BCF">
      <w:r>
        <w:t>Klienta kods izskatās sekojoši:</w:t>
      </w:r>
    </w:p>
    <w:p w14:paraId="31E89FFE" w14:textId="77777777" w:rsidR="00ED2BCF" w:rsidRDefault="00ED2BCF" w:rsidP="00F909B2">
      <w:pPr>
        <w:pStyle w:val="CodeBlock"/>
        <w:keepNext w:val="0"/>
      </w:pPr>
      <w:r>
        <w:t>try</w:t>
      </w:r>
    </w:p>
    <w:p w14:paraId="444EA625" w14:textId="77777777" w:rsidR="00ED2BCF" w:rsidRDefault="00ED2BCF" w:rsidP="00F909B2">
      <w:pPr>
        <w:pStyle w:val="CodeBlock"/>
        <w:keepNext w:val="0"/>
      </w:pPr>
      <w:r>
        <w:t xml:space="preserve">            {</w:t>
      </w:r>
    </w:p>
    <w:p w14:paraId="1848AF3D" w14:textId="77777777" w:rsidR="00ED2BCF" w:rsidRDefault="00ED2BCF" w:rsidP="00F909B2">
      <w:pPr>
        <w:pStyle w:val="CodeBlock"/>
        <w:keepNext w:val="0"/>
      </w:pPr>
      <w:r>
        <w:t xml:space="preserve">                var address = new </w:t>
      </w:r>
      <w:r>
        <w:rPr>
          <w:color w:val="2B91AF"/>
        </w:rPr>
        <w:t>EndpointAddress</w:t>
      </w:r>
      <w:r>
        <w:t>(</w:t>
      </w:r>
      <w:r>
        <w:rPr>
          <w:color w:val="A31515"/>
        </w:rPr>
        <w:t>"http://192.168.100.204:7001/eves/ProxyServices/LVAU_AR000001UV01"</w:t>
      </w:r>
      <w:r>
        <w:t>);</w:t>
      </w:r>
    </w:p>
    <w:p w14:paraId="377769D0" w14:textId="77777777" w:rsidR="00ED2BCF" w:rsidRDefault="00ED2BCF" w:rsidP="00F909B2">
      <w:pPr>
        <w:pStyle w:val="CodeBlock"/>
        <w:keepNext w:val="0"/>
      </w:pPr>
      <w:r>
        <w:lastRenderedPageBreak/>
        <w:t xml:space="preserve">                </w:t>
      </w:r>
      <w:r>
        <w:rPr>
          <w:color w:val="2B91AF"/>
        </w:rPr>
        <w:t>ChannelFactory</w:t>
      </w:r>
      <w:r>
        <w:t>&lt;</w:t>
      </w:r>
      <w:r>
        <w:rPr>
          <w:color w:val="2B91AF"/>
        </w:rPr>
        <w:t>IHL7SyncContract</w:t>
      </w:r>
      <w:r>
        <w:t xml:space="preserve">&gt; factory = new </w:t>
      </w:r>
      <w:r>
        <w:rPr>
          <w:color w:val="2B91AF"/>
        </w:rPr>
        <w:t>ChannelFactory</w:t>
      </w:r>
      <w:r>
        <w:t>&lt;</w:t>
      </w:r>
      <w:r>
        <w:rPr>
          <w:color w:val="2B91AF"/>
        </w:rPr>
        <w:t>IHL7SyncContract</w:t>
      </w:r>
      <w:r>
        <w:t>&gt;(</w:t>
      </w:r>
      <w:r>
        <w:rPr>
          <w:color w:val="A31515"/>
        </w:rPr>
        <w:t>"HL7Service2"</w:t>
      </w:r>
      <w:r>
        <w:t>, address);</w:t>
      </w:r>
    </w:p>
    <w:p w14:paraId="7B23224E" w14:textId="77777777" w:rsidR="00ED2BCF" w:rsidRDefault="00ED2BCF" w:rsidP="00F909B2">
      <w:pPr>
        <w:pStyle w:val="CodeBlock"/>
        <w:keepNext w:val="0"/>
      </w:pPr>
    </w:p>
    <w:p w14:paraId="0DE8110F" w14:textId="77777777" w:rsidR="00ED2BCF" w:rsidRDefault="00ED2BCF" w:rsidP="00F909B2">
      <w:pPr>
        <w:pStyle w:val="CodeBlock"/>
        <w:keepNext w:val="0"/>
      </w:pPr>
      <w:r>
        <w:t xml:space="preserve">                factory.ConfigureChannelFactory(new </w:t>
      </w:r>
      <w:r>
        <w:rPr>
          <w:color w:val="2B91AF"/>
        </w:rPr>
        <w:t>WebPrincipalSecurityTokenCache</w:t>
      </w:r>
      <w:r>
        <w:t xml:space="preserve">(), new </w:t>
      </w:r>
      <w:r>
        <w:rPr>
          <w:color w:val="2B91AF"/>
        </w:rPr>
        <w:t>Uri</w:t>
      </w:r>
      <w:r>
        <w:t>(</w:t>
      </w:r>
      <w:r>
        <w:rPr>
          <w:color w:val="A31515"/>
        </w:rPr>
        <w:t>"https://eves.abcsoftware.lv/ebook"</w:t>
      </w:r>
      <w:r>
        <w:t>));</w:t>
      </w:r>
    </w:p>
    <w:p w14:paraId="1AE336B5" w14:textId="77777777" w:rsidR="00ED2BCF" w:rsidRDefault="00ED2BCF" w:rsidP="00F909B2">
      <w:pPr>
        <w:pStyle w:val="CodeBlock"/>
        <w:keepNext w:val="0"/>
      </w:pPr>
    </w:p>
    <w:p w14:paraId="248440DF" w14:textId="77777777" w:rsidR="00ED2BCF" w:rsidRDefault="00ED2BCF" w:rsidP="00F909B2">
      <w:pPr>
        <w:pStyle w:val="CodeBlock"/>
        <w:keepNext w:val="0"/>
      </w:pPr>
      <w:r>
        <w:t xml:space="preserve">                </w:t>
      </w:r>
      <w:r>
        <w:rPr>
          <w:color w:val="2B91AF"/>
        </w:rPr>
        <w:t>IHL7SyncContract</w:t>
      </w:r>
      <w:r>
        <w:t xml:space="preserve"> channel = factory.CreateChannel();</w:t>
      </w:r>
    </w:p>
    <w:p w14:paraId="00B97A5D" w14:textId="77777777" w:rsidR="00ED2BCF" w:rsidRDefault="00ED2BCF" w:rsidP="00F909B2">
      <w:pPr>
        <w:pStyle w:val="CodeBlock"/>
        <w:keepNext w:val="0"/>
      </w:pPr>
      <w:r>
        <w:t xml:space="preserve">                </w:t>
      </w:r>
    </w:p>
    <w:p w14:paraId="669802F9" w14:textId="77777777" w:rsidR="00ED2BCF" w:rsidRDefault="00ED2BCF" w:rsidP="00F909B2">
      <w:pPr>
        <w:pStyle w:val="CodeBlock"/>
        <w:keepNext w:val="0"/>
      </w:pPr>
      <w:r>
        <w:t xml:space="preserve">                using (</w:t>
      </w:r>
      <w:r>
        <w:rPr>
          <w:color w:val="2B91AF"/>
        </w:rPr>
        <w:t>OperationContextScope</w:t>
      </w:r>
      <w:r>
        <w:t xml:space="preserve"> scope = new </w:t>
      </w:r>
      <w:r>
        <w:rPr>
          <w:color w:val="2B91AF"/>
        </w:rPr>
        <w:t>OperationContextScope</w:t>
      </w:r>
      <w:r>
        <w:t>((</w:t>
      </w:r>
      <w:r>
        <w:rPr>
          <w:color w:val="2B91AF"/>
        </w:rPr>
        <w:t>IContextChannel</w:t>
      </w:r>
      <w:r>
        <w:t>)channel))</w:t>
      </w:r>
    </w:p>
    <w:p w14:paraId="70B6E558" w14:textId="77777777" w:rsidR="00ED2BCF" w:rsidRDefault="00ED2BCF" w:rsidP="00F909B2">
      <w:pPr>
        <w:pStyle w:val="CodeBlock"/>
        <w:keepNext w:val="0"/>
      </w:pPr>
      <w:r>
        <w:t xml:space="preserve">                {</w:t>
      </w:r>
    </w:p>
    <w:p w14:paraId="338952F0" w14:textId="77777777" w:rsidR="00ED2BCF" w:rsidRDefault="00ED2BCF" w:rsidP="00F909B2">
      <w:pPr>
        <w:pStyle w:val="CodeBlock"/>
        <w:keepNext w:val="0"/>
      </w:pPr>
      <w:r>
        <w:t xml:space="preserve">                    try</w:t>
      </w:r>
    </w:p>
    <w:p w14:paraId="363F7F4E" w14:textId="77777777" w:rsidR="00ED2BCF" w:rsidRDefault="00ED2BCF" w:rsidP="00F909B2">
      <w:pPr>
        <w:pStyle w:val="CodeBlock"/>
        <w:keepNext w:val="0"/>
      </w:pPr>
      <w:r>
        <w:t xml:space="preserve">                    {</w:t>
      </w:r>
    </w:p>
    <w:p w14:paraId="4EAD64D3" w14:textId="77777777" w:rsidR="00ED2BCF" w:rsidRDefault="00ED2BCF" w:rsidP="00F909B2">
      <w:pPr>
        <w:pStyle w:val="CodeBlock"/>
        <w:keepNext w:val="0"/>
      </w:pPr>
      <w:r>
        <w:t xml:space="preserve">                        </w:t>
      </w:r>
      <w:r>
        <w:rPr>
          <w:color w:val="2B91AF"/>
        </w:rPr>
        <w:t>HL7QueryByParameterPayload</w:t>
      </w:r>
      <w:r>
        <w:t xml:space="preserve"> payload = new </w:t>
      </w:r>
      <w:r>
        <w:rPr>
          <w:color w:val="2B91AF"/>
        </w:rPr>
        <w:t>HL7QueryByParameterPayload</w:t>
      </w:r>
      <w:r>
        <w:t>(</w:t>
      </w:r>
      <w:r>
        <w:rPr>
          <w:color w:val="2B91AF"/>
        </w:rPr>
        <w:t>HL7StatusCode</w:t>
      </w:r>
      <w:r>
        <w:t>.</w:t>
      </w:r>
      <w:r>
        <w:rPr>
          <w:color w:val="2B91AF"/>
        </w:rPr>
        <w:t>HL7StatusCodes</w:t>
      </w:r>
      <w:r>
        <w:t xml:space="preserve">.@new, </w:t>
      </w:r>
      <w:r>
        <w:rPr>
          <w:color w:val="2B91AF"/>
        </w:rPr>
        <w:t>HL7Constants</w:t>
      </w:r>
      <w:r>
        <w:t>.</w:t>
      </w:r>
      <w:r>
        <w:rPr>
          <w:color w:val="2B91AF"/>
        </w:rPr>
        <w:t>OIds</w:t>
      </w:r>
      <w:r>
        <w:t xml:space="preserve">.PersonCodeOId, </w:t>
      </w:r>
      <w:r>
        <w:rPr>
          <w:color w:val="A31515"/>
        </w:rPr>
        <w:t>"1115111"</w:t>
      </w:r>
      <w:r>
        <w:t xml:space="preserve">, </w:t>
      </w:r>
      <w:r>
        <w:rPr>
          <w:color w:val="A31515"/>
        </w:rPr>
        <w:t>"aaa"</w:t>
      </w:r>
      <w:r>
        <w:t>);</w:t>
      </w:r>
    </w:p>
    <w:p w14:paraId="6D01CFB6" w14:textId="77777777" w:rsidR="00ED2BCF" w:rsidRDefault="00ED2BCF" w:rsidP="00F909B2">
      <w:pPr>
        <w:pStyle w:val="CodeBlock"/>
        <w:keepNext w:val="0"/>
      </w:pPr>
      <w:r>
        <w:t xml:space="preserve">                        var deleg = channel.ProcessInvoke(payload);</w:t>
      </w:r>
    </w:p>
    <w:p w14:paraId="798A69E2" w14:textId="77777777" w:rsidR="00ED2BCF" w:rsidRDefault="00ED2BCF" w:rsidP="00F909B2">
      <w:pPr>
        <w:pStyle w:val="CodeBlock"/>
        <w:keepNext w:val="0"/>
      </w:pPr>
    </w:p>
    <w:p w14:paraId="4E0CEB2D" w14:textId="77777777" w:rsidR="00ED2BCF" w:rsidRDefault="00ED2BCF" w:rsidP="00F909B2">
      <w:pPr>
        <w:pStyle w:val="CodeBlock"/>
        <w:keepNext w:val="0"/>
      </w:pPr>
      <w:r>
        <w:t xml:space="preserve">                        var details = </w:t>
      </w:r>
      <w:r>
        <w:rPr>
          <w:color w:val="2B91AF"/>
        </w:rPr>
        <w:t>HL7OperationContext</w:t>
      </w:r>
      <w:r>
        <w:t>.Current.AcknowledgementDetail;</w:t>
      </w:r>
    </w:p>
    <w:p w14:paraId="60A702B9" w14:textId="77777777" w:rsidR="00ED2BCF" w:rsidRDefault="00ED2BCF" w:rsidP="00F909B2">
      <w:pPr>
        <w:pStyle w:val="CodeBlock"/>
        <w:keepNext w:val="0"/>
      </w:pPr>
      <w:r>
        <w:t xml:space="preserve">                        </w:t>
      </w:r>
      <w:r>
        <w:rPr>
          <w:color w:val="2B91AF"/>
        </w:rPr>
        <w:t>Console</w:t>
      </w:r>
      <w:r>
        <w:t>.WriteLine(deleg);</w:t>
      </w:r>
    </w:p>
    <w:p w14:paraId="02206A32" w14:textId="77777777" w:rsidR="00ED2BCF" w:rsidRDefault="00ED2BCF" w:rsidP="00F909B2">
      <w:pPr>
        <w:pStyle w:val="CodeBlock"/>
        <w:keepNext w:val="0"/>
      </w:pPr>
      <w:r>
        <w:t xml:space="preserve">                    }</w:t>
      </w:r>
    </w:p>
    <w:p w14:paraId="3096C4BA" w14:textId="77777777" w:rsidR="00ED2BCF" w:rsidRDefault="00ED2BCF" w:rsidP="00F909B2">
      <w:pPr>
        <w:pStyle w:val="CodeBlock"/>
        <w:keepNext w:val="0"/>
      </w:pPr>
      <w:r>
        <w:t xml:space="preserve">                    finally</w:t>
      </w:r>
    </w:p>
    <w:p w14:paraId="2305CEC5" w14:textId="77777777" w:rsidR="00ED2BCF" w:rsidRDefault="00ED2BCF" w:rsidP="00F909B2">
      <w:pPr>
        <w:pStyle w:val="CodeBlock"/>
        <w:keepNext w:val="0"/>
      </w:pPr>
      <w:r>
        <w:t xml:space="preserve">                    {</w:t>
      </w:r>
    </w:p>
    <w:p w14:paraId="30DA12B7" w14:textId="77777777" w:rsidR="00ED2BCF" w:rsidRDefault="00ED2BCF" w:rsidP="00F909B2">
      <w:pPr>
        <w:pStyle w:val="CodeBlock"/>
        <w:keepNext w:val="0"/>
      </w:pPr>
      <w:r>
        <w:t xml:space="preserve">                        </w:t>
      </w:r>
      <w:r>
        <w:rPr>
          <w:color w:val="2B91AF"/>
        </w:rPr>
        <w:t>ICommunicationObject</w:t>
      </w:r>
      <w:r>
        <w:t xml:space="preserve"> communicationobject = channel as </w:t>
      </w:r>
      <w:r>
        <w:rPr>
          <w:color w:val="2B91AF"/>
        </w:rPr>
        <w:t>ICommunicationObject</w:t>
      </w:r>
      <w:r>
        <w:t>;</w:t>
      </w:r>
    </w:p>
    <w:p w14:paraId="390CC455" w14:textId="77777777" w:rsidR="00ED2BCF" w:rsidRDefault="00ED2BCF" w:rsidP="00F909B2">
      <w:pPr>
        <w:pStyle w:val="CodeBlock"/>
        <w:keepNext w:val="0"/>
      </w:pPr>
      <w:r>
        <w:t xml:space="preserve">                        if (communicationobject != null)</w:t>
      </w:r>
    </w:p>
    <w:p w14:paraId="39D4C027" w14:textId="77777777" w:rsidR="00ED2BCF" w:rsidRDefault="00ED2BCF" w:rsidP="00F909B2">
      <w:pPr>
        <w:pStyle w:val="CodeBlock"/>
        <w:keepNext w:val="0"/>
      </w:pPr>
      <w:r>
        <w:t xml:space="preserve">                        {</w:t>
      </w:r>
    </w:p>
    <w:p w14:paraId="31DC78C0" w14:textId="77777777" w:rsidR="00ED2BCF" w:rsidRDefault="00ED2BCF" w:rsidP="00F909B2">
      <w:pPr>
        <w:pStyle w:val="CodeBlock"/>
        <w:keepNext w:val="0"/>
      </w:pPr>
      <w:r>
        <w:t xml:space="preserve">                            communicationobject.Close();</w:t>
      </w:r>
    </w:p>
    <w:p w14:paraId="72113CC2" w14:textId="77777777" w:rsidR="00ED2BCF" w:rsidRDefault="00ED2BCF" w:rsidP="00F909B2">
      <w:pPr>
        <w:pStyle w:val="CodeBlock"/>
        <w:keepNext w:val="0"/>
      </w:pPr>
      <w:r>
        <w:t xml:space="preserve">                        }</w:t>
      </w:r>
    </w:p>
    <w:p w14:paraId="1A54C49B" w14:textId="77777777" w:rsidR="00ED2BCF" w:rsidRDefault="00ED2BCF" w:rsidP="00F909B2">
      <w:pPr>
        <w:pStyle w:val="CodeBlock"/>
        <w:keepNext w:val="0"/>
      </w:pPr>
      <w:r>
        <w:t xml:space="preserve">                    }</w:t>
      </w:r>
    </w:p>
    <w:p w14:paraId="410737F7" w14:textId="77777777" w:rsidR="00ED2BCF" w:rsidRDefault="00ED2BCF" w:rsidP="00F909B2">
      <w:pPr>
        <w:pStyle w:val="CodeBlock"/>
        <w:keepNext w:val="0"/>
      </w:pPr>
      <w:r>
        <w:t xml:space="preserve">                }</w:t>
      </w:r>
    </w:p>
    <w:p w14:paraId="4CFAC769" w14:textId="77777777" w:rsidR="00ED2BCF" w:rsidRDefault="00ED2BCF" w:rsidP="00F909B2">
      <w:pPr>
        <w:pStyle w:val="CodeBlock"/>
        <w:keepNext w:val="0"/>
      </w:pPr>
      <w:r>
        <w:t xml:space="preserve">            }</w:t>
      </w:r>
    </w:p>
    <w:p w14:paraId="4BC0E853" w14:textId="77777777" w:rsidR="00ED2BCF" w:rsidRDefault="00ED2BCF" w:rsidP="00F909B2">
      <w:pPr>
        <w:pStyle w:val="CodeBlock"/>
        <w:keepNext w:val="0"/>
      </w:pPr>
      <w:r>
        <w:t xml:space="preserve">            catch (</w:t>
      </w:r>
      <w:r>
        <w:rPr>
          <w:color w:val="2B91AF"/>
        </w:rPr>
        <w:t>CommunicationException</w:t>
      </w:r>
      <w:r>
        <w:t xml:space="preserve"> e)</w:t>
      </w:r>
    </w:p>
    <w:p w14:paraId="429DA88C" w14:textId="77777777" w:rsidR="00ED2BCF" w:rsidRDefault="00ED2BCF" w:rsidP="00F909B2">
      <w:pPr>
        <w:pStyle w:val="CodeBlock"/>
        <w:keepNext w:val="0"/>
      </w:pPr>
      <w:r>
        <w:t xml:space="preserve">            {</w:t>
      </w:r>
    </w:p>
    <w:p w14:paraId="3557C805" w14:textId="77777777" w:rsidR="00ED2BCF" w:rsidRDefault="00ED2BCF" w:rsidP="00F909B2">
      <w:pPr>
        <w:pStyle w:val="CodeBlock"/>
        <w:keepNext w:val="0"/>
      </w:pPr>
      <w:r>
        <w:t xml:space="preserve">                </w:t>
      </w:r>
      <w:r>
        <w:rPr>
          <w:color w:val="2B91AF"/>
        </w:rPr>
        <w:t>Console</w:t>
      </w:r>
      <w:r>
        <w:t>.WriteLine(e.Message);</w:t>
      </w:r>
    </w:p>
    <w:p w14:paraId="03A13466" w14:textId="77777777" w:rsidR="00ED2BCF" w:rsidRDefault="00ED2BCF" w:rsidP="00F909B2">
      <w:pPr>
        <w:pStyle w:val="CodeBlock"/>
        <w:keepNext w:val="0"/>
      </w:pPr>
      <w:r>
        <w:t xml:space="preserve">                </w:t>
      </w:r>
      <w:r>
        <w:rPr>
          <w:color w:val="2B91AF"/>
        </w:rPr>
        <w:t>Console</w:t>
      </w:r>
      <w:r>
        <w:t>.WriteLine(e.StackTrace);</w:t>
      </w:r>
    </w:p>
    <w:p w14:paraId="5A63D298" w14:textId="77777777" w:rsidR="00ED2BCF" w:rsidRDefault="00ED2BCF" w:rsidP="00F909B2">
      <w:pPr>
        <w:pStyle w:val="CodeBlock"/>
        <w:keepNext w:val="0"/>
      </w:pPr>
      <w:r>
        <w:t xml:space="preserve">                </w:t>
      </w:r>
      <w:r>
        <w:rPr>
          <w:color w:val="2B91AF"/>
        </w:rPr>
        <w:t>Exception</w:t>
      </w:r>
      <w:r>
        <w:t xml:space="preserve"> ex = e.InnerException;</w:t>
      </w:r>
    </w:p>
    <w:p w14:paraId="4292EB22" w14:textId="77777777" w:rsidR="00ED2BCF" w:rsidRDefault="00ED2BCF" w:rsidP="00F909B2">
      <w:pPr>
        <w:pStyle w:val="CodeBlock"/>
        <w:keepNext w:val="0"/>
      </w:pPr>
      <w:r>
        <w:t xml:space="preserve">                while (ex != null)</w:t>
      </w:r>
    </w:p>
    <w:p w14:paraId="19534FFF" w14:textId="77777777" w:rsidR="00ED2BCF" w:rsidRDefault="00ED2BCF" w:rsidP="00F909B2">
      <w:pPr>
        <w:pStyle w:val="CodeBlock"/>
        <w:keepNext w:val="0"/>
      </w:pPr>
      <w:r>
        <w:t xml:space="preserve">                {</w:t>
      </w:r>
    </w:p>
    <w:p w14:paraId="2C30988B" w14:textId="77777777" w:rsidR="00ED2BCF" w:rsidRDefault="00ED2BCF" w:rsidP="00F909B2">
      <w:pPr>
        <w:pStyle w:val="CodeBlock"/>
        <w:keepNext w:val="0"/>
      </w:pPr>
      <w:r>
        <w:t xml:space="preserve">                    </w:t>
      </w:r>
      <w:r>
        <w:rPr>
          <w:color w:val="2B91AF"/>
        </w:rPr>
        <w:t>Console</w:t>
      </w:r>
      <w:r>
        <w:t>.WriteLine(</w:t>
      </w:r>
      <w:r>
        <w:rPr>
          <w:color w:val="A31515"/>
        </w:rPr>
        <w:t>"==========================="</w:t>
      </w:r>
      <w:r>
        <w:t>);</w:t>
      </w:r>
    </w:p>
    <w:p w14:paraId="5F58DB18" w14:textId="77777777" w:rsidR="00ED2BCF" w:rsidRDefault="00ED2BCF" w:rsidP="00F909B2">
      <w:pPr>
        <w:pStyle w:val="CodeBlock"/>
        <w:keepNext w:val="0"/>
      </w:pPr>
      <w:r>
        <w:t xml:space="preserve">                    </w:t>
      </w:r>
      <w:r>
        <w:rPr>
          <w:color w:val="2B91AF"/>
        </w:rPr>
        <w:t>Console</w:t>
      </w:r>
      <w:r>
        <w:t>.WriteLine(ex.Message);</w:t>
      </w:r>
    </w:p>
    <w:p w14:paraId="6EDA164F" w14:textId="77777777" w:rsidR="00ED2BCF" w:rsidRDefault="00ED2BCF" w:rsidP="00F909B2">
      <w:pPr>
        <w:pStyle w:val="CodeBlock"/>
        <w:keepNext w:val="0"/>
      </w:pPr>
      <w:r>
        <w:t xml:space="preserve">                    </w:t>
      </w:r>
      <w:r>
        <w:rPr>
          <w:color w:val="2B91AF"/>
        </w:rPr>
        <w:t>Console</w:t>
      </w:r>
      <w:r>
        <w:t>.WriteLine(ex.StackTrace);</w:t>
      </w:r>
    </w:p>
    <w:p w14:paraId="3F96D8CC" w14:textId="77777777" w:rsidR="00ED2BCF" w:rsidRDefault="00ED2BCF" w:rsidP="00F909B2">
      <w:pPr>
        <w:pStyle w:val="CodeBlock"/>
        <w:keepNext w:val="0"/>
      </w:pPr>
      <w:r>
        <w:t xml:space="preserve">                    ex = ex.InnerException;</w:t>
      </w:r>
    </w:p>
    <w:p w14:paraId="1907ECF1" w14:textId="77777777" w:rsidR="00ED2BCF" w:rsidRDefault="00ED2BCF" w:rsidP="00F909B2">
      <w:pPr>
        <w:pStyle w:val="CodeBlock"/>
        <w:keepNext w:val="0"/>
      </w:pPr>
      <w:r>
        <w:t xml:space="preserve">                }</w:t>
      </w:r>
    </w:p>
    <w:p w14:paraId="6019A36E" w14:textId="77777777" w:rsidR="00ED2BCF" w:rsidRDefault="00ED2BCF" w:rsidP="00F909B2">
      <w:pPr>
        <w:pStyle w:val="CodeBlock"/>
        <w:keepNext w:val="0"/>
      </w:pPr>
      <w:r>
        <w:t xml:space="preserve">            }</w:t>
      </w:r>
    </w:p>
    <w:p w14:paraId="529F908C" w14:textId="77777777" w:rsidR="00ED2BCF" w:rsidRDefault="00ED2BCF" w:rsidP="00F909B2">
      <w:pPr>
        <w:pStyle w:val="CodeBlock"/>
        <w:keepNext w:val="0"/>
      </w:pPr>
      <w:r>
        <w:t xml:space="preserve">            catch (</w:t>
      </w:r>
      <w:r>
        <w:rPr>
          <w:color w:val="2B91AF"/>
        </w:rPr>
        <w:t>TimeoutException</w:t>
      </w:r>
      <w:r>
        <w:t>)</w:t>
      </w:r>
    </w:p>
    <w:p w14:paraId="4E791FAD" w14:textId="77777777" w:rsidR="00ED2BCF" w:rsidRDefault="00ED2BCF" w:rsidP="00F909B2">
      <w:pPr>
        <w:pStyle w:val="CodeBlock"/>
        <w:keepNext w:val="0"/>
      </w:pPr>
      <w:r>
        <w:t xml:space="preserve">            {</w:t>
      </w:r>
    </w:p>
    <w:p w14:paraId="17C1215E" w14:textId="77777777" w:rsidR="00ED2BCF" w:rsidRDefault="00ED2BCF" w:rsidP="00F909B2">
      <w:pPr>
        <w:pStyle w:val="CodeBlock"/>
        <w:keepNext w:val="0"/>
      </w:pPr>
      <w:r>
        <w:t xml:space="preserve">                </w:t>
      </w:r>
      <w:r>
        <w:rPr>
          <w:color w:val="2B91AF"/>
        </w:rPr>
        <w:t>Console</w:t>
      </w:r>
      <w:r>
        <w:t>.WriteLine(</w:t>
      </w:r>
      <w:r>
        <w:rPr>
          <w:color w:val="A31515"/>
        </w:rPr>
        <w:t>"Timed out..."</w:t>
      </w:r>
      <w:r>
        <w:t>);</w:t>
      </w:r>
    </w:p>
    <w:p w14:paraId="6729CDBE" w14:textId="77777777" w:rsidR="00ED2BCF" w:rsidRDefault="00ED2BCF" w:rsidP="00F909B2">
      <w:pPr>
        <w:pStyle w:val="CodeBlock"/>
        <w:keepNext w:val="0"/>
      </w:pPr>
      <w:r>
        <w:t xml:space="preserve">            }</w:t>
      </w:r>
    </w:p>
    <w:p w14:paraId="49C6CD83" w14:textId="77777777" w:rsidR="00ED2BCF" w:rsidRDefault="00ED2BCF" w:rsidP="00F909B2">
      <w:pPr>
        <w:pStyle w:val="CodeBlock"/>
        <w:keepNext w:val="0"/>
      </w:pPr>
      <w:r>
        <w:t xml:space="preserve">            catch (</w:t>
      </w:r>
      <w:r>
        <w:rPr>
          <w:color w:val="2B91AF"/>
        </w:rPr>
        <w:t>Exception</w:t>
      </w:r>
      <w:r>
        <w:t xml:space="preserve"> e)</w:t>
      </w:r>
    </w:p>
    <w:p w14:paraId="6AC6EC1C" w14:textId="77777777" w:rsidR="00ED2BCF" w:rsidRDefault="00ED2BCF" w:rsidP="00F909B2">
      <w:pPr>
        <w:pStyle w:val="CodeBlock"/>
        <w:keepNext w:val="0"/>
      </w:pPr>
      <w:r>
        <w:t xml:space="preserve">            {</w:t>
      </w:r>
    </w:p>
    <w:p w14:paraId="6C5CDFFC" w14:textId="77777777" w:rsidR="00ED2BCF" w:rsidRDefault="00ED2BCF" w:rsidP="00F909B2">
      <w:pPr>
        <w:pStyle w:val="CodeBlock"/>
        <w:keepNext w:val="0"/>
      </w:pPr>
      <w:r>
        <w:t xml:space="preserve">                </w:t>
      </w:r>
      <w:r>
        <w:rPr>
          <w:color w:val="2B91AF"/>
        </w:rPr>
        <w:t>Console</w:t>
      </w:r>
      <w:r>
        <w:t>.WriteLine(</w:t>
      </w:r>
      <w:r>
        <w:rPr>
          <w:color w:val="A31515"/>
        </w:rPr>
        <w:t>"An unexpected exception occured."</w:t>
      </w:r>
      <w:r>
        <w:t>);</w:t>
      </w:r>
    </w:p>
    <w:p w14:paraId="4209C374" w14:textId="77777777" w:rsidR="00ED2BCF" w:rsidRDefault="00ED2BCF" w:rsidP="00F909B2">
      <w:pPr>
        <w:pStyle w:val="CodeBlock"/>
        <w:keepNext w:val="0"/>
      </w:pPr>
      <w:r>
        <w:lastRenderedPageBreak/>
        <w:t xml:space="preserve">                </w:t>
      </w:r>
      <w:r>
        <w:rPr>
          <w:color w:val="2B91AF"/>
        </w:rPr>
        <w:t>Console</w:t>
      </w:r>
      <w:r>
        <w:t>.WriteLine(e.StackTrace);</w:t>
      </w:r>
    </w:p>
    <w:p w14:paraId="0B9C0B31" w14:textId="77777777" w:rsidR="00ED2BCF" w:rsidRDefault="00ED2BCF" w:rsidP="00F909B2">
      <w:pPr>
        <w:pStyle w:val="CodeBlock"/>
        <w:keepNext w:val="0"/>
      </w:pPr>
      <w:r>
        <w:t xml:space="preserve">            }</w:t>
      </w:r>
    </w:p>
    <w:p w14:paraId="7C66064D" w14:textId="77777777" w:rsidR="00ED2BCF" w:rsidRDefault="00ED2BCF" w:rsidP="00F909B2">
      <w:pPr>
        <w:pStyle w:val="CodeBlock"/>
        <w:keepNext w:val="0"/>
      </w:pPr>
    </w:p>
    <w:p w14:paraId="710CBE51" w14:textId="77777777" w:rsidR="00ED2BCF" w:rsidRDefault="00ED2BCF" w:rsidP="00F909B2">
      <w:pPr>
        <w:pStyle w:val="CodeBlock"/>
        <w:keepNext w:val="0"/>
      </w:pPr>
      <w:r>
        <w:t xml:space="preserve">            </w:t>
      </w:r>
      <w:r>
        <w:rPr>
          <w:color w:val="2B91AF"/>
        </w:rPr>
        <w:t>Console</w:t>
      </w:r>
      <w:r>
        <w:t>.WriteLine(</w:t>
      </w:r>
      <w:r>
        <w:rPr>
          <w:color w:val="A31515"/>
        </w:rPr>
        <w:t>"Press &lt;ENTER&gt; to exit."</w:t>
      </w:r>
      <w:r>
        <w:t>);</w:t>
      </w:r>
    </w:p>
    <w:p w14:paraId="59F0915F" w14:textId="6121F6DE" w:rsidR="00ED2BCF" w:rsidRPr="00ED2BCF" w:rsidRDefault="00ED2BCF" w:rsidP="00F909B2">
      <w:pPr>
        <w:pStyle w:val="CodeBlock"/>
        <w:keepNext w:val="0"/>
      </w:pPr>
      <w:r>
        <w:t xml:space="preserve">            </w:t>
      </w:r>
      <w:r>
        <w:rPr>
          <w:color w:val="2B91AF"/>
        </w:rPr>
        <w:t>Console</w:t>
      </w:r>
      <w:r>
        <w:t>.ReadLine();</w:t>
      </w:r>
    </w:p>
    <w:p w14:paraId="2D7C9E8A" w14:textId="5EAB3C67" w:rsidR="00ED2BCF" w:rsidRDefault="00ED2BCF" w:rsidP="00ED2BCF">
      <w:r>
        <w:t>Kur svarīgas rindas ir:</w:t>
      </w:r>
    </w:p>
    <w:p w14:paraId="6A3923A4" w14:textId="78260D77" w:rsidR="00ED2BCF" w:rsidRDefault="00ED2BCF" w:rsidP="00ED2BCF">
      <w:pPr>
        <w:pStyle w:val="CodeBlock"/>
        <w:numPr>
          <w:ilvl w:val="0"/>
          <w:numId w:val="28"/>
        </w:numPr>
        <w:jc w:val="left"/>
      </w:pPr>
      <w:r>
        <w:t xml:space="preserve">Var address = new </w:t>
      </w:r>
      <w:r>
        <w:rPr>
          <w:color w:val="2B91AF"/>
        </w:rPr>
        <w:t>EndpointAddress</w:t>
      </w:r>
      <w:r>
        <w:t>(</w:t>
      </w:r>
      <w:r>
        <w:rPr>
          <w:color w:val="A31515"/>
        </w:rPr>
        <w:t>"http://192.168.100.204:7001 /eves/ProxyServices/LVAU_AR000001UV01"</w:t>
      </w:r>
      <w:r>
        <w:t>);</w:t>
      </w:r>
    </w:p>
    <w:p w14:paraId="7947C514" w14:textId="77777777" w:rsidR="00ED2BCF" w:rsidRDefault="00ED2BCF" w:rsidP="00ED2BCF">
      <w:pPr>
        <w:pStyle w:val="CodeBlock"/>
        <w:jc w:val="left"/>
      </w:pPr>
      <w:r>
        <w:rPr>
          <w:color w:val="2B91AF"/>
        </w:rPr>
        <w:t>ChannelFactory</w:t>
      </w:r>
      <w:r>
        <w:t>&lt;</w:t>
      </w:r>
      <w:r>
        <w:rPr>
          <w:color w:val="2B91AF"/>
        </w:rPr>
        <w:t>IHL7SyncContract</w:t>
      </w:r>
      <w:r>
        <w:t xml:space="preserve">&gt; factory = new </w:t>
      </w:r>
    </w:p>
    <w:p w14:paraId="2D193DD2" w14:textId="51608C1F" w:rsidR="00ED2BCF" w:rsidRDefault="00ED2BCF" w:rsidP="00ED2BCF">
      <w:pPr>
        <w:pStyle w:val="CodeBlock"/>
        <w:jc w:val="left"/>
      </w:pPr>
      <w:r>
        <w:rPr>
          <w:color w:val="2B91AF"/>
        </w:rPr>
        <w:t>ChannelFactory</w:t>
      </w:r>
      <w:r>
        <w:t>&lt;</w:t>
      </w:r>
      <w:r>
        <w:rPr>
          <w:color w:val="2B91AF"/>
        </w:rPr>
        <w:t>IHL7SyncContract</w:t>
      </w:r>
      <w:r>
        <w:t>&gt;(</w:t>
      </w:r>
      <w:r>
        <w:rPr>
          <w:color w:val="A31515"/>
        </w:rPr>
        <w:t>"HL7Service2"</w:t>
      </w:r>
      <w:r>
        <w:t>, address);</w:t>
      </w:r>
    </w:p>
    <w:p w14:paraId="2AE5754E" w14:textId="77777777" w:rsidR="00ED2BCF" w:rsidRDefault="00ED2BCF" w:rsidP="00ED2BCF">
      <w:pPr>
        <w:pStyle w:val="CodeBlock"/>
        <w:jc w:val="left"/>
      </w:pPr>
    </w:p>
    <w:p w14:paraId="18885CD3" w14:textId="7C6FEAD2" w:rsidR="00ED2BCF" w:rsidRDefault="00ED2BCF" w:rsidP="00ED2BCF">
      <w:pPr>
        <w:pStyle w:val="CodeBlock"/>
        <w:numPr>
          <w:ilvl w:val="0"/>
          <w:numId w:val="28"/>
        </w:numPr>
        <w:jc w:val="left"/>
      </w:pPr>
      <w:r>
        <w:t xml:space="preserve">factory.ConfigureChannelFactory(new </w:t>
      </w:r>
      <w:r>
        <w:rPr>
          <w:color w:val="2B91AF"/>
        </w:rPr>
        <w:t>WebPrincipalSecurityTokenCache</w:t>
      </w:r>
      <w:r>
        <w:t xml:space="preserve">(), new </w:t>
      </w:r>
      <w:r>
        <w:rPr>
          <w:color w:val="2B91AF"/>
        </w:rPr>
        <w:t>Uri</w:t>
      </w:r>
      <w:r>
        <w:t>(</w:t>
      </w:r>
      <w:r>
        <w:rPr>
          <w:color w:val="A31515"/>
        </w:rPr>
        <w:t>"https://eves.abcsoftware.lv/ebook"</w:t>
      </w:r>
      <w:r>
        <w:t>));</w:t>
      </w:r>
    </w:p>
    <w:p w14:paraId="7760FBDD" w14:textId="188C7893" w:rsidR="00ED2BCF" w:rsidRDefault="00ED2BCF" w:rsidP="00ED2BCF">
      <w:pPr>
        <w:pStyle w:val="ListParagraph"/>
        <w:numPr>
          <w:ilvl w:val="0"/>
          <w:numId w:val="29"/>
        </w:numPr>
      </w:pPr>
      <w:r>
        <w:t xml:space="preserve">Izveido savienojumu ar </w:t>
      </w:r>
      <w:r w:rsidRPr="00F909B2">
        <w:rPr>
          <w:i/>
        </w:rPr>
        <w:t>endpoint</w:t>
      </w:r>
      <w:r w:rsidR="009525D9">
        <w:t>;</w:t>
      </w:r>
    </w:p>
    <w:p w14:paraId="45589B3D" w14:textId="1A6FED4B" w:rsidR="00ED2BCF" w:rsidRDefault="00ED2BCF" w:rsidP="00ED2BCF">
      <w:pPr>
        <w:pStyle w:val="ListParagraph"/>
        <w:numPr>
          <w:ilvl w:val="0"/>
          <w:numId w:val="29"/>
        </w:numPr>
      </w:pPr>
      <w:r>
        <w:t>Izveido tokenu uz vajadzīgu Audienci</w:t>
      </w:r>
      <w:r w:rsidR="009525D9">
        <w:t>.</w:t>
      </w:r>
    </w:p>
    <w:p w14:paraId="652FC8FD" w14:textId="5FFA5ABE" w:rsidR="00ED2BCF" w:rsidRDefault="00ED2BCF" w:rsidP="005164AA">
      <w:pPr>
        <w:pStyle w:val="Heading4"/>
      </w:pPr>
      <w:bookmarkStart w:id="1229" w:name="_Toc402364028"/>
      <w:r>
        <w:t>Izsaukšana izmantojot autentifikāciju</w:t>
      </w:r>
      <w:r w:rsidR="00D33ED7">
        <w:t xml:space="preserve"> ar sertifikātu</w:t>
      </w:r>
      <w:r w:rsidR="005164AA">
        <w:t xml:space="preserve"> (</w:t>
      </w:r>
      <w:r w:rsidR="005164AA" w:rsidRPr="005164AA">
        <w:t>OsbClentCert</w:t>
      </w:r>
      <w:r w:rsidR="005164AA">
        <w:t>)</w:t>
      </w:r>
      <w:bookmarkEnd w:id="1229"/>
    </w:p>
    <w:p w14:paraId="08528292" w14:textId="1494EFED" w:rsidR="009525D9" w:rsidRPr="009525D9" w:rsidRDefault="009525D9" w:rsidP="00F909B2">
      <w:r>
        <w:t xml:space="preserve">Izsaukšana, izmantojot sertifikāta autentifikāciju redzama </w:t>
      </w:r>
      <w:r>
        <w:fldChar w:fldCharType="begin"/>
      </w:r>
      <w:r>
        <w:instrText xml:space="preserve"> REF _Ref316036184 \h </w:instrText>
      </w:r>
      <w:r>
        <w:fldChar w:fldCharType="separate"/>
      </w:r>
      <w:r w:rsidR="00E95266">
        <w:rPr>
          <w:noProof/>
        </w:rPr>
        <w:t>35</w:t>
      </w:r>
      <w:r>
        <w:fldChar w:fldCharType="end"/>
      </w:r>
      <w:r>
        <w:t>.attēlā:</w:t>
      </w:r>
    </w:p>
    <w:p w14:paraId="40CEFC68" w14:textId="75F591B2" w:rsidR="00ED2BCF" w:rsidRDefault="00055E7E" w:rsidP="00ED2BCF">
      <w:pPr>
        <w:pStyle w:val="Pictureposition"/>
      </w:pPr>
      <w:r>
        <w:object w:dxaOrig="14086" w:dyaOrig="17214" w14:anchorId="70567B8E">
          <v:shape id="_x0000_i1026" type="#_x0000_t75" style="width:417.6pt;height:513.2pt" o:ole="">
            <v:imagedata r:id="rId41" o:title=""/>
          </v:shape>
          <o:OLEObject Type="Embed" ProgID="Visio.Drawing.11" ShapeID="_x0000_i1026" DrawAspect="Content" ObjectID="_1476106770" r:id="rId42"/>
        </w:object>
      </w:r>
    </w:p>
    <w:p w14:paraId="5FB60B81" w14:textId="77777777" w:rsidR="00ED2BCF" w:rsidRPr="00ED2BCF" w:rsidRDefault="0008731D" w:rsidP="00ED2BCF">
      <w:pPr>
        <w:pStyle w:val="Picturecaption"/>
      </w:pPr>
      <w:fldSimple w:instr=" SEQ Attēls \* ARABIC ">
        <w:bookmarkStart w:id="1230" w:name="_Ref316036184"/>
        <w:bookmarkStart w:id="1231" w:name="_Toc402364090"/>
        <w:r w:rsidR="00E95266">
          <w:rPr>
            <w:noProof/>
          </w:rPr>
          <w:t>35</w:t>
        </w:r>
        <w:bookmarkEnd w:id="1230"/>
      </w:fldSimple>
      <w:r w:rsidR="00ED2BCF" w:rsidRPr="00ED2BCF">
        <w:t>. attēls. Servisa izsaukšana caur OSB</w:t>
      </w:r>
      <w:bookmarkEnd w:id="1231"/>
    </w:p>
    <w:p w14:paraId="40F0C8DC" w14:textId="34DA3C6E" w:rsidR="00ED2BCF" w:rsidRDefault="00ED2BCF" w:rsidP="00ED2BCF">
      <w:r>
        <w:t>Ja apskat</w:t>
      </w:r>
      <w:r w:rsidR="009525D9">
        <w:t>ām</w:t>
      </w:r>
      <w:r>
        <w:t xml:space="preserve"> </w:t>
      </w:r>
      <w:r>
        <w:fldChar w:fldCharType="begin"/>
      </w:r>
      <w:r>
        <w:instrText xml:space="preserve"> REF _Ref316036184 \h </w:instrText>
      </w:r>
      <w:r>
        <w:fldChar w:fldCharType="separate"/>
      </w:r>
      <w:r w:rsidR="00E95266">
        <w:rPr>
          <w:noProof/>
        </w:rPr>
        <w:t>35</w:t>
      </w:r>
      <w:r>
        <w:fldChar w:fldCharType="end"/>
      </w:r>
      <w:r>
        <w:t xml:space="preserve">. </w:t>
      </w:r>
      <w:r w:rsidR="009525D9">
        <w:t>a</w:t>
      </w:r>
      <w:r>
        <w:t>ttēlu</w:t>
      </w:r>
      <w:r w:rsidR="009525D9">
        <w:t xml:space="preserve">, </w:t>
      </w:r>
      <w:r>
        <w:t>varam redzēt konfigurācijas parametrus</w:t>
      </w:r>
      <w:r w:rsidR="009525D9">
        <w:t xml:space="preserve">, </w:t>
      </w:r>
      <w:r>
        <w:t>kuri norada uz:</w:t>
      </w:r>
    </w:p>
    <w:p w14:paraId="10D2DB87" w14:textId="334D0A33" w:rsidR="00ED2BCF" w:rsidRDefault="009525D9" w:rsidP="00ED2BCF">
      <w:pPr>
        <w:pStyle w:val="ListParagraph"/>
        <w:numPr>
          <w:ilvl w:val="0"/>
          <w:numId w:val="27"/>
        </w:numPr>
      </w:pPr>
      <w:r>
        <w:t xml:space="preserve">Savienošanu </w:t>
      </w:r>
      <w:r w:rsidR="00ED2BCF">
        <w:t xml:space="preserve">ar E-Veselības STS, ar </w:t>
      </w:r>
      <w:r w:rsidR="00ED2BCF" w:rsidRPr="00F909B2">
        <w:rPr>
          <w:i/>
        </w:rPr>
        <w:t>behavior</w:t>
      </w:r>
      <w:r w:rsidR="00ED2BCF">
        <w:t xml:space="preserve"> palīdzību caur sertifikātu</w:t>
      </w:r>
      <w:r>
        <w:t>;</w:t>
      </w:r>
    </w:p>
    <w:p w14:paraId="7369BB59" w14:textId="68FC3DA0" w:rsidR="00ED2BCF" w:rsidRDefault="00ED2BCF" w:rsidP="00ED2BCF">
      <w:pPr>
        <w:pStyle w:val="ListParagraph"/>
        <w:numPr>
          <w:ilvl w:val="0"/>
          <w:numId w:val="27"/>
        </w:numPr>
      </w:pPr>
      <w:r>
        <w:t>Tokena saņemšana</w:t>
      </w:r>
      <w:r w:rsidR="009525D9">
        <w:t>;</w:t>
      </w:r>
    </w:p>
    <w:p w14:paraId="3AF87DCD" w14:textId="2D8D0FE2" w:rsidR="00ED2BCF" w:rsidRDefault="00ED2BCF" w:rsidP="00ED2BCF">
      <w:pPr>
        <w:pStyle w:val="ListParagraph"/>
        <w:numPr>
          <w:ilvl w:val="0"/>
          <w:numId w:val="27"/>
        </w:numPr>
      </w:pPr>
      <w:r>
        <w:t>Savienošana ar OSB</w:t>
      </w:r>
      <w:r w:rsidR="009525D9">
        <w:t xml:space="preserve">, </w:t>
      </w:r>
      <w:r>
        <w:t>izmantojot</w:t>
      </w:r>
      <w:r w:rsidRPr="00F909B2">
        <w:rPr>
          <w:i/>
        </w:rPr>
        <w:t xml:space="preserve"> customBinding</w:t>
      </w:r>
      <w:r>
        <w:t xml:space="preserve"> un </w:t>
      </w:r>
      <w:r w:rsidRPr="00F909B2">
        <w:rPr>
          <w:i/>
        </w:rPr>
        <w:t>https</w:t>
      </w:r>
      <w:r>
        <w:t xml:space="preserve"> adresāciju</w:t>
      </w:r>
      <w:r w:rsidR="009525D9">
        <w:t>;</w:t>
      </w:r>
    </w:p>
    <w:p w14:paraId="0DC0BC09" w14:textId="32B00BB4" w:rsidR="00ED2BCF" w:rsidRDefault="00ED2BCF" w:rsidP="00ED2BCF">
      <w:pPr>
        <w:pStyle w:val="ListParagraph"/>
        <w:numPr>
          <w:ilvl w:val="0"/>
          <w:numId w:val="27"/>
        </w:numPr>
      </w:pPr>
      <w:r>
        <w:t xml:space="preserve"> Savienošana ar OSB servisa realizāciju</w:t>
      </w:r>
      <w:r w:rsidR="009525D9">
        <w:t>.</w:t>
      </w:r>
    </w:p>
    <w:p w14:paraId="362EA85D" w14:textId="3F280E06" w:rsidR="00ED2BCF" w:rsidRDefault="00ED2BCF" w:rsidP="00BA19ED">
      <w:pPr>
        <w:pStyle w:val="Heading5"/>
      </w:pPr>
      <w:r>
        <w:t>Sertifikāta uzstādīšana</w:t>
      </w:r>
    </w:p>
    <w:p w14:paraId="383AEF33" w14:textId="73EE2C5B" w:rsidR="00ED2BCF" w:rsidRDefault="00ED2BCF" w:rsidP="00BA19ED">
      <w:r>
        <w:t>Ņemot sertifikātu osb-test.pfx (piemēram).</w:t>
      </w:r>
    </w:p>
    <w:p w14:paraId="7EAEDA5C" w14:textId="47F743BB" w:rsidR="00ED2BCF" w:rsidRDefault="00ED2BCF" w:rsidP="00BA19ED">
      <w:pPr>
        <w:pStyle w:val="Pictureposition"/>
      </w:pPr>
      <w:r>
        <w:rPr>
          <w:noProof/>
          <w:lang w:eastAsia="lv-LV"/>
        </w:rPr>
        <w:drawing>
          <wp:inline distT="0" distB="0" distL="0" distR="0" wp14:anchorId="53F711C2" wp14:editId="487128E7">
            <wp:extent cx="1114425" cy="352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14425" cy="352425"/>
                    </a:xfrm>
                    <a:prstGeom prst="rect">
                      <a:avLst/>
                    </a:prstGeom>
                  </pic:spPr>
                </pic:pic>
              </a:graphicData>
            </a:graphic>
          </wp:inline>
        </w:drawing>
      </w:r>
      <w:r>
        <w:t xml:space="preserve"> </w:t>
      </w:r>
    </w:p>
    <w:p w14:paraId="3E8A29F2" w14:textId="7ECEA4B6" w:rsidR="00ED2BCF" w:rsidRDefault="0008731D" w:rsidP="00BA19ED">
      <w:pPr>
        <w:pStyle w:val="Picturecaption"/>
      </w:pPr>
      <w:fldSimple w:instr=" SEQ Attēls \* ARABIC ">
        <w:bookmarkStart w:id="1232" w:name="_Toc402364091"/>
        <w:r w:rsidR="00E95266">
          <w:rPr>
            <w:noProof/>
          </w:rPr>
          <w:t>36</w:t>
        </w:r>
      </w:fldSimple>
      <w:r w:rsidR="00ED2BCF" w:rsidRPr="00ED2BCF">
        <w:t xml:space="preserve">. attēls. </w:t>
      </w:r>
      <w:r w:rsidR="00ED2BCF">
        <w:t>Sertifikāta piemērs</w:t>
      </w:r>
      <w:bookmarkEnd w:id="1232"/>
    </w:p>
    <w:p w14:paraId="1067F27F" w14:textId="17A72446" w:rsidR="00ED2BCF" w:rsidRDefault="00ED2BCF" w:rsidP="00BA19ED">
      <w:r w:rsidRPr="00ED2BCF">
        <w:lastRenderedPageBreak/>
        <w:t xml:space="preserve">Viņu </w:t>
      </w:r>
      <w:r>
        <w:t>jāuz</w:t>
      </w:r>
      <w:r w:rsidR="00A94423">
        <w:t xml:space="preserve">stāda </w:t>
      </w:r>
      <w:r>
        <w:t>konsolē:</w:t>
      </w:r>
    </w:p>
    <w:p w14:paraId="000FF4EF" w14:textId="51F4FF9E" w:rsidR="00ED2BCF" w:rsidRDefault="00ED2BCF" w:rsidP="00BA19ED">
      <w:r>
        <w:t>Darbības secība:</w:t>
      </w:r>
    </w:p>
    <w:p w14:paraId="34125A99" w14:textId="1D8B53A2" w:rsidR="00ED2BCF" w:rsidRDefault="00ED2BCF" w:rsidP="00BA19ED">
      <w:pPr>
        <w:pStyle w:val="ListParagraph"/>
        <w:numPr>
          <w:ilvl w:val="0"/>
          <w:numId w:val="31"/>
        </w:numPr>
      </w:pPr>
      <w:r>
        <w:t xml:space="preserve">Atvērt konsoli </w:t>
      </w:r>
    </w:p>
    <w:p w14:paraId="7A6EAB50" w14:textId="1B478981" w:rsidR="00ED2BCF" w:rsidRDefault="00ED2BCF" w:rsidP="00BA19ED">
      <w:pPr>
        <w:pStyle w:val="Pictureposition"/>
      </w:pPr>
      <w:r>
        <w:rPr>
          <w:noProof/>
          <w:lang w:eastAsia="lv-LV"/>
        </w:rPr>
        <w:drawing>
          <wp:inline distT="0" distB="0" distL="0" distR="0" wp14:anchorId="2272DC40" wp14:editId="16135E28">
            <wp:extent cx="2336257" cy="1199241"/>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35874" cy="1199044"/>
                    </a:xfrm>
                    <a:prstGeom prst="rect">
                      <a:avLst/>
                    </a:prstGeom>
                  </pic:spPr>
                </pic:pic>
              </a:graphicData>
            </a:graphic>
          </wp:inline>
        </w:drawing>
      </w:r>
    </w:p>
    <w:p w14:paraId="40C38186" w14:textId="2C028687" w:rsidR="00ED2BCF" w:rsidRPr="00ED2BCF" w:rsidRDefault="0008731D" w:rsidP="00BA19ED">
      <w:pPr>
        <w:pStyle w:val="Picturecaption"/>
      </w:pPr>
      <w:fldSimple w:instr=" SEQ Attēls \* ARABIC ">
        <w:bookmarkStart w:id="1233" w:name="_Toc402364092"/>
        <w:r w:rsidR="00E95266">
          <w:rPr>
            <w:noProof/>
          </w:rPr>
          <w:t>37</w:t>
        </w:r>
      </w:fldSimple>
      <w:r w:rsidR="00ED2BCF" w:rsidRPr="00ED2BCF">
        <w:t>. attēls. Konsoles atvēršana</w:t>
      </w:r>
      <w:bookmarkEnd w:id="1233"/>
    </w:p>
    <w:p w14:paraId="77EFAC40" w14:textId="56AB6F79" w:rsidR="00ED2BCF" w:rsidRDefault="00ED2BCF" w:rsidP="00BA19ED">
      <w:pPr>
        <w:pStyle w:val="ListParagraph"/>
        <w:numPr>
          <w:ilvl w:val="0"/>
          <w:numId w:val="31"/>
        </w:numPr>
      </w:pPr>
      <w:r>
        <w:t xml:space="preserve">Pievienot sertifikātu datoram </w:t>
      </w:r>
    </w:p>
    <w:p w14:paraId="686A6A7C" w14:textId="0F504BCE" w:rsidR="00ED2BCF" w:rsidRDefault="00ED2BCF" w:rsidP="00BA19ED">
      <w:pPr>
        <w:pStyle w:val="Pictureposition"/>
      </w:pPr>
      <w:r w:rsidRPr="00ED2BCF">
        <w:rPr>
          <w:noProof/>
          <w:lang w:eastAsia="lv-LV"/>
        </w:rPr>
        <w:drawing>
          <wp:inline distT="0" distB="0" distL="0" distR="0" wp14:anchorId="1678DDE7" wp14:editId="656CE8B3">
            <wp:extent cx="3916845" cy="206178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9094" cy="2062968"/>
                    </a:xfrm>
                    <a:prstGeom prst="rect">
                      <a:avLst/>
                    </a:prstGeom>
                  </pic:spPr>
                </pic:pic>
              </a:graphicData>
            </a:graphic>
          </wp:inline>
        </w:drawing>
      </w:r>
    </w:p>
    <w:p w14:paraId="5FB12CA4" w14:textId="44E6A73C" w:rsidR="00ED2BCF" w:rsidRPr="00ED2BCF" w:rsidRDefault="0008731D" w:rsidP="00BA19ED">
      <w:pPr>
        <w:pStyle w:val="Picturecaption"/>
      </w:pPr>
      <w:fldSimple w:instr=" SEQ Attēls \* ARABIC ">
        <w:bookmarkStart w:id="1234" w:name="_Toc402364093"/>
        <w:r w:rsidR="00E95266">
          <w:rPr>
            <w:noProof/>
          </w:rPr>
          <w:t>38</w:t>
        </w:r>
      </w:fldSimple>
      <w:r w:rsidR="00ED2BCF" w:rsidRPr="00ED2BCF">
        <w:t>. attēls. Sertifikāta pievienošana</w:t>
      </w:r>
      <w:bookmarkEnd w:id="1234"/>
      <w:r w:rsidR="00ED2BCF" w:rsidRPr="00ED2BCF">
        <w:t xml:space="preserve"> </w:t>
      </w:r>
    </w:p>
    <w:p w14:paraId="67B10512" w14:textId="3502B321" w:rsidR="00ED2BCF" w:rsidRDefault="00ED2BCF" w:rsidP="00BA19ED">
      <w:pPr>
        <w:pStyle w:val="ListParagraph"/>
        <w:numPr>
          <w:ilvl w:val="0"/>
          <w:numId w:val="31"/>
        </w:numPr>
      </w:pPr>
      <w:r>
        <w:t xml:space="preserve">Atvērt personālus sertifikātus </w:t>
      </w:r>
    </w:p>
    <w:p w14:paraId="157ED52B" w14:textId="548FC699" w:rsidR="00ED2BCF" w:rsidRDefault="00ED2BCF" w:rsidP="00BA19ED">
      <w:pPr>
        <w:pStyle w:val="Pictureposition"/>
      </w:pPr>
      <w:r w:rsidRPr="00ED2BCF">
        <w:rPr>
          <w:noProof/>
          <w:lang w:eastAsia="lv-LV"/>
        </w:rPr>
        <w:drawing>
          <wp:inline distT="0" distB="0" distL="0" distR="0" wp14:anchorId="2AC2AB62" wp14:editId="268F1EFB">
            <wp:extent cx="2218414" cy="60306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9351" cy="603319"/>
                    </a:xfrm>
                    <a:prstGeom prst="rect">
                      <a:avLst/>
                    </a:prstGeom>
                  </pic:spPr>
                </pic:pic>
              </a:graphicData>
            </a:graphic>
          </wp:inline>
        </w:drawing>
      </w:r>
    </w:p>
    <w:p w14:paraId="47B1B8FC" w14:textId="77777777" w:rsidR="00ED2BCF" w:rsidRDefault="0008731D" w:rsidP="00BA19ED">
      <w:pPr>
        <w:pStyle w:val="Picturecaption"/>
      </w:pPr>
      <w:fldSimple w:instr=" SEQ Attēls \* ARABIC ">
        <w:bookmarkStart w:id="1235" w:name="_Toc402364094"/>
        <w:r w:rsidR="00E95266">
          <w:rPr>
            <w:noProof/>
          </w:rPr>
          <w:t>39</w:t>
        </w:r>
      </w:fldSimple>
      <w:r w:rsidR="00ED2BCF" w:rsidRPr="00ED2BCF">
        <w:t>. attēls. Sertifikāta pievienošana</w:t>
      </w:r>
      <w:bookmarkEnd w:id="1235"/>
      <w:r w:rsidR="00ED2BCF" w:rsidRPr="00ED2BCF">
        <w:t xml:space="preserve"> </w:t>
      </w:r>
    </w:p>
    <w:p w14:paraId="1E281769" w14:textId="17FE57A8" w:rsidR="00ED2BCF" w:rsidRDefault="00ED2BCF" w:rsidP="00BA19ED">
      <w:pPr>
        <w:pStyle w:val="ListParagraph"/>
        <w:numPr>
          <w:ilvl w:val="0"/>
          <w:numId w:val="31"/>
        </w:numPr>
      </w:pPr>
      <w:r>
        <w:t>Importēt osb-test.pfx Personālos sertifikātos</w:t>
      </w:r>
    </w:p>
    <w:p w14:paraId="1DBC7424" w14:textId="0BA761D3" w:rsidR="00ED2BCF" w:rsidRDefault="00ED2BCF" w:rsidP="00BA19ED">
      <w:pPr>
        <w:pStyle w:val="Pictureposition"/>
      </w:pPr>
      <w:r>
        <w:rPr>
          <w:noProof/>
          <w:lang w:eastAsia="lv-LV"/>
        </w:rPr>
        <w:drawing>
          <wp:inline distT="0" distB="0" distL="0" distR="0" wp14:anchorId="0ACE8B4F" wp14:editId="601AE39E">
            <wp:extent cx="2584016" cy="114849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3977" cy="1148478"/>
                    </a:xfrm>
                    <a:prstGeom prst="rect">
                      <a:avLst/>
                    </a:prstGeom>
                    <a:noFill/>
                    <a:ln>
                      <a:noFill/>
                    </a:ln>
                  </pic:spPr>
                </pic:pic>
              </a:graphicData>
            </a:graphic>
          </wp:inline>
        </w:drawing>
      </w:r>
    </w:p>
    <w:p w14:paraId="1F6B6B57" w14:textId="7796DF4F" w:rsidR="00ED2BCF" w:rsidRDefault="0008731D" w:rsidP="00BA19ED">
      <w:pPr>
        <w:pStyle w:val="Picturecaption"/>
      </w:pPr>
      <w:fldSimple w:instr=" SEQ Attēls \* ARABIC ">
        <w:bookmarkStart w:id="1236" w:name="_Toc402364095"/>
        <w:r w:rsidR="00E95266">
          <w:rPr>
            <w:noProof/>
          </w:rPr>
          <w:t>40</w:t>
        </w:r>
      </w:fldSimple>
      <w:r w:rsidR="00ED2BCF" w:rsidRPr="00ED2BCF">
        <w:t>. attēls. Importēšanas izvēlne</w:t>
      </w:r>
      <w:bookmarkEnd w:id="1236"/>
    </w:p>
    <w:p w14:paraId="669442E9" w14:textId="02275CBD" w:rsidR="00ED2BCF" w:rsidRDefault="00ED2BCF" w:rsidP="001E340C">
      <w:pPr>
        <w:pStyle w:val="ListParagraph"/>
        <w:numPr>
          <w:ilvl w:val="0"/>
          <w:numId w:val="31"/>
        </w:numPr>
      </w:pPr>
      <w:r>
        <w:t xml:space="preserve">Izvelēties sertifikātu un atzīmēt tā kā paradīts </w:t>
      </w:r>
      <w:r>
        <w:fldChar w:fldCharType="begin"/>
      </w:r>
      <w:r>
        <w:instrText xml:space="preserve"> REF _Ref316045669 \h </w:instrText>
      </w:r>
      <w:r>
        <w:fldChar w:fldCharType="separate"/>
      </w:r>
      <w:r w:rsidR="00E95266">
        <w:rPr>
          <w:noProof/>
        </w:rPr>
        <w:t>41</w:t>
      </w:r>
      <w:r>
        <w:fldChar w:fldCharType="end"/>
      </w:r>
      <w:r>
        <w:t xml:space="preserve">. </w:t>
      </w:r>
      <w:r w:rsidR="009525D9">
        <w:t>a</w:t>
      </w:r>
      <w:r>
        <w:t>ttēlā ar paroli „123”:</w:t>
      </w:r>
    </w:p>
    <w:p w14:paraId="0582F1C0" w14:textId="122A3842" w:rsidR="00ED2BCF" w:rsidRDefault="00ED2BCF" w:rsidP="00BA19ED">
      <w:pPr>
        <w:pStyle w:val="ListParagraph"/>
        <w:numPr>
          <w:ilvl w:val="0"/>
          <w:numId w:val="33"/>
        </w:numPr>
      </w:pPr>
      <w:r>
        <w:t>„Mark this key as….” jābūt atzīmētai</w:t>
      </w:r>
      <w:r w:rsidR="009525D9">
        <w:t>;</w:t>
      </w:r>
    </w:p>
    <w:p w14:paraId="0BDA1435" w14:textId="586F5950" w:rsidR="00ED2BCF" w:rsidRDefault="00ED2BCF" w:rsidP="00BA19ED">
      <w:pPr>
        <w:pStyle w:val="ListParagraph"/>
        <w:numPr>
          <w:ilvl w:val="0"/>
          <w:numId w:val="33"/>
        </w:numPr>
      </w:pPr>
      <w:r>
        <w:t>„Include all expanded properties” jābūt atzīmētai</w:t>
      </w:r>
      <w:r w:rsidR="009525D9">
        <w:t>.</w:t>
      </w:r>
    </w:p>
    <w:p w14:paraId="33CA4B32" w14:textId="5AD51553" w:rsidR="00ED2BCF" w:rsidRDefault="00ED2BCF" w:rsidP="00BA19ED">
      <w:pPr>
        <w:pStyle w:val="Pictureposition"/>
      </w:pPr>
      <w:r>
        <w:rPr>
          <w:noProof/>
          <w:lang w:eastAsia="lv-LV"/>
        </w:rPr>
        <w:lastRenderedPageBreak/>
        <w:drawing>
          <wp:inline distT="0" distB="0" distL="0" distR="0" wp14:anchorId="3B9FFA34" wp14:editId="15BA38FA">
            <wp:extent cx="2989690" cy="2715781"/>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90918" cy="2716896"/>
                    </a:xfrm>
                    <a:prstGeom prst="rect">
                      <a:avLst/>
                    </a:prstGeom>
                  </pic:spPr>
                </pic:pic>
              </a:graphicData>
            </a:graphic>
          </wp:inline>
        </w:drawing>
      </w:r>
      <w:r>
        <w:t xml:space="preserve"> </w:t>
      </w:r>
    </w:p>
    <w:p w14:paraId="0E0AFC1C" w14:textId="77777777" w:rsidR="00ED2BCF" w:rsidRDefault="0008731D" w:rsidP="00BA19ED">
      <w:pPr>
        <w:pStyle w:val="Picturecaption"/>
      </w:pPr>
      <w:fldSimple w:instr=" SEQ Attēls \* ARABIC ">
        <w:bookmarkStart w:id="1237" w:name="_Ref316045669"/>
        <w:bookmarkStart w:id="1238" w:name="_Toc402364096"/>
        <w:r w:rsidR="00E95266">
          <w:rPr>
            <w:noProof/>
          </w:rPr>
          <w:t>41</w:t>
        </w:r>
        <w:bookmarkEnd w:id="1237"/>
      </w:fldSimple>
      <w:r w:rsidR="00ED2BCF" w:rsidRPr="00ED2BCF">
        <w:t>. attēls. Importēšanas izvēlne</w:t>
      </w:r>
      <w:bookmarkEnd w:id="1238"/>
    </w:p>
    <w:p w14:paraId="27698895" w14:textId="46EFE0E2" w:rsidR="00ED2BCF" w:rsidRDefault="00ED2BCF" w:rsidP="00BA19ED">
      <w:pPr>
        <w:pStyle w:val="Heading5"/>
      </w:pPr>
      <w:r>
        <w:t>Pārbaudīt sertifikāta thumbprint</w:t>
      </w:r>
    </w:p>
    <w:p w14:paraId="6CFC2434" w14:textId="3B1D60D4" w:rsidR="00ED2BCF" w:rsidRPr="00ED2BCF" w:rsidRDefault="00ED2BCF" w:rsidP="00BA19ED">
      <w:pPr>
        <w:pStyle w:val="ListParagraph"/>
        <w:numPr>
          <w:ilvl w:val="0"/>
          <w:numId w:val="34"/>
        </w:numPr>
      </w:pPr>
      <w:r>
        <w:t>Uzspiest ar kreisu pogu uz sertifikāt</w:t>
      </w:r>
      <w:r w:rsidR="009525D9">
        <w:t>a</w:t>
      </w:r>
      <w:r>
        <w:t xml:space="preserve"> divas reizes</w:t>
      </w:r>
    </w:p>
    <w:p w14:paraId="7B93225A" w14:textId="0985CC52" w:rsidR="00ED2BCF" w:rsidRPr="00ED2BCF" w:rsidRDefault="00ED2BCF" w:rsidP="00BA19ED">
      <w:r>
        <w:rPr>
          <w:noProof/>
          <w:lang w:eastAsia="lv-LV"/>
        </w:rPr>
        <w:drawing>
          <wp:inline distT="0" distB="0" distL="0" distR="0" wp14:anchorId="7C5B013E" wp14:editId="759FAB91">
            <wp:extent cx="6114415" cy="1955800"/>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415" cy="1955800"/>
                    </a:xfrm>
                    <a:prstGeom prst="rect">
                      <a:avLst/>
                    </a:prstGeom>
                    <a:noFill/>
                    <a:ln>
                      <a:noFill/>
                    </a:ln>
                  </pic:spPr>
                </pic:pic>
              </a:graphicData>
            </a:graphic>
          </wp:inline>
        </w:drawing>
      </w:r>
    </w:p>
    <w:p w14:paraId="5203A617" w14:textId="0232F3E1" w:rsidR="00ED2BCF" w:rsidRDefault="0008731D" w:rsidP="00BA19ED">
      <w:pPr>
        <w:pStyle w:val="Picturecaption"/>
      </w:pPr>
      <w:fldSimple w:instr=" SEQ Attēls \* ARABIC ">
        <w:bookmarkStart w:id="1239" w:name="_Toc402364097"/>
        <w:r w:rsidR="00E95266">
          <w:rPr>
            <w:noProof/>
          </w:rPr>
          <w:t>42</w:t>
        </w:r>
      </w:fldSimple>
      <w:r w:rsidR="00ED2BCF" w:rsidRPr="00ED2BCF">
        <w:t xml:space="preserve">. attēls. </w:t>
      </w:r>
      <w:r w:rsidR="00ED2BCF">
        <w:t>Sertifikātu izvēlne</w:t>
      </w:r>
      <w:bookmarkEnd w:id="1239"/>
      <w:r w:rsidR="00ED2BCF">
        <w:t xml:space="preserve"> </w:t>
      </w:r>
    </w:p>
    <w:p w14:paraId="7F8F53CA" w14:textId="646EF5E4" w:rsidR="00ED2BCF" w:rsidRDefault="00ED2BCF" w:rsidP="00BA19ED">
      <w:pPr>
        <w:pStyle w:val="Pictureposition"/>
      </w:pPr>
      <w:r>
        <w:rPr>
          <w:noProof/>
          <w:lang w:eastAsia="lv-LV"/>
        </w:rPr>
        <w:drawing>
          <wp:inline distT="0" distB="0" distL="0" distR="0" wp14:anchorId="0FDC2A63" wp14:editId="713D65D3">
            <wp:extent cx="1926749" cy="23957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30314" cy="2400224"/>
                    </a:xfrm>
                    <a:prstGeom prst="rect">
                      <a:avLst/>
                    </a:prstGeom>
                  </pic:spPr>
                </pic:pic>
              </a:graphicData>
            </a:graphic>
          </wp:inline>
        </w:drawing>
      </w:r>
    </w:p>
    <w:p w14:paraId="1E7E3FC4" w14:textId="798F972C" w:rsidR="00ED2BCF" w:rsidRDefault="0008731D" w:rsidP="00BA19ED">
      <w:pPr>
        <w:pStyle w:val="Picturecaption"/>
      </w:pPr>
      <w:fldSimple w:instr=" SEQ Attēls \* ARABIC ">
        <w:bookmarkStart w:id="1240" w:name="_Toc402364098"/>
        <w:r w:rsidR="00E95266">
          <w:rPr>
            <w:noProof/>
          </w:rPr>
          <w:t>43</w:t>
        </w:r>
      </w:fldSimple>
      <w:r w:rsidR="00ED2BCF" w:rsidRPr="00ED2BCF">
        <w:t xml:space="preserve">. attēls. </w:t>
      </w:r>
      <w:r w:rsidR="00ED2BCF">
        <w:t>Sertifikāta dati</w:t>
      </w:r>
      <w:bookmarkEnd w:id="1240"/>
    </w:p>
    <w:p w14:paraId="3D735EDC" w14:textId="290A85AC" w:rsidR="00ED2BCF" w:rsidRDefault="00ED2BCF" w:rsidP="00BA19ED">
      <w:pPr>
        <w:pStyle w:val="Heading5"/>
      </w:pPr>
      <w:r>
        <w:lastRenderedPageBreak/>
        <w:t>Konfigurācijas un sertifikāta sakritība</w:t>
      </w:r>
    </w:p>
    <w:p w14:paraId="19B16749" w14:textId="52CA8B9D" w:rsidR="009525D9" w:rsidRPr="009525D9" w:rsidRDefault="004767F2" w:rsidP="00F909B2">
      <w:r>
        <w:t>Konfigurācija un sertifikāta sakritība</w:t>
      </w:r>
      <w:r w:rsidRPr="00823782">
        <w:t xml:space="preserve"> izskatīsies </w:t>
      </w:r>
      <w:r>
        <w:t xml:space="preserve">kā zemāk redzams, pie tam </w:t>
      </w:r>
      <w:r w:rsidRPr="00ED2BCF">
        <w:t xml:space="preserve">Jāsakrīt ar </w:t>
      </w:r>
      <w:r>
        <w:t>osb-test.pfx thumbprint.</w:t>
      </w:r>
    </w:p>
    <w:p w14:paraId="08CE793A" w14:textId="77777777" w:rsidR="00ED2BCF" w:rsidRDefault="00ED2BCF" w:rsidP="00BA19ED">
      <w:pPr>
        <w:pStyle w:val="CodeBlock"/>
      </w:pPr>
      <w:r>
        <w:t>&lt;</w:t>
      </w:r>
      <w:r>
        <w:rPr>
          <w:color w:val="A31515"/>
        </w:rPr>
        <w:t>behavior</w:t>
      </w:r>
      <w:r>
        <w:t xml:space="preserve"> </w:t>
      </w:r>
      <w:r>
        <w:rPr>
          <w:color w:val="FF0000"/>
        </w:rPr>
        <w:t>name</w:t>
      </w:r>
      <w:r>
        <w:t>="certificateIPDataRouter"&gt;</w:t>
      </w:r>
    </w:p>
    <w:p w14:paraId="740D4D1B" w14:textId="77777777" w:rsidR="00ED2BCF" w:rsidRDefault="00ED2BCF" w:rsidP="00BA19ED">
      <w:pPr>
        <w:pStyle w:val="CodeBlock"/>
      </w:pPr>
      <w:r>
        <w:t xml:space="preserve">                    &lt;</w:t>
      </w:r>
      <w:r>
        <w:rPr>
          <w:color w:val="A31515"/>
        </w:rPr>
        <w:t>clientCredentials</w:t>
      </w:r>
      <w:r>
        <w:t>&gt;</w:t>
      </w:r>
    </w:p>
    <w:p w14:paraId="3D53F700" w14:textId="77777777" w:rsidR="00ED2BCF" w:rsidRDefault="00ED2BCF" w:rsidP="00BA19ED">
      <w:pPr>
        <w:pStyle w:val="CodeBlock"/>
      </w:pPr>
      <w:r>
        <w:t xml:space="preserve">                        &lt;</w:t>
      </w:r>
      <w:r>
        <w:rPr>
          <w:color w:val="A31515"/>
        </w:rPr>
        <w:t>clientCertificate</w:t>
      </w:r>
      <w:r>
        <w:t xml:space="preserve"> </w:t>
      </w:r>
      <w:r>
        <w:rPr>
          <w:color w:val="FF0000"/>
        </w:rPr>
        <w:t>findValue</w:t>
      </w:r>
      <w:r>
        <w:t>="7d a6 83 cf 8b 85 9a 23 8f 26 c3 19 1a 98 fb 0c e3 9f 60 12"</w:t>
      </w:r>
    </w:p>
    <w:p w14:paraId="59378DF2" w14:textId="77777777" w:rsidR="00ED2BCF" w:rsidRDefault="00ED2BCF" w:rsidP="00BA19ED">
      <w:pPr>
        <w:pStyle w:val="CodeBlock"/>
      </w:pPr>
      <w:r>
        <w:t xml:space="preserve">                            </w:t>
      </w:r>
      <w:r>
        <w:rPr>
          <w:color w:val="FF0000"/>
        </w:rPr>
        <w:t>storeLocation</w:t>
      </w:r>
      <w:r>
        <w:t xml:space="preserve">="LocalMachine" </w:t>
      </w:r>
      <w:r>
        <w:rPr>
          <w:color w:val="FF0000"/>
        </w:rPr>
        <w:t>x509FindType</w:t>
      </w:r>
      <w:r>
        <w:t>="FindByThumbprint" /&gt;</w:t>
      </w:r>
    </w:p>
    <w:p w14:paraId="434D59AD" w14:textId="77777777" w:rsidR="00ED2BCF" w:rsidRDefault="00ED2BCF" w:rsidP="00BA19ED">
      <w:pPr>
        <w:pStyle w:val="CodeBlock"/>
      </w:pPr>
      <w:r>
        <w:t xml:space="preserve">                    &lt;/</w:t>
      </w:r>
      <w:r>
        <w:rPr>
          <w:color w:val="A31515"/>
        </w:rPr>
        <w:t>clientCredentials</w:t>
      </w:r>
      <w:r>
        <w:t>&gt;</w:t>
      </w:r>
    </w:p>
    <w:p w14:paraId="12534926" w14:textId="77777777" w:rsidR="00ED2BCF" w:rsidRDefault="00ED2BCF" w:rsidP="00BA19ED">
      <w:pPr>
        <w:pStyle w:val="CodeBlock"/>
      </w:pPr>
      <w:r>
        <w:t xml:space="preserve">                &lt;/</w:t>
      </w:r>
      <w:r>
        <w:rPr>
          <w:color w:val="A31515"/>
        </w:rPr>
        <w:t>behavior</w:t>
      </w:r>
      <w:r>
        <w:t>&gt;</w:t>
      </w:r>
    </w:p>
    <w:p w14:paraId="78F4C47B" w14:textId="78A2C5F1" w:rsidR="00676667" w:rsidRDefault="00676667" w:rsidP="005164AA">
      <w:pPr>
        <w:pStyle w:val="Heading4"/>
      </w:pPr>
      <w:bookmarkStart w:id="1241" w:name="_Ref321306962"/>
      <w:bookmarkStart w:id="1242" w:name="_Toc402364029"/>
      <w:r>
        <w:t>Izsaukšana izmantojot autentifikāciju ar lietotāja vārdu</w:t>
      </w:r>
      <w:r w:rsidR="005164AA">
        <w:t xml:space="preserve"> (</w:t>
      </w:r>
      <w:r w:rsidR="005164AA" w:rsidRPr="005164AA">
        <w:t>OsbClentUser</w:t>
      </w:r>
      <w:r w:rsidR="005164AA">
        <w:t>)</w:t>
      </w:r>
      <w:bookmarkEnd w:id="1241"/>
      <w:bookmarkEnd w:id="1242"/>
    </w:p>
    <w:p w14:paraId="6AF6987E" w14:textId="750B88EE" w:rsidR="00676667" w:rsidRDefault="00676667" w:rsidP="00F909B2">
      <w:r>
        <w:t>Lai dabūt lietotāja vārdu</w:t>
      </w:r>
      <w:r w:rsidR="00F81455">
        <w:t xml:space="preserve"> jāatver pieejamu aizbāžņu lietotājus (EvesTestUsers.xls)</w:t>
      </w:r>
    </w:p>
    <w:p w14:paraId="1D3E2B30" w14:textId="152F6236" w:rsidR="00F81455" w:rsidRPr="00E81C9C" w:rsidRDefault="00055E7E" w:rsidP="00F909B2">
      <w:r>
        <w:object w:dxaOrig="16218" w:dyaOrig="20181" w14:anchorId="77F01AFB">
          <v:shape id="_x0000_i1027" type="#_x0000_t75" style="width:481.55pt;height:599.6pt" o:ole="">
            <v:imagedata r:id="rId51" o:title=""/>
          </v:shape>
          <o:OLEObject Type="Embed" ProgID="Visio.Drawing.11" ShapeID="_x0000_i1027" DrawAspect="Content" ObjectID="_1476106771" r:id="rId52"/>
        </w:object>
      </w:r>
    </w:p>
    <w:bookmarkStart w:id="1243" w:name="_Ref321306571"/>
    <w:p w14:paraId="0CDEAEC4" w14:textId="77777777" w:rsidR="005164AA" w:rsidRPr="00ED2BCF" w:rsidRDefault="005164AA" w:rsidP="005164AA">
      <w:pPr>
        <w:pStyle w:val="Picturecaption"/>
      </w:pPr>
      <w:r>
        <w:fldChar w:fldCharType="begin"/>
      </w:r>
      <w:r>
        <w:instrText xml:space="preserve"> SEQ Attēls \* ARABIC </w:instrText>
      </w:r>
      <w:r>
        <w:fldChar w:fldCharType="separate"/>
      </w:r>
      <w:bookmarkStart w:id="1244" w:name="_Ref321306576"/>
      <w:bookmarkStart w:id="1245" w:name="_Toc402364099"/>
      <w:r w:rsidR="00E95266">
        <w:rPr>
          <w:noProof/>
        </w:rPr>
        <w:t>44</w:t>
      </w:r>
      <w:bookmarkEnd w:id="1244"/>
      <w:r>
        <w:rPr>
          <w:noProof/>
        </w:rPr>
        <w:fldChar w:fldCharType="end"/>
      </w:r>
      <w:r w:rsidRPr="00ED2BCF">
        <w:t>. attēls. Servisa izsaukšana caur OSB</w:t>
      </w:r>
      <w:bookmarkEnd w:id="1243"/>
      <w:bookmarkEnd w:id="1245"/>
    </w:p>
    <w:p w14:paraId="15B312CE" w14:textId="210E8354" w:rsidR="005164AA" w:rsidRDefault="005164AA" w:rsidP="005164AA">
      <w:r>
        <w:t xml:space="preserve">Ja apskatām </w:t>
      </w:r>
      <w:r>
        <w:fldChar w:fldCharType="begin"/>
      </w:r>
      <w:r>
        <w:instrText xml:space="preserve"> REF _Ref321306576 \h </w:instrText>
      </w:r>
      <w:r>
        <w:fldChar w:fldCharType="separate"/>
      </w:r>
      <w:r w:rsidR="00E95266">
        <w:rPr>
          <w:noProof/>
        </w:rPr>
        <w:t>44</w:t>
      </w:r>
      <w:r>
        <w:fldChar w:fldCharType="end"/>
      </w:r>
      <w:r>
        <w:t>. attēlu, varam redzēt konfigurācijas parametrus, kuri norada uz:</w:t>
      </w:r>
    </w:p>
    <w:p w14:paraId="11E521B6" w14:textId="77777777" w:rsidR="005164AA" w:rsidRDefault="005164AA" w:rsidP="005164AA">
      <w:pPr>
        <w:pStyle w:val="ListParagraph"/>
        <w:numPr>
          <w:ilvl w:val="0"/>
          <w:numId w:val="38"/>
        </w:numPr>
      </w:pPr>
      <w:r>
        <w:t xml:space="preserve">Savienošanu ar E-Veselības STS, ar </w:t>
      </w:r>
      <w:r w:rsidRPr="00322054">
        <w:rPr>
          <w:i/>
        </w:rPr>
        <w:t>behavior</w:t>
      </w:r>
      <w:r>
        <w:t xml:space="preserve"> palīdzību caur sertifikātu;</w:t>
      </w:r>
    </w:p>
    <w:p w14:paraId="1E4AF16D" w14:textId="77777777" w:rsidR="005164AA" w:rsidRDefault="005164AA" w:rsidP="005164AA">
      <w:pPr>
        <w:pStyle w:val="ListParagraph"/>
        <w:numPr>
          <w:ilvl w:val="0"/>
          <w:numId w:val="38"/>
        </w:numPr>
      </w:pPr>
      <w:r>
        <w:t>Tokena saņemšana;</w:t>
      </w:r>
    </w:p>
    <w:p w14:paraId="3C1C9FD1" w14:textId="77777777" w:rsidR="005164AA" w:rsidRDefault="005164AA" w:rsidP="005164AA">
      <w:pPr>
        <w:pStyle w:val="ListParagraph"/>
        <w:numPr>
          <w:ilvl w:val="0"/>
          <w:numId w:val="38"/>
        </w:numPr>
      </w:pPr>
      <w:r>
        <w:t>Savienošana ar OSB, izmantojot</w:t>
      </w:r>
      <w:r w:rsidRPr="00322054">
        <w:rPr>
          <w:i/>
        </w:rPr>
        <w:t xml:space="preserve"> customBinding</w:t>
      </w:r>
      <w:r>
        <w:t xml:space="preserve"> un </w:t>
      </w:r>
      <w:r w:rsidRPr="00322054">
        <w:rPr>
          <w:i/>
        </w:rPr>
        <w:t>https</w:t>
      </w:r>
      <w:r>
        <w:t xml:space="preserve"> adresāciju;</w:t>
      </w:r>
    </w:p>
    <w:p w14:paraId="312BD7C3" w14:textId="77777777" w:rsidR="005164AA" w:rsidRDefault="005164AA" w:rsidP="005164AA">
      <w:pPr>
        <w:pStyle w:val="ListParagraph"/>
        <w:numPr>
          <w:ilvl w:val="0"/>
          <w:numId w:val="38"/>
        </w:numPr>
      </w:pPr>
      <w:r>
        <w:t xml:space="preserve"> Savienošana ar OSB servisa realizāciju.</w:t>
      </w:r>
    </w:p>
    <w:p w14:paraId="53B5954F" w14:textId="03037C1F" w:rsidR="005164AA" w:rsidRDefault="005164AA" w:rsidP="00F909B2">
      <w:pPr>
        <w:pStyle w:val="Heading5"/>
      </w:pPr>
      <w:bookmarkStart w:id="1246" w:name="_Ref321306885"/>
      <w:r>
        <w:lastRenderedPageBreak/>
        <w:t xml:space="preserve">Lietotāja vārda </w:t>
      </w:r>
      <w:r w:rsidRPr="00E81C9C">
        <w:t>uzs</w:t>
      </w:r>
      <w:r>
        <w:t>t</w:t>
      </w:r>
      <w:r w:rsidRPr="00E81C9C">
        <w:t>ādīšana</w:t>
      </w:r>
      <w:r>
        <w:t xml:space="preserve"> klientā</w:t>
      </w:r>
      <w:bookmarkEnd w:id="1246"/>
      <w:r>
        <w:t xml:space="preserve"> </w:t>
      </w:r>
    </w:p>
    <w:p w14:paraId="37BD68DC" w14:textId="0B8CCABE" w:rsidR="005164AA" w:rsidRPr="005164AA" w:rsidRDefault="005164AA" w:rsidP="008D6997">
      <w:pPr>
        <w:pStyle w:val="Pictureposition"/>
      </w:pPr>
      <w:r>
        <w:rPr>
          <w:noProof/>
          <w:lang w:eastAsia="lv-LV"/>
        </w:rPr>
        <w:drawing>
          <wp:inline distT="0" distB="0" distL="0" distR="0" wp14:anchorId="334A9E63" wp14:editId="50AB0641">
            <wp:extent cx="5486400" cy="984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984885"/>
                    </a:xfrm>
                    <a:prstGeom prst="rect">
                      <a:avLst/>
                    </a:prstGeom>
                  </pic:spPr>
                </pic:pic>
              </a:graphicData>
            </a:graphic>
          </wp:inline>
        </w:drawing>
      </w:r>
    </w:p>
    <w:p w14:paraId="039961DD" w14:textId="77777777" w:rsidR="009845F7" w:rsidRDefault="0008731D" w:rsidP="00181962">
      <w:pPr>
        <w:pStyle w:val="Picturecaption"/>
      </w:pPr>
      <w:fldSimple w:instr=" SEQ Attēls \* ARABIC ">
        <w:bookmarkStart w:id="1247" w:name="_Toc402364100"/>
        <w:r w:rsidR="00E95266">
          <w:rPr>
            <w:noProof/>
          </w:rPr>
          <w:t>45</w:t>
        </w:r>
      </w:fldSimple>
      <w:r w:rsidR="005164AA" w:rsidRPr="00ED2BCF">
        <w:t>. attēls. Servisa izsaukšana caur OSB</w:t>
      </w:r>
      <w:r w:rsidR="005164AA">
        <w:t xml:space="preserve"> ar userName Credential</w:t>
      </w:r>
      <w:bookmarkStart w:id="1248" w:name="_Ref318120354"/>
      <w:bookmarkEnd w:id="1247"/>
    </w:p>
    <w:p w14:paraId="4F925665" w14:textId="2E4C155B" w:rsidR="00C53AEB" w:rsidRDefault="00C53AEB" w:rsidP="00C53AEB">
      <w:pPr>
        <w:pStyle w:val="Heading3"/>
      </w:pPr>
      <w:bookmarkStart w:id="1249" w:name="_Toc402364030"/>
      <w:r w:rsidRPr="00C53AEB">
        <w:t>HL7QueryContinuationSerializer</w:t>
      </w:r>
      <w:r>
        <w:t xml:space="preserve"> </w:t>
      </w:r>
      <w:r w:rsidRPr="00786A98">
        <w:rPr>
          <w:rStyle w:val="hps"/>
        </w:rPr>
        <w:t>Vaicājum</w:t>
      </w:r>
      <w:r>
        <w:rPr>
          <w:rStyle w:val="hps"/>
        </w:rPr>
        <w:t>u turpināšanas</w:t>
      </w:r>
      <w:r w:rsidRPr="00786A98">
        <w:t xml:space="preserve"> un vaicājumu atbildes ziņojumi</w:t>
      </w:r>
      <w:r>
        <w:t xml:space="preserve"> veidošana</w:t>
      </w:r>
      <w:bookmarkEnd w:id="1248"/>
      <w:bookmarkEnd w:id="1249"/>
      <w:r>
        <w:t xml:space="preserve"> </w:t>
      </w:r>
    </w:p>
    <w:p w14:paraId="29FABB09" w14:textId="7793555C" w:rsidR="00C53AEB" w:rsidRDefault="00C53AEB" w:rsidP="00F909B2">
      <w:pPr>
        <w:autoSpaceDE w:val="0"/>
        <w:autoSpaceDN w:val="0"/>
        <w:adjustRightInd w:val="0"/>
        <w:spacing w:before="0" w:after="0" w:line="240" w:lineRule="auto"/>
        <w:rPr>
          <w:rFonts w:ascii="Consolas" w:hAnsi="Consolas" w:cs="Consolas"/>
          <w:sz w:val="19"/>
          <w:szCs w:val="19"/>
        </w:rPr>
      </w:pPr>
      <w:r>
        <w:t>Ja vajag</w:t>
      </w:r>
      <w:r w:rsidR="004767F2">
        <w:t xml:space="preserve">, </w:t>
      </w:r>
      <w:r>
        <w:t xml:space="preserve">lai ziņojums būtu ar </w:t>
      </w:r>
      <w:r w:rsidRPr="00C53AEB">
        <w:t>QueryContinuation</w:t>
      </w:r>
      <w:r>
        <w:t>Payload</w:t>
      </w:r>
      <w:r w:rsidRPr="006A2DDD">
        <w:t>, tad</w:t>
      </w:r>
      <w:r>
        <w:t xml:space="preserve"> vajag noradīt atribūtu </w:t>
      </w:r>
      <w:r>
        <w:rPr>
          <w:rFonts w:ascii="Consolas" w:hAnsi="Consolas" w:cs="Consolas"/>
          <w:color w:val="2B91AF"/>
          <w:sz w:val="19"/>
          <w:szCs w:val="19"/>
        </w:rPr>
        <w:t xml:space="preserve"> </w:t>
      </w:r>
      <w:r w:rsidRPr="00C53AEB">
        <w:t>QueryParameterPayload= QueryContinuationRequest</w:t>
      </w:r>
      <w:r w:rsidR="004767F2">
        <w:t>.</w:t>
      </w:r>
    </w:p>
    <w:p w14:paraId="12CA4802" w14:textId="3A5D380B" w:rsidR="00C53AEB" w:rsidRDefault="00C53AEB" w:rsidP="00C53AEB">
      <w:pPr>
        <w:pStyle w:val="Pictureposition"/>
      </w:pPr>
      <w:r>
        <w:rPr>
          <w:noProof/>
          <w:lang w:eastAsia="lv-LV"/>
        </w:rPr>
        <w:drawing>
          <wp:inline distT="0" distB="0" distL="0" distR="0" wp14:anchorId="253BC40E" wp14:editId="25269247">
            <wp:extent cx="3218688" cy="2696738"/>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17159" cy="2695457"/>
                    </a:xfrm>
                    <a:prstGeom prst="rect">
                      <a:avLst/>
                    </a:prstGeom>
                  </pic:spPr>
                </pic:pic>
              </a:graphicData>
            </a:graphic>
          </wp:inline>
        </w:drawing>
      </w:r>
    </w:p>
    <w:p w14:paraId="753925E0" w14:textId="6A3EAE85" w:rsidR="00C53AEB" w:rsidRDefault="0008731D" w:rsidP="00C53AEB">
      <w:pPr>
        <w:pStyle w:val="Picturecaption"/>
      </w:pPr>
      <w:fldSimple w:instr=" SEQ Attēls \* ARABIC ">
        <w:bookmarkStart w:id="1250" w:name="_Toc402364101"/>
        <w:r w:rsidR="00E95266">
          <w:rPr>
            <w:noProof/>
          </w:rPr>
          <w:t>46</w:t>
        </w:r>
      </w:fldSimple>
      <w:r w:rsidR="00C53AEB" w:rsidRPr="00144E0A">
        <w:t>. attēls. Risinājuma piemērs</w:t>
      </w:r>
      <w:bookmarkEnd w:id="1250"/>
    </w:p>
    <w:p w14:paraId="6E091DAD" w14:textId="77777777" w:rsidR="00C53AEB" w:rsidRDefault="00C53AEB" w:rsidP="00F909B2">
      <w:pPr>
        <w:pStyle w:val="CodeBlock"/>
      </w:pPr>
      <w:r>
        <w:rPr>
          <w:color w:val="0000FF"/>
        </w:rPr>
        <w:lastRenderedPageBreak/>
        <w:t>namespace</w:t>
      </w:r>
      <w:r>
        <w:t xml:space="preserve"> Abc.ServiceModel.Samples</w:t>
      </w:r>
    </w:p>
    <w:p w14:paraId="6EC45AB3" w14:textId="77777777" w:rsidR="00C53AEB" w:rsidRDefault="00C53AEB" w:rsidP="00F909B2">
      <w:pPr>
        <w:pStyle w:val="CodeBlock"/>
      </w:pPr>
      <w:r>
        <w:t>{</w:t>
      </w:r>
    </w:p>
    <w:p w14:paraId="713BFC64" w14:textId="77777777" w:rsidR="00C53AEB" w:rsidRDefault="00C53AEB" w:rsidP="00F909B2">
      <w:pPr>
        <w:pStyle w:val="CodeBlock"/>
      </w:pPr>
      <w:r>
        <w:t xml:space="preserve">    [</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254E8B14" w14:textId="77777777" w:rsidR="00C53AEB" w:rsidRDefault="00C53AEB"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513A56C1" w14:textId="77777777" w:rsidR="00C53AEB" w:rsidRDefault="00C53AEB" w:rsidP="00F909B2">
      <w:pPr>
        <w:pStyle w:val="CodeBlock"/>
      </w:pPr>
      <w:r>
        <w:t xml:space="preserve">    {</w:t>
      </w:r>
    </w:p>
    <w:p w14:paraId="461F17CF" w14:textId="77777777" w:rsidR="00C53AEB" w:rsidRDefault="00C53AEB" w:rsidP="00F909B2">
      <w:pPr>
        <w:pStyle w:val="CodeBlock"/>
      </w:pPr>
      <w:r>
        <w:t xml:space="preserve">        </w:t>
      </w:r>
      <w:r>
        <w:rPr>
          <w:color w:val="808080"/>
        </w:rPr>
        <w:t>///</w:t>
      </w:r>
      <w:r>
        <w:rPr>
          <w:color w:val="008000"/>
        </w:rPr>
        <w:t xml:space="preserve"> </w:t>
      </w:r>
      <w:r>
        <w:rPr>
          <w:color w:val="808080"/>
        </w:rPr>
        <w:t>&lt;summary&gt;</w:t>
      </w:r>
    </w:p>
    <w:p w14:paraId="31E1370B" w14:textId="77777777" w:rsidR="00C53AEB" w:rsidRDefault="00C53AEB" w:rsidP="00F909B2">
      <w:pPr>
        <w:pStyle w:val="CodeBlock"/>
      </w:pPr>
      <w:r>
        <w:t xml:space="preserve">        </w:t>
      </w:r>
      <w:r>
        <w:rPr>
          <w:color w:val="808080"/>
        </w:rPr>
        <w:t>///</w:t>
      </w:r>
      <w:r>
        <w:rPr>
          <w:color w:val="008000"/>
        </w:rPr>
        <w:t xml:space="preserve"> Processes the invoke.</w:t>
      </w:r>
    </w:p>
    <w:p w14:paraId="2809687B" w14:textId="77777777" w:rsidR="00C53AEB" w:rsidRDefault="00C53AEB" w:rsidP="00F909B2">
      <w:pPr>
        <w:pStyle w:val="CodeBlock"/>
      </w:pPr>
      <w:r>
        <w:t xml:space="preserve">        </w:t>
      </w:r>
      <w:r>
        <w:rPr>
          <w:color w:val="808080"/>
        </w:rPr>
        <w:t>///</w:t>
      </w:r>
      <w:r>
        <w:rPr>
          <w:color w:val="008000"/>
        </w:rPr>
        <w:t xml:space="preserve"> </w:t>
      </w:r>
      <w:r>
        <w:rPr>
          <w:color w:val="808080"/>
        </w:rPr>
        <w:t>&lt;/summary&gt;</w:t>
      </w:r>
    </w:p>
    <w:p w14:paraId="0BF9F51A" w14:textId="77777777" w:rsidR="00C53AEB" w:rsidRDefault="00C53AEB"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0F3CA5B0" w14:textId="77777777" w:rsidR="00C53AEB" w:rsidRDefault="00C53AEB" w:rsidP="00F909B2">
      <w:pPr>
        <w:pStyle w:val="CodeBlock"/>
      </w:pPr>
      <w:r>
        <w:t xml:space="preserve">        </w:t>
      </w:r>
      <w:r>
        <w:rPr>
          <w:color w:val="808080"/>
        </w:rPr>
        <w:t>///</w:t>
      </w:r>
      <w:r>
        <w:rPr>
          <w:color w:val="008000"/>
        </w:rPr>
        <w:t xml:space="preserve"> </w:t>
      </w:r>
      <w:r>
        <w:rPr>
          <w:color w:val="808080"/>
        </w:rPr>
        <w:t>&lt;returns&gt;</w:t>
      </w:r>
      <w:r>
        <w:rPr>
          <w:color w:val="008000"/>
        </w:rPr>
        <w:t>LVAU_IN000002UV01QUQI_MT120001UV01 Subject2</w:t>
      </w:r>
      <w:r>
        <w:rPr>
          <w:color w:val="808080"/>
        </w:rPr>
        <w:t>&lt;/returns&gt;</w:t>
      </w:r>
    </w:p>
    <w:p w14:paraId="24AD101B" w14:textId="77777777" w:rsidR="00C53AEB" w:rsidRDefault="00C53AEB"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"QUQI_IN000003UV01_LV01"</w:t>
      </w:r>
      <w:r>
        <w:t xml:space="preserve">, ReplyAction = </w:t>
      </w:r>
      <w:r>
        <w:rPr>
          <w:color w:val="2B91AF"/>
        </w:rPr>
        <w:t>HL7Constants</w:t>
      </w:r>
      <w:r>
        <w:t xml:space="preserve">.Namespace + </w:t>
      </w:r>
      <w:r>
        <w:rPr>
          <w:color w:val="A31515"/>
        </w:rPr>
        <w:t>":"</w:t>
      </w:r>
      <w:r>
        <w:t xml:space="preserve"> + </w:t>
      </w:r>
      <w:r>
        <w:rPr>
          <w:color w:val="A31515"/>
        </w:rPr>
        <w:t>"LVAU_IN000002UV01"</w:t>
      </w:r>
      <w:r>
        <w:t>)]</w:t>
      </w:r>
    </w:p>
    <w:p w14:paraId="1E4F9402" w14:textId="141C21B8" w:rsidR="00C53AEB" w:rsidRDefault="00C53AEB" w:rsidP="00F909B2">
      <w:pPr>
        <w:pStyle w:val="CodeBlock"/>
      </w:pPr>
      <w:r>
        <w:t xml:space="preserve">        [</w:t>
      </w:r>
      <w:r>
        <w:rPr>
          <w:color w:val="2B91AF"/>
        </w:rPr>
        <w:t>HL7OperationContract</w:t>
      </w:r>
      <w:r>
        <w:t xml:space="preserve">(Sender = </w:t>
      </w:r>
      <w:r>
        <w:rPr>
          <w:color w:val="A31515"/>
        </w:rPr>
        <w:t>"Sender"</w:t>
      </w:r>
      <w:r>
        <w:t xml:space="preserve">, Receiver = </w:t>
      </w:r>
      <w:r>
        <w:rPr>
          <w:color w:val="A31515"/>
        </w:rPr>
        <w:t>"Receiver"</w:t>
      </w:r>
      <w:r>
        <w:t xml:space="preserve">, QueryParameterPayload = </w:t>
      </w:r>
      <w:r>
        <w:rPr>
          <w:color w:val="2B91AF"/>
        </w:rPr>
        <w:t>HL7Request</w:t>
      </w:r>
      <w:r>
        <w:t>.</w:t>
      </w:r>
      <w:r>
        <w:rPr>
          <w:color w:val="2B91AF"/>
        </w:rPr>
        <w:t>RequestType</w:t>
      </w:r>
      <w:r>
        <w:t>.QueryContinuationRequest)]</w:t>
      </w:r>
    </w:p>
    <w:p w14:paraId="6DEDCD0B" w14:textId="77777777" w:rsidR="00C53AEB" w:rsidRDefault="00C53AEB" w:rsidP="00F909B2">
      <w:pPr>
        <w:pStyle w:val="CodeBlock"/>
      </w:pPr>
      <w:r>
        <w:t xml:space="preserve">        </w:t>
      </w:r>
      <w:r>
        <w:rPr>
          <w:color w:val="2B91AF"/>
        </w:rPr>
        <w:t>LVAU_IN000002UV01QUQI_MT120001UV01Subject2</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QUQI_MT000001UV01QueryContinuation</w:t>
      </w:r>
      <w:r>
        <w:t xml:space="preserve"> payload);</w:t>
      </w:r>
    </w:p>
    <w:p w14:paraId="56E0014D" w14:textId="77777777" w:rsidR="00C53AEB" w:rsidRDefault="00C53AEB" w:rsidP="00F909B2">
      <w:pPr>
        <w:pStyle w:val="CodeBlock"/>
      </w:pPr>
      <w:r>
        <w:t xml:space="preserve">    }</w:t>
      </w:r>
    </w:p>
    <w:p w14:paraId="6A9ECCCC" w14:textId="77777777" w:rsidR="00C53AEB" w:rsidRDefault="00C53AEB" w:rsidP="00F909B2">
      <w:pPr>
        <w:pStyle w:val="CodeBlock"/>
      </w:pPr>
      <w:r>
        <w:t>}</w:t>
      </w:r>
    </w:p>
    <w:p w14:paraId="284EA545" w14:textId="164651EF" w:rsidR="00C53AEB" w:rsidRDefault="00C53AEB" w:rsidP="00C53AEB">
      <w:pPr>
        <w:pStyle w:val="Picturecaption"/>
      </w:pPr>
      <w:r>
        <w:t xml:space="preserve"> </w:t>
      </w:r>
      <w:fldSimple w:instr=" SEQ Attēls \* ARABIC ">
        <w:bookmarkStart w:id="1251" w:name="_Toc402364102"/>
        <w:r w:rsidR="00E95266">
          <w:rPr>
            <w:noProof/>
          </w:rPr>
          <w:t>47</w:t>
        </w:r>
      </w:fldSimple>
      <w:r w:rsidRPr="00950B19">
        <w:t>. attēls. IHL7SyncContract.cs datnes piemērs</w:t>
      </w:r>
      <w:bookmarkEnd w:id="1251"/>
      <w:r w:rsidRPr="00950B19">
        <w:t xml:space="preserve"> </w:t>
      </w:r>
    </w:p>
    <w:p w14:paraId="6C2703B5" w14:textId="11481CBF" w:rsidR="00C53AEB" w:rsidRDefault="00C53AEB" w:rsidP="00C53AEB">
      <w:r>
        <w:t>Tagad pamatoties uz Query Hl7 shēmām</w:t>
      </w:r>
      <w:r w:rsidR="004767F2">
        <w:t>,</w:t>
      </w:r>
      <w:r>
        <w:t xml:space="preserve"> izveidosim piemēru ar pilnu ziņojuma aizpildīšanu.</w:t>
      </w:r>
    </w:p>
    <w:p w14:paraId="2686C34A" w14:textId="4F7976AD" w:rsidR="00C53AEB" w:rsidRDefault="00C53AEB" w:rsidP="00C53AEB">
      <w:r>
        <w:t>Ar shēmām: Datnes Service.cs apraksts</w:t>
      </w:r>
      <w:r w:rsidR="004767F2">
        <w:t xml:space="preserve">; </w:t>
      </w:r>
      <w:r>
        <w:t>Metode Invoke - biznesa loģikas realizācija</w:t>
      </w:r>
      <w:r w:rsidR="004767F2">
        <w:t>.</w:t>
      </w:r>
    </w:p>
    <w:p w14:paraId="145AC620" w14:textId="77777777" w:rsidR="00C53AEB" w:rsidRDefault="00C53AEB" w:rsidP="00F909B2">
      <w:pPr>
        <w:pStyle w:val="CodeBlock"/>
      </w:pPr>
      <w:r>
        <w:rPr>
          <w:color w:val="0000FF"/>
        </w:rPr>
        <w:t>public</w:t>
      </w:r>
      <w:r>
        <w:t xml:space="preserve"> LVAU_IN000002UV01QUQI_MT120001UV01Subject2 ProcessInvoke(QUQI_MT000001UV01QueryContinuation payload)</w:t>
      </w:r>
    </w:p>
    <w:p w14:paraId="796F6D53" w14:textId="77777777" w:rsidR="00C53AEB" w:rsidRDefault="00C53AEB" w:rsidP="00F909B2">
      <w:pPr>
        <w:pStyle w:val="CodeBlock"/>
      </w:pPr>
      <w:r>
        <w:t xml:space="preserve">        {</w:t>
      </w:r>
    </w:p>
    <w:p w14:paraId="42C1EFBB" w14:textId="77777777" w:rsidR="00C53AEB" w:rsidRDefault="00C53AEB" w:rsidP="00F909B2">
      <w:pPr>
        <w:pStyle w:val="CodeBlock"/>
      </w:pPr>
      <w:r>
        <w:t xml:space="preserve">            </w:t>
      </w:r>
      <w:r>
        <w:rPr>
          <w:color w:val="0000FF"/>
        </w:rPr>
        <w:t>var</w:t>
      </w:r>
      <w:r>
        <w:t xml:space="preserve"> input = payload;</w:t>
      </w:r>
    </w:p>
    <w:p w14:paraId="2516A609" w14:textId="77777777" w:rsidR="00C53AEB" w:rsidRDefault="00C53AEB" w:rsidP="00F909B2">
      <w:pPr>
        <w:pStyle w:val="CodeBlock"/>
      </w:pPr>
      <w:r>
        <w:t xml:space="preserve">            HL7OperationContext.Current.QueryAcknowledgement = </w:t>
      </w:r>
      <w:r>
        <w:rPr>
          <w:color w:val="0000FF"/>
        </w:rPr>
        <w:t>new</w:t>
      </w:r>
      <w:r>
        <w:t xml:space="preserve"> HL7QueryAcknowledgement(HL7QueryResponseCode.HL7QueryResponseCodes.DataFound);</w:t>
      </w:r>
    </w:p>
    <w:p w14:paraId="70EC7D96" w14:textId="77777777" w:rsidR="00C53AEB" w:rsidRDefault="00C53AEB" w:rsidP="00F909B2">
      <w:pPr>
        <w:pStyle w:val="CodeBlock"/>
      </w:pPr>
    </w:p>
    <w:p w14:paraId="3B9AC6EC" w14:textId="77777777" w:rsidR="00C53AEB" w:rsidRDefault="00C53AEB" w:rsidP="00F909B2">
      <w:pPr>
        <w:pStyle w:val="CodeBlock"/>
      </w:pPr>
      <w:r>
        <w:t xml:space="preserve">            HL7OperationContext.Current.AddWarning(</w:t>
      </w:r>
      <w:r>
        <w:rPr>
          <w:color w:val="A31515"/>
        </w:rPr>
        <w:t>"warning"</w:t>
      </w:r>
      <w:r>
        <w:t>);</w:t>
      </w:r>
    </w:p>
    <w:p w14:paraId="3BCE2713" w14:textId="77777777" w:rsidR="00C53AEB" w:rsidRDefault="00C53AEB" w:rsidP="00F909B2">
      <w:pPr>
        <w:pStyle w:val="CodeBlock"/>
      </w:pPr>
      <w:r>
        <w:t xml:space="preserve">            HL7OperationContext.Current.AddInformation(</w:t>
      </w:r>
      <w:r>
        <w:rPr>
          <w:color w:val="A31515"/>
        </w:rPr>
        <w:t>"information"</w:t>
      </w:r>
      <w:r>
        <w:t>);</w:t>
      </w:r>
    </w:p>
    <w:p w14:paraId="6EBDC77C" w14:textId="77777777" w:rsidR="00C53AEB" w:rsidRDefault="00C53AEB" w:rsidP="00F909B2">
      <w:pPr>
        <w:pStyle w:val="CodeBlock"/>
      </w:pPr>
      <w:r>
        <w:t xml:space="preserve">            </w:t>
      </w:r>
    </w:p>
    <w:p w14:paraId="019ADA1C" w14:textId="77777777" w:rsidR="00C53AEB" w:rsidRDefault="00C53AEB" w:rsidP="00F909B2">
      <w:pPr>
        <w:pStyle w:val="CodeBlock"/>
      </w:pPr>
      <w:r>
        <w:t xml:space="preserve">            </w:t>
      </w:r>
      <w:r>
        <w:rPr>
          <w:color w:val="008000"/>
        </w:rPr>
        <w:t>// throw new HL7FaultException("mes");</w:t>
      </w:r>
    </w:p>
    <w:p w14:paraId="2CAE139A" w14:textId="77777777" w:rsidR="00C53AEB" w:rsidRDefault="00C53AEB" w:rsidP="00F909B2">
      <w:pPr>
        <w:pStyle w:val="CodeBlock"/>
      </w:pPr>
      <w:r>
        <w:t xml:space="preserve">            LVAU_IN000002UV01QUQI_MT120001UV01Subject2 xmlElemem = (LVAU_IN000002UV01QUQI_MT120001UV01Subject2)XElement.Load(</w:t>
      </w:r>
      <w:r>
        <w:rPr>
          <w:color w:val="A31515"/>
        </w:rPr>
        <w:t>@"..\..\RetSubj.xml"</w:t>
      </w:r>
      <w:r>
        <w:t>);</w:t>
      </w:r>
    </w:p>
    <w:p w14:paraId="2D32D3F6" w14:textId="77777777" w:rsidR="00C53AEB" w:rsidRDefault="00C53AEB" w:rsidP="00F909B2">
      <w:pPr>
        <w:pStyle w:val="CodeBlock"/>
      </w:pPr>
    </w:p>
    <w:p w14:paraId="11FA619E" w14:textId="77777777" w:rsidR="00C53AEB" w:rsidRDefault="00C53AEB" w:rsidP="00F909B2">
      <w:pPr>
        <w:pStyle w:val="CodeBlock"/>
      </w:pPr>
      <w:r>
        <w:t xml:space="preserve">            </w:t>
      </w:r>
      <w:r>
        <w:rPr>
          <w:color w:val="0000FF"/>
        </w:rPr>
        <w:t>return</w:t>
      </w:r>
      <w:r>
        <w:t xml:space="preserve"> xmlElemem;</w:t>
      </w:r>
    </w:p>
    <w:p w14:paraId="1AFEB54B" w14:textId="37047783" w:rsidR="00C53AEB" w:rsidRPr="00C53AEB" w:rsidRDefault="00C53AEB" w:rsidP="00F909B2">
      <w:pPr>
        <w:pStyle w:val="CodeBlock"/>
      </w:pPr>
      <w:r>
        <w:t xml:space="preserve">        }</w:t>
      </w:r>
    </w:p>
    <w:p w14:paraId="512EC177" w14:textId="01CAB061" w:rsidR="004767F2" w:rsidRDefault="0008731D" w:rsidP="00C53AEB">
      <w:pPr>
        <w:pStyle w:val="Picturecaption"/>
      </w:pPr>
      <w:fldSimple w:instr=" SEQ Attēls \* ARABIC ">
        <w:bookmarkStart w:id="1252" w:name="_Toc402364103"/>
        <w:r w:rsidR="00E95266">
          <w:rPr>
            <w:noProof/>
          </w:rPr>
          <w:t>48</w:t>
        </w:r>
      </w:fldSimple>
      <w:r w:rsidR="00C53AEB" w:rsidRPr="00950B19">
        <w:t xml:space="preserve">. attēls. </w:t>
      </w:r>
      <w:r w:rsidR="00C53AEB">
        <w:t>Service</w:t>
      </w:r>
      <w:r w:rsidR="00C53AEB" w:rsidRPr="00950B19">
        <w:t>.cs datnes piemērs</w:t>
      </w:r>
      <w:bookmarkEnd w:id="1252"/>
    </w:p>
    <w:p w14:paraId="757D1EC5" w14:textId="5BBE5201" w:rsidR="00E81C9C" w:rsidRDefault="004767F2" w:rsidP="00F909B2">
      <w:pPr>
        <w:pStyle w:val="Heading3"/>
      </w:pPr>
      <w:r>
        <w:br w:type="column"/>
      </w:r>
      <w:bookmarkStart w:id="1253" w:name="_Toc319406694"/>
      <w:bookmarkStart w:id="1254" w:name="_Toc319414268"/>
      <w:bookmarkStart w:id="1255" w:name="_Toc321306837"/>
      <w:bookmarkStart w:id="1256" w:name="_Ref323378744"/>
      <w:bookmarkStart w:id="1257" w:name="_Toc402364031"/>
      <w:bookmarkEnd w:id="1253"/>
      <w:bookmarkEnd w:id="1254"/>
      <w:bookmarkEnd w:id="1255"/>
      <w:r w:rsidR="00E81C9C" w:rsidRPr="00E81C9C">
        <w:lastRenderedPageBreak/>
        <w:t>AsyncInteraction</w:t>
      </w:r>
      <w:bookmarkEnd w:id="1256"/>
      <w:bookmarkEnd w:id="1257"/>
    </w:p>
    <w:p w14:paraId="6176FC9B" w14:textId="77777777" w:rsidR="00181962" w:rsidRDefault="00F01D1B" w:rsidP="008D6997">
      <w:pPr>
        <w:pStyle w:val="Pictureposition"/>
      </w:pPr>
      <w:r w:rsidRPr="008D6997">
        <w:object w:dxaOrig="9420" w:dyaOrig="5411" w14:anchorId="2F6DA133">
          <v:shape id="_x0000_i1028" type="#_x0000_t75" style="width:471.75pt;height:270.7pt" o:ole="">
            <v:imagedata r:id="rId55" o:title=""/>
          </v:shape>
          <o:OLEObject Type="Embed" ProgID="Visio.Drawing.11" ShapeID="_x0000_i1028" DrawAspect="Content" ObjectID="_1476106772" r:id="rId56"/>
        </w:object>
      </w:r>
    </w:p>
    <w:p w14:paraId="76D05D42" w14:textId="3B675E4C" w:rsidR="00F01D1B" w:rsidRPr="00181962" w:rsidRDefault="0008731D">
      <w:pPr>
        <w:pStyle w:val="Picturecaption"/>
      </w:pPr>
      <w:fldSimple w:instr=" SEQ Attēls \* ARABIC ">
        <w:bookmarkStart w:id="1258" w:name="_Toc402364104"/>
        <w:r w:rsidR="00E95266">
          <w:rPr>
            <w:noProof/>
          </w:rPr>
          <w:t>49</w:t>
        </w:r>
      </w:fldSimple>
      <w:r w:rsidR="00F01D1B" w:rsidRPr="00181962">
        <w:t>. attēls. AsyncInteraction piemērs</w:t>
      </w:r>
      <w:bookmarkEnd w:id="1258"/>
    </w:p>
    <w:p w14:paraId="64B64156" w14:textId="7C5BFDB5" w:rsidR="00F01D1B" w:rsidRDefault="00F01D1B" w:rsidP="00F01D1B">
      <w:r w:rsidRPr="0021777F">
        <w:t xml:space="preserve">Lai izveidotu </w:t>
      </w:r>
      <w:r>
        <w:t>asinhronu projektu</w:t>
      </w:r>
      <w:r w:rsidRPr="0021777F">
        <w:t xml:space="preserve"> servisu ar Visual Studio 2010 </w:t>
      </w:r>
      <w:r>
        <w:t>vajag:</w:t>
      </w:r>
    </w:p>
    <w:p w14:paraId="3EF5652C" w14:textId="7C343C5D" w:rsidR="00F01D1B" w:rsidRDefault="00F01D1B" w:rsidP="00F909B2">
      <w:r>
        <w:t>Izveidot projektus :</w:t>
      </w:r>
    </w:p>
    <w:p w14:paraId="67371629" w14:textId="77777777" w:rsidR="00F01D1B" w:rsidRDefault="00F01D1B" w:rsidP="00F01D1B">
      <w:pPr>
        <w:pStyle w:val="ListBullet2"/>
      </w:pPr>
      <w:r>
        <w:t>Klientu;</w:t>
      </w:r>
    </w:p>
    <w:p w14:paraId="475A002E" w14:textId="77777777" w:rsidR="00F01D1B" w:rsidRDefault="00F01D1B" w:rsidP="00F01D1B">
      <w:pPr>
        <w:pStyle w:val="ListBullet2"/>
      </w:pPr>
      <w:r>
        <w:t>Servisu;</w:t>
      </w:r>
    </w:p>
    <w:p w14:paraId="4F1173D5" w14:textId="25E9FF10" w:rsidR="00F01D1B" w:rsidRDefault="00F01D1B" w:rsidP="00F01D1B">
      <w:pPr>
        <w:pStyle w:val="ListBullet2"/>
      </w:pPr>
      <w:r>
        <w:t>Windows servisu</w:t>
      </w:r>
    </w:p>
    <w:p w14:paraId="526281CC" w14:textId="3A971B80" w:rsidR="00F01D1B" w:rsidRDefault="00F01D1B" w:rsidP="00F01D1B">
      <w:pPr>
        <w:pStyle w:val="ListBullet2"/>
      </w:pPr>
      <w:r>
        <w:t>Pool servisu</w:t>
      </w:r>
    </w:p>
    <w:p w14:paraId="1CE55B3D" w14:textId="1F1A073E" w:rsidR="00F01D1B" w:rsidRDefault="00F01D1B" w:rsidP="00F909B2">
      <w:pPr>
        <w:pStyle w:val="Heading4"/>
      </w:pPr>
      <w:bookmarkStart w:id="1259" w:name="_Toc402364032"/>
      <w:r>
        <w:lastRenderedPageBreak/>
        <w:t>Klienta</w:t>
      </w:r>
      <w:r w:rsidR="00066A57">
        <w:t xml:space="preserve"> un servisa interfeisa piemērs</w:t>
      </w:r>
      <w:bookmarkEnd w:id="1259"/>
    </w:p>
    <w:p w14:paraId="7081D93A" w14:textId="77777777" w:rsidR="00F01D1B" w:rsidRDefault="00F01D1B" w:rsidP="00F909B2">
      <w:pPr>
        <w:pStyle w:val="CodeBlock"/>
      </w:pPr>
      <w:r>
        <w:t>[</w:t>
      </w:r>
      <w:r>
        <w:rPr>
          <w:color w:val="2B91AF"/>
        </w:rPr>
        <w:t>ServiceContract</w:t>
      </w:r>
      <w:r>
        <w:t xml:space="preserve">(Namespace = </w:t>
      </w:r>
      <w:r>
        <w:rPr>
          <w:color w:val="2B91AF"/>
        </w:rPr>
        <w:t>HL7Constants</w:t>
      </w:r>
      <w:r>
        <w:t xml:space="preserve">.Namespace, ConfigurationName = </w:t>
      </w:r>
      <w:r>
        <w:rPr>
          <w:color w:val="A31515"/>
        </w:rPr>
        <w:t>"IHL7SyncContract"</w:t>
      </w:r>
      <w:r>
        <w:t>)]</w:t>
      </w:r>
    </w:p>
    <w:p w14:paraId="40776E4C" w14:textId="77777777" w:rsidR="00F01D1B" w:rsidRDefault="00F01D1B" w:rsidP="00F909B2">
      <w:pPr>
        <w:pStyle w:val="CodeBlock"/>
      </w:pPr>
      <w:r>
        <w:t xml:space="preserve">    </w:t>
      </w:r>
      <w:r>
        <w:rPr>
          <w:color w:val="0000FF"/>
        </w:rPr>
        <w:t>public</w:t>
      </w:r>
      <w:r>
        <w:t xml:space="preserve"> </w:t>
      </w:r>
      <w:r>
        <w:rPr>
          <w:color w:val="0000FF"/>
        </w:rPr>
        <w:t>interface</w:t>
      </w:r>
      <w:r>
        <w:t xml:space="preserve"> </w:t>
      </w:r>
      <w:r>
        <w:rPr>
          <w:color w:val="2B91AF"/>
        </w:rPr>
        <w:t>IHL7SyncContract</w:t>
      </w:r>
    </w:p>
    <w:p w14:paraId="40CF2690" w14:textId="77777777" w:rsidR="00F01D1B" w:rsidRDefault="00F01D1B" w:rsidP="00F909B2">
      <w:pPr>
        <w:pStyle w:val="CodeBlock"/>
      </w:pPr>
      <w:r>
        <w:t xml:space="preserve">    {</w:t>
      </w:r>
    </w:p>
    <w:p w14:paraId="66072AB1" w14:textId="77777777" w:rsidR="00F01D1B" w:rsidRDefault="00F01D1B" w:rsidP="00F909B2">
      <w:pPr>
        <w:pStyle w:val="CodeBlock"/>
      </w:pPr>
      <w:r>
        <w:t xml:space="preserve">        </w:t>
      </w:r>
      <w:r>
        <w:rPr>
          <w:color w:val="808080"/>
        </w:rPr>
        <w:t>///</w:t>
      </w:r>
      <w:r>
        <w:rPr>
          <w:color w:val="008000"/>
        </w:rPr>
        <w:t xml:space="preserve"> </w:t>
      </w:r>
      <w:r>
        <w:rPr>
          <w:color w:val="808080"/>
        </w:rPr>
        <w:t>&lt;summary&gt;</w:t>
      </w:r>
    </w:p>
    <w:p w14:paraId="3BFDB3F9" w14:textId="77777777" w:rsidR="00F01D1B" w:rsidRDefault="00F01D1B" w:rsidP="00F909B2">
      <w:pPr>
        <w:pStyle w:val="CodeBlock"/>
      </w:pPr>
      <w:r>
        <w:t xml:space="preserve">        </w:t>
      </w:r>
      <w:r>
        <w:rPr>
          <w:color w:val="808080"/>
        </w:rPr>
        <w:t>///</w:t>
      </w:r>
      <w:r>
        <w:rPr>
          <w:color w:val="008000"/>
        </w:rPr>
        <w:t xml:space="preserve"> Processes the invoke.</w:t>
      </w:r>
    </w:p>
    <w:p w14:paraId="0EEE31F9" w14:textId="77777777" w:rsidR="00F01D1B" w:rsidRDefault="00F01D1B" w:rsidP="00F909B2">
      <w:pPr>
        <w:pStyle w:val="CodeBlock"/>
      </w:pPr>
      <w:r>
        <w:t xml:space="preserve">        </w:t>
      </w:r>
      <w:r>
        <w:rPr>
          <w:color w:val="808080"/>
        </w:rPr>
        <w:t>///</w:t>
      </w:r>
      <w:r>
        <w:rPr>
          <w:color w:val="008000"/>
        </w:rPr>
        <w:t xml:space="preserve"> </w:t>
      </w:r>
      <w:r>
        <w:rPr>
          <w:color w:val="808080"/>
        </w:rPr>
        <w:t>&lt;/summary&gt;</w:t>
      </w:r>
    </w:p>
    <w:p w14:paraId="62FFE11E" w14:textId="77777777" w:rsidR="00F01D1B" w:rsidRDefault="00F01D1B"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0D6C1691" w14:textId="77777777" w:rsidR="00F01D1B" w:rsidRDefault="00F01D1B"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"LVAU_IN000001UV01"</w:t>
      </w:r>
      <w:r>
        <w:t xml:space="preserve">, ReplyAction = </w:t>
      </w:r>
      <w:r>
        <w:rPr>
          <w:color w:val="2B91AF"/>
        </w:rPr>
        <w:t>HL7Constants</w:t>
      </w:r>
      <w:r>
        <w:t xml:space="preserve">.Namespace + </w:t>
      </w:r>
      <w:r>
        <w:rPr>
          <w:color w:val="A31515"/>
        </w:rPr>
        <w:t>":"</w:t>
      </w:r>
      <w:r>
        <w:t xml:space="preserve"> + </w:t>
      </w:r>
      <w:r>
        <w:rPr>
          <w:color w:val="A31515"/>
        </w:rPr>
        <w:t>"MCCI_IN000006UV01_LV01"</w:t>
      </w:r>
      <w:r>
        <w:t>)]</w:t>
      </w:r>
    </w:p>
    <w:p w14:paraId="06AA63EA" w14:textId="4452E6DC" w:rsidR="00F01D1B" w:rsidRDefault="00F01D1B" w:rsidP="00F909B2">
      <w:pPr>
        <w:pStyle w:val="CodeBlock"/>
      </w:pPr>
      <w:r>
        <w:t xml:space="preserve">        </w:t>
      </w:r>
      <w:r w:rsidR="00FC1C5B">
        <w:t>[HL7OperationContract(ReasonCodes.Action.Read, ReasonCodes.Reason.DrugTreatment, Receiver</w:t>
      </w:r>
      <w:r>
        <w:t xml:space="preserve"> = </w:t>
      </w:r>
      <w:r>
        <w:rPr>
          <w:color w:val="A31515"/>
        </w:rPr>
        <w:t>"IP.AUDIT.WS"</w:t>
      </w:r>
      <w:r>
        <w:t xml:space="preserve">, Sender = </w:t>
      </w:r>
      <w:r>
        <w:rPr>
          <w:color w:val="A31515"/>
        </w:rPr>
        <w:t>"IP.AUDIT.WS"</w:t>
      </w:r>
      <w:r>
        <w:t xml:space="preserve">, QueryParameterPayload = </w:t>
      </w:r>
      <w:r>
        <w:rPr>
          <w:color w:val="2B91AF"/>
        </w:rPr>
        <w:t>HL7Request</w:t>
      </w:r>
      <w:r>
        <w:t>.</w:t>
      </w:r>
      <w:r>
        <w:rPr>
          <w:color w:val="2B91AF"/>
        </w:rPr>
        <w:t>RequestType</w:t>
      </w:r>
      <w:r>
        <w:t>.QueryParamRequest)]</w:t>
      </w:r>
    </w:p>
    <w:p w14:paraId="51C7B411" w14:textId="77777777" w:rsidR="00F01D1B" w:rsidRDefault="00F01D1B" w:rsidP="00F909B2">
      <w:pPr>
        <w:pStyle w:val="CodeBlock"/>
      </w:pPr>
      <w:r>
        <w:t xml:space="preserve">        </w:t>
      </w:r>
      <w:r>
        <w:rPr>
          <w:color w:val="0000FF"/>
        </w:rPr>
        <w:t>void</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LVAU_MT000001UV01QueryByParameterPayload</w:t>
      </w:r>
      <w:r>
        <w:t xml:space="preserve"> payload);</w:t>
      </w:r>
    </w:p>
    <w:p w14:paraId="7553C285" w14:textId="77777777" w:rsidR="00F01D1B" w:rsidRDefault="00F01D1B" w:rsidP="00F909B2">
      <w:pPr>
        <w:pStyle w:val="CodeBlock"/>
      </w:pPr>
      <w:r>
        <w:t xml:space="preserve">    }</w:t>
      </w:r>
    </w:p>
    <w:p w14:paraId="295A5A0F" w14:textId="77777777" w:rsidR="00F01D1B" w:rsidRDefault="00F01D1B" w:rsidP="00F909B2">
      <w:pPr>
        <w:pStyle w:val="CodeBlock"/>
      </w:pPr>
      <w:r>
        <w:t>}</w:t>
      </w:r>
    </w:p>
    <w:p w14:paraId="0EC77138" w14:textId="4494A0E7" w:rsidR="00F01D1B" w:rsidRDefault="00066A57" w:rsidP="00F909B2">
      <w:pPr>
        <w:pStyle w:val="Heading4"/>
      </w:pPr>
      <w:bookmarkStart w:id="1260" w:name="_Toc402364033"/>
      <w:r w:rsidRPr="00AE1A82">
        <w:t xml:space="preserve">Klienta </w:t>
      </w:r>
      <w:r>
        <w:t>realizācijas piemērs</w:t>
      </w:r>
      <w:bookmarkEnd w:id="1260"/>
    </w:p>
    <w:p w14:paraId="72789025" w14:textId="77777777" w:rsidR="00066A57" w:rsidRDefault="00066A57" w:rsidP="00F909B2">
      <w:pPr>
        <w:pStyle w:val="CodeBlock"/>
      </w:pPr>
      <w:r>
        <w:rPr>
          <w:color w:val="0000FF"/>
        </w:rPr>
        <w:t>public</w:t>
      </w:r>
      <w:r>
        <w:t xml:space="preserve"> </w:t>
      </w:r>
      <w:r>
        <w:rPr>
          <w:color w:val="0000FF"/>
        </w:rPr>
        <w:t>static</w:t>
      </w:r>
      <w:r>
        <w:t xml:space="preserve"> </w:t>
      </w:r>
      <w:r>
        <w:rPr>
          <w:color w:val="0000FF"/>
        </w:rPr>
        <w:t>bool</w:t>
      </w:r>
      <w:r>
        <w:t xml:space="preserve"> SendMessage(</w:t>
      </w:r>
      <w:r>
        <w:rPr>
          <w:color w:val="0000FF"/>
        </w:rPr>
        <w:t>out</w:t>
      </w:r>
      <w:r>
        <w:t xml:space="preserve"> </w:t>
      </w:r>
      <w:r>
        <w:rPr>
          <w:color w:val="2B91AF"/>
        </w:rPr>
        <w:t>Guid</w:t>
      </w:r>
      <w:r>
        <w:t>? targetMessageid)</w:t>
      </w:r>
    </w:p>
    <w:p w14:paraId="163EC04C" w14:textId="77777777" w:rsidR="00066A57" w:rsidRDefault="00066A57" w:rsidP="00F909B2">
      <w:pPr>
        <w:pStyle w:val="CodeBlock"/>
      </w:pPr>
      <w:r>
        <w:t xml:space="preserve">        {</w:t>
      </w:r>
    </w:p>
    <w:p w14:paraId="0063E9F9" w14:textId="77777777" w:rsidR="00066A57" w:rsidRDefault="00066A57" w:rsidP="00F909B2">
      <w:pPr>
        <w:pStyle w:val="CodeBlock"/>
      </w:pPr>
      <w:r>
        <w:t xml:space="preserve">            targetMessageid = </w:t>
      </w:r>
      <w:r>
        <w:rPr>
          <w:color w:val="0000FF"/>
        </w:rPr>
        <w:t>null</w:t>
      </w:r>
      <w:r>
        <w:t>;</w:t>
      </w:r>
    </w:p>
    <w:p w14:paraId="14139814" w14:textId="77777777" w:rsidR="00066A57" w:rsidRDefault="00066A57" w:rsidP="00F909B2">
      <w:pPr>
        <w:pStyle w:val="CodeBlock"/>
      </w:pPr>
    </w:p>
    <w:p w14:paraId="4EBDE798" w14:textId="77777777" w:rsidR="00066A57" w:rsidRDefault="00066A57" w:rsidP="00F909B2">
      <w:pPr>
        <w:pStyle w:val="CodeBlock"/>
      </w:pPr>
      <w:r>
        <w:t xml:space="preserve">            </w:t>
      </w:r>
      <w:r>
        <w:rPr>
          <w:color w:val="0000FF"/>
        </w:rPr>
        <w:t>try</w:t>
      </w:r>
    </w:p>
    <w:p w14:paraId="666AA07E" w14:textId="77777777" w:rsidR="00066A57" w:rsidRDefault="00066A57" w:rsidP="00F909B2">
      <w:pPr>
        <w:pStyle w:val="CodeBlock"/>
      </w:pPr>
      <w:r>
        <w:t xml:space="preserve">            {</w:t>
      </w:r>
    </w:p>
    <w:p w14:paraId="239BF1DE" w14:textId="77777777" w:rsidR="00066A57" w:rsidRDefault="00066A57" w:rsidP="00F909B2">
      <w:pPr>
        <w:pStyle w:val="CodeBlock"/>
      </w:pPr>
      <w:r>
        <w:t xml:space="preserve">                </w:t>
      </w:r>
      <w:r>
        <w:rPr>
          <w:color w:val="0000FF"/>
        </w:rPr>
        <w:t>using</w:t>
      </w:r>
      <w:r>
        <w:t xml:space="preserve"> (</w:t>
      </w:r>
      <w:r>
        <w:rPr>
          <w:color w:val="2B91AF"/>
        </w:rPr>
        <w:t>ChannelFactory</w:t>
      </w:r>
      <w:r>
        <w:t>&lt;</w:t>
      </w:r>
      <w:r>
        <w:rPr>
          <w:color w:val="2B91AF"/>
        </w:rPr>
        <w:t>IHL7SyncContract</w:t>
      </w:r>
      <w:r>
        <w:t xml:space="preserve">&gt; factory = </w:t>
      </w:r>
      <w:r>
        <w:rPr>
          <w:color w:val="0000FF"/>
        </w:rPr>
        <w:t>new</w:t>
      </w:r>
      <w:r>
        <w:t xml:space="preserve"> </w:t>
      </w:r>
      <w:r>
        <w:rPr>
          <w:color w:val="2B91AF"/>
        </w:rPr>
        <w:t>ChannelFactory</w:t>
      </w:r>
      <w:r>
        <w:t>&lt;</w:t>
      </w:r>
      <w:r>
        <w:rPr>
          <w:color w:val="2B91AF"/>
        </w:rPr>
        <w:t>IHL7SyncContract</w:t>
      </w:r>
      <w:r>
        <w:t>&gt;(</w:t>
      </w:r>
      <w:r>
        <w:rPr>
          <w:color w:val="A31515"/>
        </w:rPr>
        <w:t>"HL7Service2"</w:t>
      </w:r>
      <w:r>
        <w:t>))</w:t>
      </w:r>
    </w:p>
    <w:p w14:paraId="309AA14C" w14:textId="77777777" w:rsidR="00066A57" w:rsidRDefault="00066A57" w:rsidP="00F909B2">
      <w:pPr>
        <w:pStyle w:val="CodeBlock"/>
      </w:pPr>
      <w:r>
        <w:t xml:space="preserve">                {</w:t>
      </w:r>
    </w:p>
    <w:p w14:paraId="372ABDAC" w14:textId="77777777" w:rsidR="00066A57" w:rsidRDefault="00066A57" w:rsidP="00F909B2">
      <w:pPr>
        <w:pStyle w:val="CodeBlock"/>
      </w:pPr>
      <w:r>
        <w:t xml:space="preserve">                    factory.ConfigureChannelFactory(</w:t>
      </w:r>
      <w:r>
        <w:rPr>
          <w:color w:val="0000FF"/>
        </w:rPr>
        <w:t>new</w:t>
      </w:r>
      <w:r>
        <w:t xml:space="preserve"> </w:t>
      </w:r>
      <w:r>
        <w:rPr>
          <w:color w:val="2B91AF"/>
        </w:rPr>
        <w:t>WebPrincipalSecurityTokenCache</w:t>
      </w:r>
      <w:r>
        <w:t xml:space="preserve">(), </w:t>
      </w:r>
      <w:r>
        <w:rPr>
          <w:color w:val="0000FF"/>
        </w:rPr>
        <w:t>new</w:t>
      </w:r>
      <w:r>
        <w:t xml:space="preserve"> </w:t>
      </w:r>
      <w:r>
        <w:rPr>
          <w:color w:val="2B91AF"/>
        </w:rPr>
        <w:t>Uri</w:t>
      </w:r>
      <w:r>
        <w:t>(</w:t>
      </w:r>
      <w:r>
        <w:rPr>
          <w:color w:val="A31515"/>
        </w:rPr>
        <w:t>"https://eves.abcsoftware.lv/ebook"</w:t>
      </w:r>
      <w:r>
        <w:t>));</w:t>
      </w:r>
    </w:p>
    <w:p w14:paraId="7DBB39E2" w14:textId="77777777" w:rsidR="00066A57" w:rsidRDefault="00066A57" w:rsidP="00F909B2">
      <w:pPr>
        <w:pStyle w:val="CodeBlock"/>
      </w:pPr>
      <w:r>
        <w:t xml:space="preserve">                    </w:t>
      </w:r>
      <w:r>
        <w:rPr>
          <w:color w:val="2B91AF"/>
        </w:rPr>
        <w:t>IHL7SyncContract</w:t>
      </w:r>
      <w:r>
        <w:t xml:space="preserve"> channel = factory.CreateChannel();</w:t>
      </w:r>
    </w:p>
    <w:p w14:paraId="12A8A178" w14:textId="77777777" w:rsidR="00066A57" w:rsidRDefault="00066A57" w:rsidP="00F909B2">
      <w:pPr>
        <w:pStyle w:val="CodeBlock"/>
      </w:pPr>
    </w:p>
    <w:p w14:paraId="6A473090" w14:textId="77777777" w:rsidR="00066A57" w:rsidRDefault="00066A57" w:rsidP="00F909B2">
      <w:pPr>
        <w:pStyle w:val="CodeBlock"/>
      </w:pPr>
      <w:r>
        <w:t xml:space="preserve">                    </w:t>
      </w:r>
      <w:r>
        <w:rPr>
          <w:color w:val="0000FF"/>
        </w:rPr>
        <w:t>using</w:t>
      </w:r>
      <w:r>
        <w:t xml:space="preserve"> (</w:t>
      </w:r>
      <w:r>
        <w:rPr>
          <w:color w:val="2B91AF"/>
        </w:rPr>
        <w:t>OperationContextScope</w:t>
      </w:r>
      <w:r>
        <w:t xml:space="preserve"> scope = </w:t>
      </w:r>
      <w:r>
        <w:rPr>
          <w:color w:val="0000FF"/>
        </w:rPr>
        <w:t>new</w:t>
      </w:r>
      <w:r>
        <w:t xml:space="preserve"> </w:t>
      </w:r>
      <w:r>
        <w:rPr>
          <w:color w:val="2B91AF"/>
        </w:rPr>
        <w:t>OperationContextScope</w:t>
      </w:r>
      <w:r>
        <w:t>((</w:t>
      </w:r>
      <w:r>
        <w:rPr>
          <w:color w:val="2B91AF"/>
        </w:rPr>
        <w:t>IContextChannel</w:t>
      </w:r>
      <w:r>
        <w:t>)channel))</w:t>
      </w:r>
    </w:p>
    <w:p w14:paraId="481EF874" w14:textId="77777777" w:rsidR="00066A57" w:rsidRDefault="00066A57" w:rsidP="00F909B2">
      <w:pPr>
        <w:pStyle w:val="CodeBlock"/>
      </w:pPr>
      <w:r>
        <w:t xml:space="preserve">                    {</w:t>
      </w:r>
    </w:p>
    <w:p w14:paraId="672E4272" w14:textId="77777777" w:rsidR="00066A57" w:rsidRDefault="00066A57" w:rsidP="00F909B2">
      <w:pPr>
        <w:pStyle w:val="CodeBlock"/>
      </w:pPr>
      <w:r>
        <w:t xml:space="preserve">                        </w:t>
      </w:r>
      <w:r>
        <w:rPr>
          <w:color w:val="0000FF"/>
        </w:rPr>
        <w:t>try</w:t>
      </w:r>
    </w:p>
    <w:p w14:paraId="74B7F41D" w14:textId="77777777" w:rsidR="00066A57" w:rsidRDefault="00066A57" w:rsidP="00F909B2">
      <w:pPr>
        <w:pStyle w:val="CodeBlock"/>
      </w:pPr>
      <w:r>
        <w:t xml:space="preserve">                        {</w:t>
      </w:r>
    </w:p>
    <w:p w14:paraId="501D0188" w14:textId="77777777" w:rsidR="00066A57" w:rsidRDefault="00066A57" w:rsidP="00F909B2">
      <w:pPr>
        <w:pStyle w:val="CodeBlock"/>
      </w:pPr>
      <w:r>
        <w:t xml:space="preserve">                            </w:t>
      </w:r>
      <w:r>
        <w:rPr>
          <w:color w:val="0000FF"/>
        </w:rPr>
        <w:t>var</w:t>
      </w:r>
      <w:r>
        <w:t xml:space="preserve"> queryId = </w:t>
      </w:r>
      <w:r>
        <w:rPr>
          <w:color w:val="2B91AF"/>
        </w:rPr>
        <w:t>Guid</w:t>
      </w:r>
      <w:r>
        <w:t>.NewGuid();</w:t>
      </w:r>
    </w:p>
    <w:p w14:paraId="03D0A822" w14:textId="77777777" w:rsidR="00066A57" w:rsidRDefault="00066A57" w:rsidP="00F909B2">
      <w:pPr>
        <w:pStyle w:val="CodeBlock"/>
      </w:pPr>
      <w:r>
        <w:t xml:space="preserve">                            </w:t>
      </w:r>
      <w:r>
        <w:rPr>
          <w:color w:val="2B91AF"/>
        </w:rPr>
        <w:t>LVAU_MT000001UV01QueryByParameterPayload</w:t>
      </w:r>
      <w:r>
        <w:t xml:space="preserve"> payload = (</w:t>
      </w:r>
      <w:r>
        <w:rPr>
          <w:color w:val="2B91AF"/>
        </w:rPr>
        <w:t>LVAU_MT000001UV01QueryByParameterPayload</w:t>
      </w:r>
      <w:r>
        <w:t>)</w:t>
      </w:r>
      <w:r>
        <w:rPr>
          <w:color w:val="2B91AF"/>
        </w:rPr>
        <w:t>XElement</w:t>
      </w:r>
      <w:r>
        <w:t>.Load(System.Configuration.</w:t>
      </w:r>
      <w:r>
        <w:rPr>
          <w:color w:val="2B91AF"/>
        </w:rPr>
        <w:t>ConfigurationManager</w:t>
      </w:r>
      <w:r>
        <w:t>.AppSettings.Get(</w:t>
      </w:r>
      <w:r>
        <w:rPr>
          <w:color w:val="A31515"/>
        </w:rPr>
        <w:t>"fileData"</w:t>
      </w:r>
      <w:r>
        <w:t>));</w:t>
      </w:r>
    </w:p>
    <w:p w14:paraId="76CEDF23" w14:textId="77777777" w:rsidR="00066A57" w:rsidRDefault="00066A57" w:rsidP="00F909B2">
      <w:pPr>
        <w:pStyle w:val="CodeBlock"/>
      </w:pPr>
      <w:r>
        <w:t xml:space="preserve">                            payload.queryId = </w:t>
      </w:r>
      <w:r>
        <w:rPr>
          <w:color w:val="0000FF"/>
        </w:rPr>
        <w:t>new</w:t>
      </w:r>
      <w:r>
        <w:t xml:space="preserve"> </w:t>
      </w:r>
      <w:r>
        <w:rPr>
          <w:color w:val="2B91AF"/>
        </w:rPr>
        <w:t>II</w:t>
      </w:r>
      <w:r>
        <w:t>();</w:t>
      </w:r>
    </w:p>
    <w:p w14:paraId="79534A28" w14:textId="77777777" w:rsidR="00066A57" w:rsidRDefault="00066A57" w:rsidP="00F909B2">
      <w:pPr>
        <w:pStyle w:val="CodeBlock"/>
      </w:pPr>
      <w:r>
        <w:t xml:space="preserve">                            payload.queryId.root = </w:t>
      </w:r>
      <w:r>
        <w:rPr>
          <w:color w:val="2B91AF"/>
        </w:rPr>
        <w:t>HL7Constants</w:t>
      </w:r>
      <w:r>
        <w:t>.</w:t>
      </w:r>
      <w:r>
        <w:rPr>
          <w:color w:val="2B91AF"/>
        </w:rPr>
        <w:t>OIds</w:t>
      </w:r>
      <w:r>
        <w:t>.IdentificationId.ToString();</w:t>
      </w:r>
    </w:p>
    <w:p w14:paraId="0B50D7E5" w14:textId="77777777" w:rsidR="00066A57" w:rsidRDefault="00066A57" w:rsidP="00F909B2">
      <w:pPr>
        <w:pStyle w:val="CodeBlock"/>
      </w:pPr>
      <w:r>
        <w:t xml:space="preserve">                            payload.queryId.extension = queryId.ToString();</w:t>
      </w:r>
    </w:p>
    <w:p w14:paraId="37772D4E" w14:textId="77777777" w:rsidR="00066A57" w:rsidRDefault="00066A57" w:rsidP="00F909B2">
      <w:pPr>
        <w:pStyle w:val="CodeBlock"/>
      </w:pPr>
      <w:r>
        <w:t xml:space="preserve">                            payload.statusCode = </w:t>
      </w:r>
      <w:r>
        <w:rPr>
          <w:color w:val="0000FF"/>
        </w:rPr>
        <w:t>new</w:t>
      </w:r>
      <w:r>
        <w:t xml:space="preserve"> </w:t>
      </w:r>
      <w:r>
        <w:rPr>
          <w:color w:val="2B91AF"/>
        </w:rPr>
        <w:t>CSType</w:t>
      </w:r>
      <w:r>
        <w:t>();</w:t>
      </w:r>
    </w:p>
    <w:p w14:paraId="7211DD41" w14:textId="77777777" w:rsidR="00066A57" w:rsidRDefault="00066A57" w:rsidP="00F909B2">
      <w:pPr>
        <w:pStyle w:val="CodeBlock"/>
      </w:pPr>
      <w:r>
        <w:t xml:space="preserve">                            payload.statusCode.code = </w:t>
      </w:r>
      <w:r>
        <w:rPr>
          <w:color w:val="A31515"/>
        </w:rPr>
        <w:t>"new"</w:t>
      </w:r>
      <w:r>
        <w:t>;</w:t>
      </w:r>
    </w:p>
    <w:p w14:paraId="3261F13D" w14:textId="77777777" w:rsidR="00066A57" w:rsidRDefault="00066A57" w:rsidP="00F909B2">
      <w:pPr>
        <w:pStyle w:val="CodeBlock"/>
      </w:pPr>
      <w:r>
        <w:lastRenderedPageBreak/>
        <w:t xml:space="preserve">                            channel.ProcessInvoke(payload);</w:t>
      </w:r>
    </w:p>
    <w:p w14:paraId="727076EA" w14:textId="77777777" w:rsidR="00066A57" w:rsidRDefault="00066A57" w:rsidP="00F909B2">
      <w:pPr>
        <w:pStyle w:val="CodeBlock"/>
      </w:pPr>
      <w:r>
        <w:t xml:space="preserve">                            </w:t>
      </w:r>
      <w:r>
        <w:rPr>
          <w:color w:val="0000FF"/>
        </w:rPr>
        <w:t>var</w:t>
      </w:r>
      <w:r>
        <w:t xml:space="preserve"> receiver = </w:t>
      </w:r>
      <w:r>
        <w:rPr>
          <w:color w:val="2B91AF"/>
        </w:rPr>
        <w:t>HL7OperationContext</w:t>
      </w:r>
      <w:r>
        <w:t>.Current.Receiver;</w:t>
      </w:r>
    </w:p>
    <w:p w14:paraId="5F8EF354" w14:textId="77777777" w:rsidR="00066A57" w:rsidRDefault="00066A57" w:rsidP="00F909B2">
      <w:pPr>
        <w:pStyle w:val="CodeBlock"/>
      </w:pPr>
      <w:r>
        <w:t xml:space="preserve">                            </w:t>
      </w:r>
      <w:r>
        <w:rPr>
          <w:color w:val="0000FF"/>
        </w:rPr>
        <w:t>var</w:t>
      </w:r>
      <w:r>
        <w:t xml:space="preserve"> messageId = </w:t>
      </w:r>
      <w:r>
        <w:rPr>
          <w:color w:val="2B91AF"/>
        </w:rPr>
        <w:t>HL7OperationContext</w:t>
      </w:r>
      <w:r>
        <w:t>.Current.MessageId;</w:t>
      </w:r>
    </w:p>
    <w:p w14:paraId="0A19D554" w14:textId="77777777" w:rsidR="00066A57" w:rsidRDefault="00066A57" w:rsidP="00F909B2">
      <w:pPr>
        <w:pStyle w:val="CodeBlock"/>
      </w:pPr>
      <w:r>
        <w:t xml:space="preserve">                            </w:t>
      </w:r>
      <w:r>
        <w:rPr>
          <w:color w:val="0000FF"/>
        </w:rPr>
        <w:t>var</w:t>
      </w:r>
      <w:r>
        <w:t xml:space="preserve"> target = </w:t>
      </w:r>
      <w:r>
        <w:rPr>
          <w:color w:val="2B91AF"/>
        </w:rPr>
        <w:t>HL7OperationContext</w:t>
      </w:r>
      <w:r>
        <w:t>.Current.TargetMessage;</w:t>
      </w:r>
    </w:p>
    <w:p w14:paraId="1C19BC01" w14:textId="77777777" w:rsidR="00066A57" w:rsidRDefault="00066A57" w:rsidP="00F909B2">
      <w:pPr>
        <w:pStyle w:val="CodeBlock"/>
      </w:pPr>
      <w:r>
        <w:t xml:space="preserve">                            </w:t>
      </w:r>
      <w:r>
        <w:rPr>
          <w:color w:val="0000FF"/>
        </w:rPr>
        <w:t>var</w:t>
      </w:r>
      <w:r>
        <w:t xml:space="preserve"> time = </w:t>
      </w:r>
      <w:r>
        <w:rPr>
          <w:color w:val="2B91AF"/>
        </w:rPr>
        <w:t>HL7OperationContext</w:t>
      </w:r>
      <w:r>
        <w:t>.Current.CreationTime;</w:t>
      </w:r>
    </w:p>
    <w:p w14:paraId="224E2697" w14:textId="77777777" w:rsidR="00066A57" w:rsidRDefault="00066A57" w:rsidP="00F909B2">
      <w:pPr>
        <w:pStyle w:val="CodeBlock"/>
      </w:pPr>
      <w:r>
        <w:t xml:space="preserve">                            </w:t>
      </w:r>
      <w:r>
        <w:rPr>
          <w:color w:val="0000FF"/>
        </w:rPr>
        <w:t>var</w:t>
      </w:r>
      <w:r>
        <w:t xml:space="preserve"> typeCode = </w:t>
      </w:r>
      <w:r>
        <w:rPr>
          <w:color w:val="2B91AF"/>
        </w:rPr>
        <w:t>HL7OperationContext</w:t>
      </w:r>
      <w:r>
        <w:t>.Current.AcknowledgementType;</w:t>
      </w:r>
    </w:p>
    <w:p w14:paraId="2B2B397C" w14:textId="77777777" w:rsidR="00066A57" w:rsidRDefault="00066A57" w:rsidP="00F909B2">
      <w:pPr>
        <w:pStyle w:val="CodeBlock"/>
      </w:pPr>
      <w:r>
        <w:t xml:space="preserve">                            </w:t>
      </w:r>
      <w:r>
        <w:rPr>
          <w:color w:val="0000FF"/>
        </w:rPr>
        <w:t>var</w:t>
      </w:r>
      <w:r>
        <w:t xml:space="preserve"> details = </w:t>
      </w:r>
      <w:r>
        <w:rPr>
          <w:color w:val="2B91AF"/>
        </w:rPr>
        <w:t>HL7OperationContext</w:t>
      </w:r>
      <w:r>
        <w:t>.Current.AcknowledgementDetail;</w:t>
      </w:r>
    </w:p>
    <w:p w14:paraId="34492097" w14:textId="77777777" w:rsidR="00066A57" w:rsidRDefault="00066A57" w:rsidP="00F909B2">
      <w:pPr>
        <w:pStyle w:val="CodeBlock"/>
      </w:pPr>
      <w:r>
        <w:t xml:space="preserve">                            targetMessageid = target;</w:t>
      </w:r>
    </w:p>
    <w:p w14:paraId="747412D3" w14:textId="77777777" w:rsidR="00066A57" w:rsidRDefault="00066A57" w:rsidP="00F909B2">
      <w:pPr>
        <w:pStyle w:val="CodeBlock"/>
      </w:pPr>
      <w:r>
        <w:t xml:space="preserve">                        }</w:t>
      </w:r>
    </w:p>
    <w:p w14:paraId="24031DEB" w14:textId="77777777" w:rsidR="00066A57" w:rsidRDefault="00066A57" w:rsidP="00F909B2">
      <w:pPr>
        <w:pStyle w:val="CodeBlock"/>
      </w:pPr>
      <w:r>
        <w:t xml:space="preserve">                        </w:t>
      </w:r>
      <w:r>
        <w:rPr>
          <w:color w:val="0000FF"/>
        </w:rPr>
        <w:t>finally</w:t>
      </w:r>
    </w:p>
    <w:p w14:paraId="269F7E30" w14:textId="77777777" w:rsidR="00066A57" w:rsidRDefault="00066A57" w:rsidP="00F909B2">
      <w:pPr>
        <w:pStyle w:val="CodeBlock"/>
      </w:pPr>
      <w:r>
        <w:t xml:space="preserve">                        {</w:t>
      </w:r>
    </w:p>
    <w:p w14:paraId="4FB8CBA8" w14:textId="77777777" w:rsidR="00066A57" w:rsidRDefault="00066A57" w:rsidP="00F909B2">
      <w:pPr>
        <w:pStyle w:val="CodeBlock"/>
      </w:pPr>
      <w:r>
        <w:t xml:space="preserve">                            </w:t>
      </w:r>
      <w:r>
        <w:rPr>
          <w:color w:val="2B91AF"/>
        </w:rPr>
        <w:t>ICommunicationObject</w:t>
      </w:r>
      <w:r>
        <w:t xml:space="preserve"> communicationobject = channel </w:t>
      </w:r>
      <w:r>
        <w:rPr>
          <w:color w:val="0000FF"/>
        </w:rPr>
        <w:t>as</w:t>
      </w:r>
      <w:r>
        <w:t xml:space="preserve"> </w:t>
      </w:r>
      <w:r>
        <w:rPr>
          <w:color w:val="2B91AF"/>
        </w:rPr>
        <w:t>ICommunicationObject</w:t>
      </w:r>
      <w:r>
        <w:t>;</w:t>
      </w:r>
    </w:p>
    <w:p w14:paraId="7F69CC29" w14:textId="77777777" w:rsidR="00066A57" w:rsidRDefault="00066A57" w:rsidP="00F909B2">
      <w:pPr>
        <w:pStyle w:val="CodeBlock"/>
      </w:pPr>
      <w:r>
        <w:t xml:space="preserve">                            </w:t>
      </w:r>
      <w:r>
        <w:rPr>
          <w:color w:val="0000FF"/>
        </w:rPr>
        <w:t>if</w:t>
      </w:r>
      <w:r>
        <w:t xml:space="preserve"> (communicationobject != </w:t>
      </w:r>
      <w:r>
        <w:rPr>
          <w:color w:val="0000FF"/>
        </w:rPr>
        <w:t>null</w:t>
      </w:r>
      <w:r>
        <w:t>)</w:t>
      </w:r>
    </w:p>
    <w:p w14:paraId="18CA42D3" w14:textId="77777777" w:rsidR="00066A57" w:rsidRDefault="00066A57" w:rsidP="00F909B2">
      <w:pPr>
        <w:pStyle w:val="CodeBlock"/>
      </w:pPr>
      <w:r>
        <w:t xml:space="preserve">                            {</w:t>
      </w:r>
    </w:p>
    <w:p w14:paraId="22724AEE" w14:textId="77777777" w:rsidR="00066A57" w:rsidRDefault="00066A57" w:rsidP="00F909B2">
      <w:pPr>
        <w:pStyle w:val="CodeBlock"/>
      </w:pPr>
      <w:r>
        <w:t xml:space="preserve">                                communicationobject.Close();</w:t>
      </w:r>
    </w:p>
    <w:p w14:paraId="15B161BB" w14:textId="77777777" w:rsidR="00066A57" w:rsidRDefault="00066A57" w:rsidP="00F909B2">
      <w:pPr>
        <w:pStyle w:val="CodeBlock"/>
      </w:pPr>
      <w:r>
        <w:t xml:space="preserve">                            }</w:t>
      </w:r>
    </w:p>
    <w:p w14:paraId="50FF1188" w14:textId="77777777" w:rsidR="00066A57" w:rsidRDefault="00066A57" w:rsidP="00F909B2">
      <w:pPr>
        <w:pStyle w:val="CodeBlock"/>
      </w:pPr>
    </w:p>
    <w:p w14:paraId="64507D00" w14:textId="77777777" w:rsidR="00066A57" w:rsidRDefault="00066A57" w:rsidP="00F909B2">
      <w:pPr>
        <w:pStyle w:val="CodeBlock"/>
      </w:pPr>
      <w:r>
        <w:t xml:space="preserve">                            factory.Close();</w:t>
      </w:r>
    </w:p>
    <w:p w14:paraId="7ED846BB" w14:textId="77777777" w:rsidR="00066A57" w:rsidRDefault="00066A57" w:rsidP="00F909B2">
      <w:pPr>
        <w:pStyle w:val="CodeBlock"/>
      </w:pPr>
      <w:r>
        <w:t xml:space="preserve">                        }</w:t>
      </w:r>
    </w:p>
    <w:p w14:paraId="4A1E7D0D" w14:textId="77777777" w:rsidR="00066A57" w:rsidRDefault="00066A57" w:rsidP="00F909B2">
      <w:pPr>
        <w:pStyle w:val="CodeBlock"/>
      </w:pPr>
      <w:r>
        <w:t xml:space="preserve">                    }</w:t>
      </w:r>
    </w:p>
    <w:p w14:paraId="0EB04526" w14:textId="77777777" w:rsidR="00066A57" w:rsidRDefault="00066A57" w:rsidP="00F909B2">
      <w:pPr>
        <w:pStyle w:val="CodeBlock"/>
      </w:pPr>
      <w:r>
        <w:t xml:space="preserve">                }</w:t>
      </w:r>
    </w:p>
    <w:p w14:paraId="1B598C16" w14:textId="77777777" w:rsidR="00066A57" w:rsidRDefault="00066A57" w:rsidP="00F909B2">
      <w:pPr>
        <w:pStyle w:val="CodeBlock"/>
      </w:pPr>
      <w:r>
        <w:t xml:space="preserve">            }</w:t>
      </w:r>
    </w:p>
    <w:p w14:paraId="555FF431" w14:textId="77777777" w:rsidR="00066A57" w:rsidRDefault="00066A57" w:rsidP="00F909B2">
      <w:pPr>
        <w:pStyle w:val="CodeBlock"/>
      </w:pPr>
      <w:r>
        <w:t xml:space="preserve">            </w:t>
      </w:r>
      <w:r>
        <w:rPr>
          <w:color w:val="0000FF"/>
        </w:rPr>
        <w:t>catch</w:t>
      </w:r>
      <w:r>
        <w:t xml:space="preserve"> (</w:t>
      </w:r>
      <w:r>
        <w:rPr>
          <w:color w:val="2B91AF"/>
        </w:rPr>
        <w:t>HL7FaultException</w:t>
      </w:r>
      <w:r>
        <w:t xml:space="preserve"> e)</w:t>
      </w:r>
    </w:p>
    <w:p w14:paraId="5D27F196" w14:textId="77777777" w:rsidR="00066A57" w:rsidRDefault="00066A57" w:rsidP="00F909B2">
      <w:pPr>
        <w:pStyle w:val="CodeBlock"/>
      </w:pPr>
      <w:r>
        <w:t xml:space="preserve">            {</w:t>
      </w:r>
    </w:p>
    <w:p w14:paraId="606BF602" w14:textId="77777777" w:rsidR="00066A57" w:rsidRDefault="00066A57" w:rsidP="00F909B2">
      <w:pPr>
        <w:pStyle w:val="CodeBlock"/>
      </w:pPr>
      <w:r>
        <w:t xml:space="preserve">                </w:t>
      </w:r>
      <w:r>
        <w:rPr>
          <w:color w:val="2B91AF"/>
        </w:rPr>
        <w:t>Console</w:t>
      </w:r>
      <w:r>
        <w:t>.WriteLine(e.StackTrace);</w:t>
      </w:r>
    </w:p>
    <w:p w14:paraId="28C9A7DC" w14:textId="77777777" w:rsidR="00066A57" w:rsidRDefault="00066A57" w:rsidP="00F909B2">
      <w:pPr>
        <w:pStyle w:val="CodeBlock"/>
      </w:pPr>
      <w:r>
        <w:t xml:space="preserve">                </w:t>
      </w:r>
      <w:r>
        <w:rPr>
          <w:color w:val="0000FF"/>
        </w:rPr>
        <w:t>return</w:t>
      </w:r>
      <w:r>
        <w:t xml:space="preserve"> </w:t>
      </w:r>
      <w:r>
        <w:rPr>
          <w:color w:val="0000FF"/>
        </w:rPr>
        <w:t>false</w:t>
      </w:r>
      <w:r>
        <w:t>;</w:t>
      </w:r>
    </w:p>
    <w:p w14:paraId="5B39636F" w14:textId="77777777" w:rsidR="00066A57" w:rsidRDefault="00066A57" w:rsidP="00F909B2">
      <w:pPr>
        <w:pStyle w:val="CodeBlock"/>
      </w:pPr>
      <w:r>
        <w:t xml:space="preserve">            }</w:t>
      </w:r>
    </w:p>
    <w:p w14:paraId="43A88239" w14:textId="77777777" w:rsidR="00066A57" w:rsidRDefault="00066A57" w:rsidP="00F909B2">
      <w:pPr>
        <w:pStyle w:val="CodeBlock"/>
      </w:pPr>
      <w:r>
        <w:t xml:space="preserve">            </w:t>
      </w:r>
      <w:r>
        <w:rPr>
          <w:color w:val="0000FF"/>
        </w:rPr>
        <w:t>catch</w:t>
      </w:r>
      <w:r>
        <w:t xml:space="preserve"> (</w:t>
      </w:r>
      <w:r>
        <w:rPr>
          <w:color w:val="2B91AF"/>
        </w:rPr>
        <w:t>CommunicationException</w:t>
      </w:r>
      <w:r>
        <w:t xml:space="preserve"> e)</w:t>
      </w:r>
    </w:p>
    <w:p w14:paraId="3298A9F0" w14:textId="77777777" w:rsidR="00066A57" w:rsidRDefault="00066A57" w:rsidP="00F909B2">
      <w:pPr>
        <w:pStyle w:val="CodeBlock"/>
      </w:pPr>
      <w:r>
        <w:t xml:space="preserve">            {</w:t>
      </w:r>
    </w:p>
    <w:p w14:paraId="25BC1EE0" w14:textId="77777777" w:rsidR="00066A57" w:rsidRDefault="00066A57" w:rsidP="00F909B2">
      <w:pPr>
        <w:pStyle w:val="CodeBlock"/>
      </w:pPr>
      <w:r>
        <w:t xml:space="preserve">                </w:t>
      </w:r>
      <w:r>
        <w:rPr>
          <w:color w:val="2B91AF"/>
        </w:rPr>
        <w:t>Console</w:t>
      </w:r>
      <w:r>
        <w:t>.WriteLine(e.Message);</w:t>
      </w:r>
    </w:p>
    <w:p w14:paraId="3CF9442D" w14:textId="77777777" w:rsidR="00066A57" w:rsidRDefault="00066A57" w:rsidP="00F909B2">
      <w:pPr>
        <w:pStyle w:val="CodeBlock"/>
      </w:pPr>
      <w:r>
        <w:t xml:space="preserve">                </w:t>
      </w:r>
      <w:r>
        <w:rPr>
          <w:color w:val="2B91AF"/>
        </w:rPr>
        <w:t>Console</w:t>
      </w:r>
      <w:r>
        <w:t>.WriteLine(e.StackTrace);</w:t>
      </w:r>
    </w:p>
    <w:p w14:paraId="41B95328" w14:textId="77777777" w:rsidR="00066A57" w:rsidRDefault="00066A57" w:rsidP="00F909B2">
      <w:pPr>
        <w:pStyle w:val="CodeBlock"/>
      </w:pPr>
      <w:r>
        <w:t xml:space="preserve">                </w:t>
      </w:r>
      <w:r>
        <w:rPr>
          <w:color w:val="2B91AF"/>
        </w:rPr>
        <w:t>Exception</w:t>
      </w:r>
      <w:r>
        <w:t xml:space="preserve"> ex = e.InnerException;</w:t>
      </w:r>
    </w:p>
    <w:p w14:paraId="7DB7F314" w14:textId="77777777" w:rsidR="00066A57" w:rsidRDefault="00066A57" w:rsidP="00F909B2">
      <w:pPr>
        <w:pStyle w:val="CodeBlock"/>
      </w:pPr>
    </w:p>
    <w:p w14:paraId="14F54665" w14:textId="77777777" w:rsidR="00066A57" w:rsidRDefault="00066A57" w:rsidP="00F909B2">
      <w:pPr>
        <w:pStyle w:val="CodeBlock"/>
      </w:pPr>
      <w:r>
        <w:t xml:space="preserve">                </w:t>
      </w:r>
      <w:r>
        <w:rPr>
          <w:color w:val="0000FF"/>
        </w:rPr>
        <w:t>while</w:t>
      </w:r>
      <w:r>
        <w:t xml:space="preserve"> (ex != </w:t>
      </w:r>
      <w:r>
        <w:rPr>
          <w:color w:val="0000FF"/>
        </w:rPr>
        <w:t>null</w:t>
      </w:r>
      <w:r>
        <w:t>)</w:t>
      </w:r>
    </w:p>
    <w:p w14:paraId="209A5B8C" w14:textId="77777777" w:rsidR="00066A57" w:rsidRDefault="00066A57" w:rsidP="00F909B2">
      <w:pPr>
        <w:pStyle w:val="CodeBlock"/>
      </w:pPr>
      <w:r>
        <w:t xml:space="preserve">                {</w:t>
      </w:r>
    </w:p>
    <w:p w14:paraId="5CB6CEF1" w14:textId="77777777" w:rsidR="00066A57" w:rsidRDefault="00066A57" w:rsidP="00F909B2">
      <w:pPr>
        <w:pStyle w:val="CodeBlock"/>
      </w:pPr>
      <w:r>
        <w:t xml:space="preserve">                    </w:t>
      </w:r>
      <w:r>
        <w:rPr>
          <w:color w:val="2B91AF"/>
        </w:rPr>
        <w:t>Console</w:t>
      </w:r>
      <w:r>
        <w:t>.WriteLine(</w:t>
      </w:r>
      <w:r>
        <w:rPr>
          <w:color w:val="A31515"/>
        </w:rPr>
        <w:t>"==========================="</w:t>
      </w:r>
      <w:r>
        <w:t>);</w:t>
      </w:r>
    </w:p>
    <w:p w14:paraId="6C2DDF85" w14:textId="77777777" w:rsidR="00066A57" w:rsidRDefault="00066A57" w:rsidP="00F909B2">
      <w:pPr>
        <w:pStyle w:val="CodeBlock"/>
      </w:pPr>
      <w:r>
        <w:t xml:space="preserve">                    </w:t>
      </w:r>
      <w:r>
        <w:rPr>
          <w:color w:val="2B91AF"/>
        </w:rPr>
        <w:t>Console</w:t>
      </w:r>
      <w:r>
        <w:t>.WriteLine(ex.Message);</w:t>
      </w:r>
    </w:p>
    <w:p w14:paraId="36E4E7B4" w14:textId="77777777" w:rsidR="00066A57" w:rsidRDefault="00066A57" w:rsidP="00F909B2">
      <w:pPr>
        <w:pStyle w:val="CodeBlock"/>
      </w:pPr>
      <w:r>
        <w:t xml:space="preserve">                    </w:t>
      </w:r>
      <w:r>
        <w:rPr>
          <w:color w:val="2B91AF"/>
        </w:rPr>
        <w:t>Console</w:t>
      </w:r>
      <w:r>
        <w:t>.WriteLine(ex.StackTrace);</w:t>
      </w:r>
    </w:p>
    <w:p w14:paraId="0699BDEF" w14:textId="77777777" w:rsidR="00066A57" w:rsidRDefault="00066A57" w:rsidP="00F909B2">
      <w:pPr>
        <w:pStyle w:val="CodeBlock"/>
      </w:pPr>
      <w:r>
        <w:t xml:space="preserve">                    ex = ex.InnerException;</w:t>
      </w:r>
    </w:p>
    <w:p w14:paraId="53182F9F" w14:textId="77777777" w:rsidR="00066A57" w:rsidRDefault="00066A57" w:rsidP="00F909B2">
      <w:pPr>
        <w:pStyle w:val="CodeBlock"/>
      </w:pPr>
      <w:r>
        <w:t xml:space="preserve">                }</w:t>
      </w:r>
    </w:p>
    <w:p w14:paraId="61E7D0A2" w14:textId="77777777" w:rsidR="00066A57" w:rsidRDefault="00066A57" w:rsidP="00F909B2">
      <w:pPr>
        <w:pStyle w:val="CodeBlock"/>
      </w:pPr>
    </w:p>
    <w:p w14:paraId="153BC9F2" w14:textId="77777777" w:rsidR="00066A57" w:rsidRDefault="00066A57" w:rsidP="00F909B2">
      <w:pPr>
        <w:pStyle w:val="CodeBlock"/>
      </w:pPr>
      <w:r>
        <w:t xml:space="preserve">                </w:t>
      </w:r>
      <w:r>
        <w:rPr>
          <w:color w:val="0000FF"/>
        </w:rPr>
        <w:t>return</w:t>
      </w:r>
      <w:r>
        <w:t xml:space="preserve"> </w:t>
      </w:r>
      <w:r>
        <w:rPr>
          <w:color w:val="0000FF"/>
        </w:rPr>
        <w:t>false</w:t>
      </w:r>
      <w:r>
        <w:t>;</w:t>
      </w:r>
    </w:p>
    <w:p w14:paraId="31BEFC64" w14:textId="77777777" w:rsidR="00066A57" w:rsidRDefault="00066A57" w:rsidP="00F909B2">
      <w:pPr>
        <w:pStyle w:val="CodeBlock"/>
      </w:pPr>
      <w:r>
        <w:t xml:space="preserve">            }</w:t>
      </w:r>
    </w:p>
    <w:p w14:paraId="06E55A01" w14:textId="77777777" w:rsidR="00066A57" w:rsidRDefault="00066A57" w:rsidP="00F909B2">
      <w:pPr>
        <w:pStyle w:val="CodeBlock"/>
      </w:pPr>
      <w:r>
        <w:t xml:space="preserve">            </w:t>
      </w:r>
      <w:r>
        <w:rPr>
          <w:color w:val="0000FF"/>
        </w:rPr>
        <w:t>catch</w:t>
      </w:r>
      <w:r>
        <w:t xml:space="preserve"> (</w:t>
      </w:r>
      <w:r>
        <w:rPr>
          <w:color w:val="2B91AF"/>
        </w:rPr>
        <w:t>TimeoutException</w:t>
      </w:r>
      <w:r>
        <w:t>)</w:t>
      </w:r>
    </w:p>
    <w:p w14:paraId="27BA8B64" w14:textId="77777777" w:rsidR="00066A57" w:rsidRDefault="00066A57" w:rsidP="00F909B2">
      <w:pPr>
        <w:pStyle w:val="CodeBlock"/>
      </w:pPr>
      <w:r>
        <w:t xml:space="preserve">            {</w:t>
      </w:r>
    </w:p>
    <w:p w14:paraId="3A82498E" w14:textId="77777777" w:rsidR="00066A57" w:rsidRDefault="00066A57" w:rsidP="00F909B2">
      <w:pPr>
        <w:pStyle w:val="CodeBlock"/>
      </w:pPr>
      <w:r>
        <w:t xml:space="preserve">                </w:t>
      </w:r>
      <w:r>
        <w:rPr>
          <w:color w:val="2B91AF"/>
        </w:rPr>
        <w:t>Console</w:t>
      </w:r>
      <w:r>
        <w:t>.WriteLine(</w:t>
      </w:r>
      <w:r>
        <w:rPr>
          <w:color w:val="A31515"/>
        </w:rPr>
        <w:t>"Timed out..."</w:t>
      </w:r>
      <w:r>
        <w:t>);</w:t>
      </w:r>
    </w:p>
    <w:p w14:paraId="334C9857" w14:textId="77777777" w:rsidR="00066A57" w:rsidRDefault="00066A57" w:rsidP="00F909B2">
      <w:pPr>
        <w:pStyle w:val="CodeBlock"/>
      </w:pPr>
      <w:r>
        <w:t xml:space="preserve">            }</w:t>
      </w:r>
    </w:p>
    <w:p w14:paraId="1C7D0D96" w14:textId="77777777" w:rsidR="00066A57" w:rsidRDefault="00066A57" w:rsidP="00F909B2">
      <w:pPr>
        <w:pStyle w:val="CodeBlock"/>
      </w:pPr>
      <w:r>
        <w:lastRenderedPageBreak/>
        <w:t xml:space="preserve">            </w:t>
      </w:r>
      <w:r>
        <w:rPr>
          <w:color w:val="0000FF"/>
        </w:rPr>
        <w:t>catch</w:t>
      </w:r>
      <w:r>
        <w:t xml:space="preserve"> (</w:t>
      </w:r>
      <w:r>
        <w:rPr>
          <w:color w:val="2B91AF"/>
        </w:rPr>
        <w:t>Exception</w:t>
      </w:r>
      <w:r>
        <w:t xml:space="preserve"> e)</w:t>
      </w:r>
    </w:p>
    <w:p w14:paraId="047EEE04" w14:textId="77777777" w:rsidR="00066A57" w:rsidRDefault="00066A57" w:rsidP="00F909B2">
      <w:pPr>
        <w:pStyle w:val="CodeBlock"/>
      </w:pPr>
      <w:r>
        <w:t xml:space="preserve">            {</w:t>
      </w:r>
    </w:p>
    <w:p w14:paraId="147DBD9D" w14:textId="77777777" w:rsidR="00066A57" w:rsidRDefault="00066A57" w:rsidP="00F909B2">
      <w:pPr>
        <w:pStyle w:val="CodeBlock"/>
      </w:pPr>
      <w:r>
        <w:t xml:space="preserve">                </w:t>
      </w:r>
      <w:r>
        <w:rPr>
          <w:color w:val="2B91AF"/>
        </w:rPr>
        <w:t>Console</w:t>
      </w:r>
      <w:r>
        <w:t>.WriteLine(</w:t>
      </w:r>
      <w:r>
        <w:rPr>
          <w:color w:val="A31515"/>
        </w:rPr>
        <w:t>"An unexpected exception occured."</w:t>
      </w:r>
      <w:r>
        <w:t>);</w:t>
      </w:r>
    </w:p>
    <w:p w14:paraId="36DFDF51" w14:textId="77777777" w:rsidR="00066A57" w:rsidRDefault="00066A57" w:rsidP="00F909B2">
      <w:pPr>
        <w:pStyle w:val="CodeBlock"/>
      </w:pPr>
      <w:r>
        <w:t xml:space="preserve">                </w:t>
      </w:r>
      <w:r>
        <w:rPr>
          <w:color w:val="2B91AF"/>
        </w:rPr>
        <w:t>Console</w:t>
      </w:r>
      <w:r>
        <w:t>.WriteLine(e.StackTrace);</w:t>
      </w:r>
    </w:p>
    <w:p w14:paraId="4586F181" w14:textId="77777777" w:rsidR="00066A57" w:rsidRDefault="00066A57" w:rsidP="00F909B2">
      <w:pPr>
        <w:pStyle w:val="CodeBlock"/>
      </w:pPr>
      <w:r>
        <w:t xml:space="preserve">            }</w:t>
      </w:r>
    </w:p>
    <w:p w14:paraId="64EBBBDA" w14:textId="77777777" w:rsidR="00066A57" w:rsidRDefault="00066A57" w:rsidP="00F909B2">
      <w:pPr>
        <w:pStyle w:val="CodeBlock"/>
      </w:pPr>
    </w:p>
    <w:p w14:paraId="429279CE" w14:textId="77777777" w:rsidR="00066A57" w:rsidRDefault="00066A57" w:rsidP="00F909B2">
      <w:pPr>
        <w:pStyle w:val="CodeBlock"/>
      </w:pPr>
      <w:r>
        <w:t xml:space="preserve">            </w:t>
      </w:r>
      <w:r>
        <w:rPr>
          <w:color w:val="2B91AF"/>
        </w:rPr>
        <w:t>Console</w:t>
      </w:r>
      <w:r>
        <w:t>.WriteLine(</w:t>
      </w:r>
      <w:r>
        <w:rPr>
          <w:color w:val="A31515"/>
        </w:rPr>
        <w:t>"Press &lt;ENTER&gt; to exit."</w:t>
      </w:r>
      <w:r>
        <w:t>);</w:t>
      </w:r>
    </w:p>
    <w:p w14:paraId="0857A4FD" w14:textId="77777777" w:rsidR="00066A57" w:rsidRDefault="00066A57" w:rsidP="00F909B2">
      <w:pPr>
        <w:pStyle w:val="CodeBlock"/>
      </w:pPr>
      <w:r>
        <w:t xml:space="preserve">            </w:t>
      </w:r>
    </w:p>
    <w:p w14:paraId="25612686" w14:textId="77777777" w:rsidR="00066A57" w:rsidRDefault="00066A57" w:rsidP="00F909B2">
      <w:pPr>
        <w:pStyle w:val="CodeBlock"/>
      </w:pPr>
      <w:r>
        <w:t xml:space="preserve">            </w:t>
      </w:r>
      <w:r>
        <w:rPr>
          <w:color w:val="0000FF"/>
        </w:rPr>
        <w:t>return</w:t>
      </w:r>
      <w:r>
        <w:t xml:space="preserve"> </w:t>
      </w:r>
      <w:r>
        <w:rPr>
          <w:color w:val="0000FF"/>
        </w:rPr>
        <w:t>true</w:t>
      </w:r>
      <w:r>
        <w:t>;</w:t>
      </w:r>
    </w:p>
    <w:p w14:paraId="1B0FA764" w14:textId="77777777" w:rsidR="00066A57" w:rsidRDefault="00066A57" w:rsidP="00F909B2">
      <w:pPr>
        <w:pStyle w:val="CodeBlock"/>
      </w:pPr>
      <w:r>
        <w:t xml:space="preserve">        }</w:t>
      </w:r>
    </w:p>
    <w:p w14:paraId="2EB51D3C" w14:textId="785710FE" w:rsidR="00066A57" w:rsidRDefault="00066A57" w:rsidP="00F909B2">
      <w:pPr>
        <w:pStyle w:val="Heading4"/>
      </w:pPr>
      <w:bookmarkStart w:id="1261" w:name="_Toc402364034"/>
      <w:r>
        <w:t>Servisa realizācijas piemērs</w:t>
      </w:r>
      <w:bookmarkEnd w:id="1261"/>
    </w:p>
    <w:p w14:paraId="53DF5E74" w14:textId="77777777" w:rsidR="00066A57" w:rsidRDefault="00066A57" w:rsidP="00F909B2">
      <w:pPr>
        <w:pStyle w:val="CodeBlock"/>
      </w:pPr>
      <w:r>
        <w:rPr>
          <w:color w:val="0000FF"/>
        </w:rPr>
        <w:t>public</w:t>
      </w:r>
      <w:r>
        <w:t xml:space="preserve"> </w:t>
      </w:r>
      <w:r>
        <w:rPr>
          <w:color w:val="0000FF"/>
        </w:rPr>
        <w:t>void</w:t>
      </w:r>
      <w:r>
        <w:t xml:space="preserve"> ProcessInvoke(LVAU_MT000001UV01QueryByParameterPayload payload)</w:t>
      </w:r>
    </w:p>
    <w:p w14:paraId="3B377AB5" w14:textId="77777777" w:rsidR="00066A57" w:rsidRDefault="00066A57" w:rsidP="00F909B2">
      <w:pPr>
        <w:pStyle w:val="CodeBlock"/>
      </w:pPr>
      <w:r>
        <w:t xml:space="preserve">        {</w:t>
      </w:r>
    </w:p>
    <w:p w14:paraId="5A6B412D" w14:textId="77777777" w:rsidR="00066A57" w:rsidRDefault="00066A57" w:rsidP="00F909B2">
      <w:pPr>
        <w:pStyle w:val="CodeBlock"/>
      </w:pPr>
      <w:r>
        <w:t xml:space="preserve">            </w:t>
      </w:r>
      <w:r>
        <w:rPr>
          <w:color w:val="0000FF"/>
        </w:rPr>
        <w:t>var</w:t>
      </w:r>
      <w:r>
        <w:t xml:space="preserve"> input = payload;</w:t>
      </w:r>
    </w:p>
    <w:p w14:paraId="5FB049DE" w14:textId="77777777" w:rsidR="00066A57" w:rsidRDefault="00066A57" w:rsidP="00F909B2">
      <w:pPr>
        <w:pStyle w:val="CodeBlock"/>
      </w:pPr>
      <w:r>
        <w:t xml:space="preserve">            HL7OperationContext.Current.QueryAcknowledgement = </w:t>
      </w:r>
      <w:r>
        <w:rPr>
          <w:color w:val="0000FF"/>
        </w:rPr>
        <w:t>new</w:t>
      </w:r>
      <w:r>
        <w:t xml:space="preserve"> HL7QueryAcknowledgement(HL7QueryResponseCode.HL7QueryResponseCodes.DataFound);</w:t>
      </w:r>
    </w:p>
    <w:p w14:paraId="090EA06B" w14:textId="77777777" w:rsidR="00066A57" w:rsidRDefault="00066A57" w:rsidP="00F909B2">
      <w:pPr>
        <w:pStyle w:val="CodeBlock"/>
      </w:pPr>
      <w:r>
        <w:t xml:space="preserve">            HL7OperationContext.Current.AddWarning(</w:t>
      </w:r>
      <w:r>
        <w:rPr>
          <w:color w:val="A31515"/>
        </w:rPr>
        <w:t>"warning"</w:t>
      </w:r>
      <w:r>
        <w:t>, 1);</w:t>
      </w:r>
    </w:p>
    <w:p w14:paraId="112CE963" w14:textId="77777777" w:rsidR="00066A57" w:rsidRDefault="00066A57" w:rsidP="00F909B2">
      <w:pPr>
        <w:pStyle w:val="CodeBlock"/>
      </w:pPr>
      <w:r>
        <w:t xml:space="preserve">            HL7OperationContext.Current.AddInformation(</w:t>
      </w:r>
      <w:r>
        <w:rPr>
          <w:color w:val="A31515"/>
        </w:rPr>
        <w:t>"information"</w:t>
      </w:r>
      <w:r>
        <w:t>, 2);</w:t>
      </w:r>
    </w:p>
    <w:p w14:paraId="03023D81" w14:textId="77777777" w:rsidR="00066A57" w:rsidRDefault="00066A57" w:rsidP="00F909B2">
      <w:pPr>
        <w:pStyle w:val="CodeBlock"/>
      </w:pPr>
      <w:r>
        <w:t xml:space="preserve">            </w:t>
      </w:r>
      <w:r>
        <w:rPr>
          <w:color w:val="0000FF"/>
        </w:rPr>
        <w:t>var</w:t>
      </w:r>
      <w:r>
        <w:t xml:space="preserve"> targetMessage = HL7OperationContext.Current.MessageId;</w:t>
      </w:r>
    </w:p>
    <w:p w14:paraId="07FE3CBB" w14:textId="77777777" w:rsidR="00066A57" w:rsidRDefault="00066A57" w:rsidP="00F909B2">
      <w:pPr>
        <w:pStyle w:val="CodeBlock"/>
      </w:pPr>
    </w:p>
    <w:p w14:paraId="3F6C949F" w14:textId="77777777" w:rsidR="00066A57" w:rsidRDefault="00066A57" w:rsidP="00F909B2">
      <w:pPr>
        <w:pStyle w:val="CodeBlock"/>
      </w:pPr>
      <w:r>
        <w:t xml:space="preserve">            </w:t>
      </w:r>
      <w:r>
        <w:rPr>
          <w:color w:val="008000"/>
        </w:rPr>
        <w:t>// HL7OperationContext.Current.TargetMessage = HL7OperationContext.Current.MessageId;</w:t>
      </w:r>
    </w:p>
    <w:p w14:paraId="438E7B8F" w14:textId="77777777" w:rsidR="00066A57" w:rsidRDefault="00066A57" w:rsidP="00F909B2">
      <w:pPr>
        <w:pStyle w:val="CodeBlock"/>
      </w:pPr>
      <w:r>
        <w:t xml:space="preserve">            SaveFile(</w:t>
      </w:r>
      <w:r>
        <w:rPr>
          <w:color w:val="0000FF"/>
        </w:rPr>
        <w:t>new</w:t>
      </w:r>
      <w:r>
        <w:t xml:space="preserve"> DirectoryInfo(System.Configuration.ConfigurationManager.AppSettings.Get(</w:t>
      </w:r>
      <w:r>
        <w:rPr>
          <w:color w:val="A31515"/>
        </w:rPr>
        <w:t>"directory"</w:t>
      </w:r>
      <w:r>
        <w:t>)), targetMessage);</w:t>
      </w:r>
    </w:p>
    <w:p w14:paraId="4C26E568" w14:textId="77777777" w:rsidR="00066A57" w:rsidRDefault="00066A57" w:rsidP="00F909B2">
      <w:pPr>
        <w:pStyle w:val="CodeBlock"/>
      </w:pPr>
    </w:p>
    <w:p w14:paraId="0B3B9310" w14:textId="77777777" w:rsidR="00066A57" w:rsidRDefault="00066A57" w:rsidP="00F909B2">
      <w:pPr>
        <w:pStyle w:val="CodeBlock"/>
      </w:pPr>
      <w:r>
        <w:t xml:space="preserve">            </w:t>
      </w:r>
      <w:r>
        <w:rPr>
          <w:color w:val="008000"/>
        </w:rPr>
        <w:t>// SaveResponse(xmlElemem, targetMessage);</w:t>
      </w:r>
    </w:p>
    <w:p w14:paraId="07857CD8" w14:textId="77777777" w:rsidR="00066A57" w:rsidRDefault="00066A57" w:rsidP="00F909B2">
      <w:pPr>
        <w:pStyle w:val="CodeBlock"/>
      </w:pPr>
      <w:r>
        <w:t xml:space="preserve">            </w:t>
      </w:r>
      <w:r>
        <w:rPr>
          <w:color w:val="008000"/>
        </w:rPr>
        <w:t>// GetOutputClaimsIdentity((ClaimsPrincipal)System.Threading.Thread.CurrentPrincipal);</w:t>
      </w:r>
    </w:p>
    <w:p w14:paraId="27132E81" w14:textId="77777777" w:rsidR="00066A57" w:rsidRDefault="00066A57" w:rsidP="00F909B2">
      <w:pPr>
        <w:pStyle w:val="CodeBlock"/>
      </w:pPr>
      <w:r>
        <w:t xml:space="preserve">            </w:t>
      </w:r>
      <w:r>
        <w:rPr>
          <w:color w:val="008000"/>
        </w:rPr>
        <w:t>// return xmlElemem;</w:t>
      </w:r>
    </w:p>
    <w:p w14:paraId="25EBE202" w14:textId="77777777" w:rsidR="00066A57" w:rsidRDefault="00066A57" w:rsidP="00F909B2">
      <w:pPr>
        <w:pStyle w:val="CodeBlock"/>
      </w:pPr>
      <w:r>
        <w:t xml:space="preserve">        }</w:t>
      </w:r>
    </w:p>
    <w:p w14:paraId="654A23B7" w14:textId="77777777" w:rsidR="00066A57" w:rsidRDefault="00066A57" w:rsidP="00F909B2">
      <w:pPr>
        <w:pStyle w:val="CodeBlock"/>
      </w:pPr>
    </w:p>
    <w:p w14:paraId="68491E23" w14:textId="77777777" w:rsidR="00066A57" w:rsidRDefault="00066A57" w:rsidP="00F909B2">
      <w:pPr>
        <w:pStyle w:val="CodeBlock"/>
      </w:pPr>
      <w:r>
        <w:t xml:space="preserve">        </w:t>
      </w:r>
      <w:r>
        <w:rPr>
          <w:color w:val="808080"/>
        </w:rPr>
        <w:t>///</w:t>
      </w:r>
      <w:r>
        <w:rPr>
          <w:color w:val="008000"/>
        </w:rPr>
        <w:t xml:space="preserve"> </w:t>
      </w:r>
      <w:r>
        <w:rPr>
          <w:color w:val="808080"/>
        </w:rPr>
        <w:t>&lt;summary&gt;</w:t>
      </w:r>
    </w:p>
    <w:p w14:paraId="58160BD1" w14:textId="77777777" w:rsidR="00066A57" w:rsidRDefault="00066A57" w:rsidP="00F909B2">
      <w:pPr>
        <w:pStyle w:val="CodeBlock"/>
      </w:pPr>
      <w:r>
        <w:t xml:space="preserve">        </w:t>
      </w:r>
      <w:r>
        <w:rPr>
          <w:color w:val="808080"/>
        </w:rPr>
        <w:t>///</w:t>
      </w:r>
      <w:r>
        <w:rPr>
          <w:color w:val="008000"/>
        </w:rPr>
        <w:t xml:space="preserve"> Saves the file.</w:t>
      </w:r>
    </w:p>
    <w:p w14:paraId="60D0285E" w14:textId="77777777" w:rsidR="00066A57" w:rsidRDefault="00066A57" w:rsidP="00F909B2">
      <w:pPr>
        <w:pStyle w:val="CodeBlock"/>
      </w:pPr>
      <w:r>
        <w:t xml:space="preserve">        </w:t>
      </w:r>
      <w:r>
        <w:rPr>
          <w:color w:val="808080"/>
        </w:rPr>
        <w:t>///</w:t>
      </w:r>
      <w:r>
        <w:rPr>
          <w:color w:val="008000"/>
        </w:rPr>
        <w:t xml:space="preserve"> </w:t>
      </w:r>
      <w:r>
        <w:rPr>
          <w:color w:val="808080"/>
        </w:rPr>
        <w:t>&lt;/summary&gt;</w:t>
      </w:r>
    </w:p>
    <w:p w14:paraId="2CA97704" w14:textId="77777777" w:rsidR="00066A57" w:rsidRDefault="00066A57" w:rsidP="00F909B2">
      <w:pPr>
        <w:pStyle w:val="CodeBlock"/>
      </w:pPr>
      <w:r>
        <w:t xml:space="preserve">        </w:t>
      </w:r>
      <w:r>
        <w:rPr>
          <w:color w:val="808080"/>
        </w:rPr>
        <w:t>///</w:t>
      </w:r>
      <w:r>
        <w:rPr>
          <w:color w:val="008000"/>
        </w:rPr>
        <w:t xml:space="preserve"> </w:t>
      </w:r>
      <w:r>
        <w:rPr>
          <w:color w:val="808080"/>
        </w:rPr>
        <w:t>&lt;param name="directory"&gt;</w:t>
      </w:r>
      <w:r>
        <w:rPr>
          <w:color w:val="008000"/>
        </w:rPr>
        <w:t>The directory.</w:t>
      </w:r>
      <w:r>
        <w:rPr>
          <w:color w:val="808080"/>
        </w:rPr>
        <w:t>&lt;/param&gt;</w:t>
      </w:r>
    </w:p>
    <w:p w14:paraId="7C479843" w14:textId="77777777" w:rsidR="00066A57" w:rsidRDefault="00066A57" w:rsidP="00F909B2">
      <w:pPr>
        <w:pStyle w:val="CodeBlock"/>
      </w:pPr>
      <w:r>
        <w:t xml:space="preserve">        </w:t>
      </w:r>
      <w:r>
        <w:rPr>
          <w:color w:val="808080"/>
        </w:rPr>
        <w:t>///</w:t>
      </w:r>
      <w:r>
        <w:rPr>
          <w:color w:val="008000"/>
        </w:rPr>
        <w:t xml:space="preserve"> </w:t>
      </w:r>
      <w:r>
        <w:rPr>
          <w:color w:val="808080"/>
        </w:rPr>
        <w:t>&lt;param name="messageId"&gt;</w:t>
      </w:r>
      <w:r>
        <w:rPr>
          <w:color w:val="008000"/>
        </w:rPr>
        <w:t>The message id.</w:t>
      </w:r>
      <w:r>
        <w:rPr>
          <w:color w:val="808080"/>
        </w:rPr>
        <w:t>&lt;/param&gt;</w:t>
      </w:r>
    </w:p>
    <w:p w14:paraId="61A92AF0" w14:textId="77777777" w:rsidR="00066A57" w:rsidRDefault="00066A57" w:rsidP="00F909B2">
      <w:pPr>
        <w:pStyle w:val="CodeBlock"/>
      </w:pPr>
      <w:r>
        <w:t xml:space="preserve">        </w:t>
      </w:r>
      <w:r>
        <w:rPr>
          <w:color w:val="0000FF"/>
        </w:rPr>
        <w:t>public</w:t>
      </w:r>
      <w:r>
        <w:t xml:space="preserve"> </w:t>
      </w:r>
      <w:r>
        <w:rPr>
          <w:color w:val="0000FF"/>
        </w:rPr>
        <w:t>void</w:t>
      </w:r>
      <w:r>
        <w:t xml:space="preserve"> SaveFile(DirectoryInfo directory, Guid messageId)</w:t>
      </w:r>
    </w:p>
    <w:p w14:paraId="31E128E8" w14:textId="77777777" w:rsidR="00066A57" w:rsidRDefault="00066A57" w:rsidP="00F909B2">
      <w:pPr>
        <w:pStyle w:val="CodeBlock"/>
      </w:pPr>
      <w:r>
        <w:t xml:space="preserve">        {</w:t>
      </w:r>
    </w:p>
    <w:p w14:paraId="25EB1F74" w14:textId="77777777" w:rsidR="00066A57" w:rsidRDefault="00066A57" w:rsidP="00F909B2">
      <w:pPr>
        <w:pStyle w:val="CodeBlock"/>
      </w:pPr>
      <w:r>
        <w:t xml:space="preserve">            LVAU_IN000002UV01Subject2 xmlElemem = (LVAU_IN000002UV01Subject2)XElement.Load(System.Configuration.ConfigurationManager.AppSettings.Get(</w:t>
      </w:r>
      <w:r>
        <w:rPr>
          <w:color w:val="A31515"/>
        </w:rPr>
        <w:t>"file"</w:t>
      </w:r>
      <w:r>
        <w:t>));</w:t>
      </w:r>
    </w:p>
    <w:p w14:paraId="48227072" w14:textId="77777777" w:rsidR="00066A57" w:rsidRDefault="00066A57" w:rsidP="00F909B2">
      <w:pPr>
        <w:pStyle w:val="CodeBlock"/>
      </w:pPr>
      <w:r>
        <w:t xml:space="preserve">            ((XElement)xmlElemem).Save(directory.FullName + messageId.ToString() + </w:t>
      </w:r>
      <w:r>
        <w:rPr>
          <w:color w:val="A31515"/>
        </w:rPr>
        <w:t>".xml"</w:t>
      </w:r>
      <w:r>
        <w:t>);</w:t>
      </w:r>
    </w:p>
    <w:p w14:paraId="6C408DF1" w14:textId="77777777" w:rsidR="00066A57" w:rsidRDefault="00066A57" w:rsidP="00F909B2">
      <w:pPr>
        <w:pStyle w:val="CodeBlock"/>
      </w:pPr>
      <w:r>
        <w:t xml:space="preserve">        }</w:t>
      </w:r>
    </w:p>
    <w:p w14:paraId="752F49EE" w14:textId="5C3B3514" w:rsidR="00066A57" w:rsidRDefault="00066A57" w:rsidP="00F909B2">
      <w:pPr>
        <w:pStyle w:val="Heading4"/>
      </w:pPr>
      <w:bookmarkStart w:id="1262" w:name="_Toc402364035"/>
      <w:r>
        <w:t>SaveResponse interfeisa realizācijas piemērs:</w:t>
      </w:r>
      <w:bookmarkEnd w:id="1262"/>
    </w:p>
    <w:p w14:paraId="6DF563EA" w14:textId="77777777" w:rsidR="006526AC" w:rsidRDefault="006526AC" w:rsidP="008D6997">
      <w:pPr>
        <w:pStyle w:val="CodeBlock"/>
      </w:pPr>
      <w:r>
        <w:t>///</w:t>
      </w:r>
      <w:r>
        <w:rPr>
          <w:color w:val="008000"/>
        </w:rPr>
        <w:t xml:space="preserve"> </w:t>
      </w:r>
      <w:r>
        <w:t>&lt;summary&gt;</w:t>
      </w:r>
    </w:p>
    <w:p w14:paraId="7A06F480" w14:textId="77777777" w:rsidR="006526AC" w:rsidRDefault="006526AC" w:rsidP="008D6997">
      <w:pPr>
        <w:pStyle w:val="CodeBlock"/>
      </w:pPr>
      <w:r>
        <w:t xml:space="preserve">    ///</w:t>
      </w:r>
      <w:r>
        <w:rPr>
          <w:color w:val="008000"/>
        </w:rPr>
        <w:t xml:space="preserve"> TODO: Update summary.</w:t>
      </w:r>
    </w:p>
    <w:p w14:paraId="77DED34C" w14:textId="77777777" w:rsidR="006526AC" w:rsidRDefault="006526AC" w:rsidP="008D6997">
      <w:pPr>
        <w:pStyle w:val="CodeBlock"/>
      </w:pPr>
      <w:r>
        <w:t xml:space="preserve">    ///</w:t>
      </w:r>
      <w:r>
        <w:rPr>
          <w:color w:val="008000"/>
        </w:rPr>
        <w:t xml:space="preserve"> </w:t>
      </w:r>
      <w:r>
        <w:t>&lt;/summary&gt;</w:t>
      </w:r>
    </w:p>
    <w:p w14:paraId="3A5D141A" w14:textId="77777777" w:rsidR="006526AC" w:rsidRDefault="006526AC" w:rsidP="008D6997">
      <w:pPr>
        <w:pStyle w:val="CodeBlock"/>
      </w:pPr>
      <w:r>
        <w:lastRenderedPageBreak/>
        <w:t xml:space="preserve">    [</w:t>
      </w:r>
      <w:r>
        <w:rPr>
          <w:color w:val="2B91AF"/>
        </w:rPr>
        <w:t>ServiceContract</w:t>
      </w:r>
      <w:r>
        <w:t xml:space="preserve">(Namespace = </w:t>
      </w:r>
      <w:r>
        <w:rPr>
          <w:color w:val="2B91AF"/>
        </w:rPr>
        <w:t>HL7Constants</w:t>
      </w:r>
      <w:r>
        <w:t xml:space="preserve">.Namespace, ConfigurationName = </w:t>
      </w:r>
      <w:r>
        <w:rPr>
          <w:color w:val="A31515"/>
        </w:rPr>
        <w:t>"ISaveResponseHL7Contract"</w:t>
      </w:r>
      <w:r>
        <w:t>)]</w:t>
      </w:r>
    </w:p>
    <w:p w14:paraId="1FD90F46" w14:textId="77777777" w:rsidR="006526AC" w:rsidRDefault="006526AC" w:rsidP="008D6997">
      <w:pPr>
        <w:pStyle w:val="CodeBlock"/>
      </w:pPr>
      <w:r>
        <w:t xml:space="preserve">    </w:t>
      </w:r>
      <w:r>
        <w:rPr>
          <w:color w:val="0000FF"/>
        </w:rPr>
        <w:t>public</w:t>
      </w:r>
      <w:r>
        <w:t xml:space="preserve"> </w:t>
      </w:r>
      <w:r>
        <w:rPr>
          <w:color w:val="0000FF"/>
        </w:rPr>
        <w:t>interface</w:t>
      </w:r>
      <w:r>
        <w:t xml:space="preserve"> </w:t>
      </w:r>
      <w:r>
        <w:rPr>
          <w:color w:val="2B91AF"/>
        </w:rPr>
        <w:t>ISaveResponseHL7Contract</w:t>
      </w:r>
    </w:p>
    <w:p w14:paraId="652BC47F" w14:textId="77777777" w:rsidR="006526AC" w:rsidRDefault="006526AC" w:rsidP="008D6997">
      <w:pPr>
        <w:pStyle w:val="CodeBlock"/>
      </w:pPr>
      <w:r>
        <w:t xml:space="preserve">    {</w:t>
      </w:r>
    </w:p>
    <w:p w14:paraId="5B1E34B2" w14:textId="77777777" w:rsidR="006526AC" w:rsidRDefault="006526AC" w:rsidP="008D6997">
      <w:pPr>
        <w:pStyle w:val="CodeBlock"/>
      </w:pPr>
      <w:r>
        <w:t xml:space="preserve">        ///</w:t>
      </w:r>
      <w:r>
        <w:rPr>
          <w:color w:val="008000"/>
        </w:rPr>
        <w:t xml:space="preserve"> </w:t>
      </w:r>
      <w:r>
        <w:t>&lt;summary&gt;</w:t>
      </w:r>
    </w:p>
    <w:p w14:paraId="30D87478" w14:textId="77777777" w:rsidR="006526AC" w:rsidRDefault="006526AC" w:rsidP="008D6997">
      <w:pPr>
        <w:pStyle w:val="CodeBlock"/>
      </w:pPr>
      <w:r>
        <w:t xml:space="preserve">        ///</w:t>
      </w:r>
      <w:r>
        <w:rPr>
          <w:color w:val="008000"/>
        </w:rPr>
        <w:t xml:space="preserve"> Processes the invoke.</w:t>
      </w:r>
    </w:p>
    <w:p w14:paraId="7AF8F755" w14:textId="77777777" w:rsidR="006526AC" w:rsidRDefault="006526AC" w:rsidP="008D6997">
      <w:pPr>
        <w:pStyle w:val="CodeBlock"/>
      </w:pPr>
      <w:r>
        <w:t xml:space="preserve">        ///</w:t>
      </w:r>
      <w:r>
        <w:rPr>
          <w:color w:val="008000"/>
        </w:rPr>
        <w:t xml:space="preserve"> </w:t>
      </w:r>
      <w:r>
        <w:t>&lt;/summary&gt;</w:t>
      </w:r>
    </w:p>
    <w:p w14:paraId="3C356C9E" w14:textId="77777777" w:rsidR="006526AC" w:rsidRDefault="006526AC" w:rsidP="008D6997">
      <w:pPr>
        <w:pStyle w:val="CodeBlock"/>
      </w:pPr>
      <w:r>
        <w:t xml:space="preserve">        ///</w:t>
      </w:r>
      <w:r>
        <w:rPr>
          <w:color w:val="008000"/>
        </w:rPr>
        <w:t xml:space="preserve"> </w:t>
      </w:r>
      <w:r>
        <w:t>&lt;param name="payload"&gt;</w:t>
      </w:r>
      <w:r>
        <w:rPr>
          <w:color w:val="008000"/>
        </w:rPr>
        <w:t>The payload.</w:t>
      </w:r>
      <w:r>
        <w:t>&lt;/param&gt;</w:t>
      </w:r>
    </w:p>
    <w:p w14:paraId="6894C33C" w14:textId="77777777" w:rsidR="006526AC" w:rsidRDefault="006526AC" w:rsidP="008D6997">
      <w:pPr>
        <w:pStyle w:val="CodeBlock"/>
      </w:pPr>
      <w:r>
        <w:t xml:space="preserve">        ///</w:t>
      </w:r>
      <w:r>
        <w:rPr>
          <w:color w:val="008000"/>
        </w:rPr>
        <w:t xml:space="preserve"> </w:t>
      </w:r>
      <w:r>
        <w:t>&lt;param name="receiver"&gt;</w:t>
      </w:r>
      <w:r>
        <w:rPr>
          <w:color w:val="008000"/>
        </w:rPr>
        <w:t>The receiver.</w:t>
      </w:r>
      <w:r>
        <w:t>&lt;/param&gt;</w:t>
      </w:r>
    </w:p>
    <w:p w14:paraId="2E12CCD5" w14:textId="77777777" w:rsidR="006526AC" w:rsidRDefault="006526AC" w:rsidP="008D6997">
      <w:pPr>
        <w:pStyle w:val="CodeBlock"/>
      </w:pPr>
      <w:r>
        <w:t xml:space="preserve">        ///</w:t>
      </w:r>
      <w:r>
        <w:rPr>
          <w:color w:val="008000"/>
        </w:rPr>
        <w:t xml:space="preserve"> </w:t>
      </w:r>
      <w:r>
        <w:t>&lt;param name="acknowledgement"&gt;</w:t>
      </w:r>
      <w:r>
        <w:rPr>
          <w:color w:val="008000"/>
        </w:rPr>
        <w:t>The acknowledgement.</w:t>
      </w:r>
      <w:r>
        <w:t>&lt;/param&gt;</w:t>
      </w:r>
    </w:p>
    <w:p w14:paraId="2248E0C5" w14:textId="77777777" w:rsidR="006526AC" w:rsidRDefault="006526AC" w:rsidP="008D6997">
      <w:pPr>
        <w:pStyle w:val="CodeBlock"/>
      </w:pPr>
      <w:r>
        <w:t xml:space="preserve">        ///</w:t>
      </w:r>
      <w:r>
        <w:rPr>
          <w:color w:val="008000"/>
        </w:rPr>
        <w:t xml:space="preserve"> </w:t>
      </w:r>
      <w:r>
        <w:t>&lt;param name="queryAcknowledgement"&gt;</w:t>
      </w:r>
      <w:r>
        <w:rPr>
          <w:color w:val="008000"/>
        </w:rPr>
        <w:t>The query acknowledgement.</w:t>
      </w:r>
      <w:r>
        <w:t>&lt;/param&gt;</w:t>
      </w:r>
    </w:p>
    <w:p w14:paraId="60E3B3CA" w14:textId="77777777" w:rsidR="006526AC" w:rsidRDefault="006526AC" w:rsidP="008D6997">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"LVAU_IN000002UV01"</w:t>
      </w:r>
      <w:r>
        <w:t xml:space="preserve">, ReplyAction = </w:t>
      </w:r>
      <w:r>
        <w:rPr>
          <w:color w:val="2B91AF"/>
        </w:rPr>
        <w:t>HL7Constants</w:t>
      </w:r>
      <w:r>
        <w:t xml:space="preserve">.Namespace + </w:t>
      </w:r>
      <w:r>
        <w:rPr>
          <w:color w:val="A31515"/>
        </w:rPr>
        <w:t>":"</w:t>
      </w:r>
      <w:r>
        <w:t xml:space="preserve"> + </w:t>
      </w:r>
      <w:r>
        <w:rPr>
          <w:color w:val="A31515"/>
        </w:rPr>
        <w:t>"MCCI_IN000006UV01_LV01"</w:t>
      </w:r>
      <w:r>
        <w:t>)]</w:t>
      </w:r>
    </w:p>
    <w:p w14:paraId="1A753E80" w14:textId="77777777" w:rsidR="006526AC" w:rsidRDefault="006526AC" w:rsidP="008D6997">
      <w:pPr>
        <w:pStyle w:val="CodeBlock"/>
      </w:pPr>
      <w:r>
        <w:t xml:space="preserve">        [</w:t>
      </w:r>
      <w:r>
        <w:rPr>
          <w:color w:val="2B91AF"/>
        </w:rPr>
        <w:t>HL7SaveResponseOperationContract</w:t>
      </w:r>
      <w:r>
        <w:t xml:space="preserve">(Sender = </w:t>
      </w:r>
      <w:r>
        <w:rPr>
          <w:color w:val="A31515"/>
        </w:rPr>
        <w:t>"IP.AUDIT.WS"</w:t>
      </w:r>
      <w:r>
        <w:t xml:space="preserve">, QueryParameterPayload = </w:t>
      </w:r>
      <w:r>
        <w:rPr>
          <w:color w:val="2B91AF"/>
        </w:rPr>
        <w:t>HL7Request</w:t>
      </w:r>
      <w:r>
        <w:t>.</w:t>
      </w:r>
      <w:r>
        <w:rPr>
          <w:color w:val="2B91AF"/>
        </w:rPr>
        <w:t>RequestType</w:t>
      </w:r>
      <w:r>
        <w:t>.MessageRequest)]</w:t>
      </w:r>
    </w:p>
    <w:p w14:paraId="1EEB807B" w14:textId="77777777" w:rsidR="006526AC" w:rsidRDefault="006526AC" w:rsidP="008D6997">
      <w:pPr>
        <w:pStyle w:val="CodeBlock"/>
      </w:pPr>
      <w:r>
        <w:t xml:space="preserve">        </w:t>
      </w:r>
      <w:r>
        <w:rPr>
          <w:color w:val="0000FF"/>
        </w:rPr>
        <w:t>void</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LVAU_IN000002UV01Subject2</w:t>
      </w:r>
      <w:r>
        <w:t xml:space="preserve"> payload, </w:t>
      </w:r>
      <w:r>
        <w:rPr>
          <w:color w:val="0000FF"/>
        </w:rPr>
        <w:t>string</w:t>
      </w:r>
      <w:r>
        <w:t xml:space="preserve"> receiver, </w:t>
      </w:r>
      <w:r>
        <w:rPr>
          <w:color w:val="2B91AF"/>
        </w:rPr>
        <w:t>HL7Acknowledgement</w:t>
      </w:r>
      <w:r>
        <w:t xml:space="preserve"> acknowledgement, </w:t>
      </w:r>
      <w:r>
        <w:rPr>
          <w:color w:val="2B91AF"/>
        </w:rPr>
        <w:t>HL7QueryAcknowledgement</w:t>
      </w:r>
      <w:r>
        <w:t xml:space="preserve"> queryAcknowledgement);</w:t>
      </w:r>
    </w:p>
    <w:p w14:paraId="4BACA934" w14:textId="77777777" w:rsidR="006526AC" w:rsidRDefault="006526AC" w:rsidP="008D6997">
      <w:pPr>
        <w:pStyle w:val="CodeBlock"/>
      </w:pPr>
      <w:r>
        <w:t xml:space="preserve">    }</w:t>
      </w:r>
    </w:p>
    <w:p w14:paraId="32342613" w14:textId="7E897F5C" w:rsidR="00066A57" w:rsidRDefault="006526AC" w:rsidP="00F909B2">
      <w:pPr>
        <w:pStyle w:val="Heading4"/>
      </w:pPr>
      <w:r w:rsidDel="006526AC">
        <w:t xml:space="preserve"> </w:t>
      </w:r>
      <w:bookmarkStart w:id="1263" w:name="_Toc326315169"/>
      <w:bookmarkStart w:id="1264" w:name="_Toc326315369"/>
      <w:bookmarkStart w:id="1265" w:name="_Toc326315501"/>
      <w:bookmarkStart w:id="1266" w:name="_Toc326315683"/>
      <w:bookmarkStart w:id="1267" w:name="_Toc326315815"/>
      <w:bookmarkStart w:id="1268" w:name="_Toc326316047"/>
      <w:bookmarkStart w:id="1269" w:name="_Toc326316179"/>
      <w:bookmarkStart w:id="1270" w:name="_Toc391990195"/>
      <w:bookmarkStart w:id="1271" w:name="_Toc326315172"/>
      <w:bookmarkStart w:id="1272" w:name="_Toc326315372"/>
      <w:bookmarkStart w:id="1273" w:name="_Toc326315504"/>
      <w:bookmarkStart w:id="1274" w:name="_Toc326315686"/>
      <w:bookmarkStart w:id="1275" w:name="_Toc326315818"/>
      <w:bookmarkStart w:id="1276" w:name="_Toc326316050"/>
      <w:bookmarkStart w:id="1277" w:name="_Toc326316182"/>
      <w:bookmarkStart w:id="1278" w:name="_Toc391990198"/>
      <w:bookmarkStart w:id="1279" w:name="_Toc326315175"/>
      <w:bookmarkStart w:id="1280" w:name="_Toc326315375"/>
      <w:bookmarkStart w:id="1281" w:name="_Toc326315507"/>
      <w:bookmarkStart w:id="1282" w:name="_Toc326315689"/>
      <w:bookmarkStart w:id="1283" w:name="_Toc326315821"/>
      <w:bookmarkStart w:id="1284" w:name="_Toc326316053"/>
      <w:bookmarkStart w:id="1285" w:name="_Toc326316185"/>
      <w:bookmarkStart w:id="1286" w:name="_Toc391990201"/>
      <w:bookmarkStart w:id="1287" w:name="_Toc402364036"/>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r w:rsidR="006F7646">
        <w:t>SaveResponse servisa konfigurācija</w:t>
      </w:r>
      <w:bookmarkEnd w:id="1287"/>
    </w:p>
    <w:p w14:paraId="44BB5DB2" w14:textId="77777777" w:rsidR="006F7646" w:rsidRDefault="006F7646" w:rsidP="00F909B2">
      <w:pPr>
        <w:pStyle w:val="CodeBlock"/>
      </w:pPr>
      <w:r>
        <w:rPr>
          <w:color w:val="0000FF"/>
        </w:rPr>
        <w:t>&lt;</w:t>
      </w:r>
      <w:r>
        <w:t>system.serviceModel</w:t>
      </w:r>
      <w:r>
        <w:rPr>
          <w:color w:val="0000FF"/>
        </w:rPr>
        <w:t>&gt;</w:t>
      </w:r>
    </w:p>
    <w:p w14:paraId="630644B6" w14:textId="77777777" w:rsidR="006F7646" w:rsidRDefault="006F7646" w:rsidP="00F909B2">
      <w:pPr>
        <w:pStyle w:val="CodeBlock"/>
      </w:pPr>
      <w:r>
        <w:rPr>
          <w:color w:val="0000FF"/>
        </w:rPr>
        <w:t xml:space="preserve">            &lt;</w:t>
      </w:r>
      <w:r>
        <w:t>client</w:t>
      </w:r>
      <w:r>
        <w:rPr>
          <w:color w:val="0000FF"/>
        </w:rPr>
        <w:t>&gt;</w:t>
      </w:r>
    </w:p>
    <w:p w14:paraId="0286EC2A" w14:textId="77777777" w:rsidR="006F7646" w:rsidRDefault="006F7646" w:rsidP="00F909B2">
      <w:pPr>
        <w:pStyle w:val="CodeBlock"/>
      </w:pPr>
      <w:r>
        <w:rPr>
          <w:color w:val="0000FF"/>
        </w:rPr>
        <w:t xml:space="preserve">                &lt;</w:t>
      </w:r>
      <w:r>
        <w:t>endpoint</w:t>
      </w:r>
      <w:r>
        <w:rPr>
          <w:color w:val="0000FF"/>
        </w:rPr>
        <w:t xml:space="preserve"> </w:t>
      </w:r>
      <w:r>
        <w:rPr>
          <w:color w:val="FF0000"/>
        </w:rPr>
        <w:t>address</w:t>
      </w:r>
      <w:r>
        <w:rPr>
          <w:color w:val="0000FF"/>
        </w:rPr>
        <w:t>=</w:t>
      </w:r>
      <w:r>
        <w:t>"</w:t>
      </w:r>
      <w:r>
        <w:rPr>
          <w:color w:val="0000FF"/>
        </w:rPr>
        <w:t>http://osbtest:8011/eves/HL7ServiceResponse</w:t>
      </w:r>
      <w:r>
        <w:t>"</w:t>
      </w:r>
    </w:p>
    <w:p w14:paraId="0D1EA5E8" w14:textId="77777777" w:rsidR="006F7646" w:rsidRDefault="006F7646" w:rsidP="00F909B2">
      <w:pPr>
        <w:pStyle w:val="CodeBlock"/>
      </w:pPr>
      <w:r>
        <w:rPr>
          <w:color w:val="0000FF"/>
        </w:rPr>
        <w:t xml:space="preserve">                    </w:t>
      </w:r>
      <w:r>
        <w:rPr>
          <w:color w:val="FF0000"/>
        </w:rPr>
        <w:t>binding</w:t>
      </w:r>
      <w:r>
        <w:rPr>
          <w:color w:val="0000FF"/>
        </w:rPr>
        <w:t>=</w:t>
      </w:r>
      <w:r>
        <w:t>"</w:t>
      </w:r>
      <w:r>
        <w:rPr>
          <w:color w:val="0000FF"/>
        </w:rPr>
        <w:t>wsHttpBinding</w:t>
      </w:r>
      <w:r>
        <w:t>"</w:t>
      </w:r>
      <w:r>
        <w:rPr>
          <w:color w:val="0000FF"/>
        </w:rPr>
        <w:t xml:space="preserve"> </w:t>
      </w:r>
      <w:r>
        <w:rPr>
          <w:color w:val="FF0000"/>
        </w:rPr>
        <w:t>bindingConfiguration</w:t>
      </w:r>
      <w:r>
        <w:rPr>
          <w:color w:val="0000FF"/>
        </w:rPr>
        <w:t>=</w:t>
      </w:r>
      <w:r>
        <w:t>"</w:t>
      </w:r>
      <w:r>
        <w:rPr>
          <w:color w:val="0000FF"/>
        </w:rPr>
        <w:t>NonSecure</w:t>
      </w:r>
      <w:r>
        <w:t>"</w:t>
      </w:r>
      <w:r>
        <w:rPr>
          <w:color w:val="0000FF"/>
        </w:rPr>
        <w:t xml:space="preserve"> </w:t>
      </w:r>
      <w:r>
        <w:rPr>
          <w:color w:val="FF0000"/>
        </w:rPr>
        <w:t>contract</w:t>
      </w:r>
      <w:r>
        <w:rPr>
          <w:color w:val="0000FF"/>
        </w:rPr>
        <w:t>=</w:t>
      </w:r>
      <w:r>
        <w:t>"</w:t>
      </w:r>
      <w:r>
        <w:rPr>
          <w:color w:val="0000FF"/>
        </w:rPr>
        <w:t>ISaveResponseHL7Contract</w:t>
      </w:r>
      <w:r>
        <w:t>"</w:t>
      </w:r>
    </w:p>
    <w:p w14:paraId="6BCF73EC" w14:textId="77777777" w:rsidR="006F7646" w:rsidRDefault="006F7646" w:rsidP="00F909B2">
      <w:pPr>
        <w:pStyle w:val="CodeBlock"/>
      </w:pPr>
      <w:r>
        <w:rPr>
          <w:color w:val="0000FF"/>
        </w:rPr>
        <w:t xml:space="preserve">                    </w:t>
      </w:r>
      <w:r>
        <w:rPr>
          <w:color w:val="FF0000"/>
        </w:rPr>
        <w:t>name</w:t>
      </w:r>
      <w:r>
        <w:rPr>
          <w:color w:val="0000FF"/>
        </w:rPr>
        <w:t>=</w:t>
      </w:r>
      <w:r>
        <w:t>"</w:t>
      </w:r>
      <w:r>
        <w:rPr>
          <w:color w:val="0000FF"/>
        </w:rPr>
        <w:t>HL7Service2</w:t>
      </w:r>
      <w:r>
        <w:t>"</w:t>
      </w:r>
      <w:r>
        <w:rPr>
          <w:color w:val="0000FF"/>
        </w:rPr>
        <w:t xml:space="preserve"> /&gt;</w:t>
      </w:r>
    </w:p>
    <w:p w14:paraId="109F0FE0" w14:textId="77777777" w:rsidR="006F7646" w:rsidRDefault="006F7646" w:rsidP="00F909B2">
      <w:pPr>
        <w:pStyle w:val="CodeBlock"/>
      </w:pPr>
      <w:r>
        <w:rPr>
          <w:color w:val="0000FF"/>
        </w:rPr>
        <w:t xml:space="preserve">            &lt;/</w:t>
      </w:r>
      <w:r>
        <w:t>client</w:t>
      </w:r>
      <w:r>
        <w:rPr>
          <w:color w:val="0000FF"/>
        </w:rPr>
        <w:t>&gt;</w:t>
      </w:r>
    </w:p>
    <w:p w14:paraId="4130C557" w14:textId="77777777" w:rsidR="006F7646" w:rsidRDefault="006F7646" w:rsidP="00F909B2">
      <w:pPr>
        <w:pStyle w:val="CodeBlock"/>
      </w:pPr>
      <w:r>
        <w:rPr>
          <w:color w:val="0000FF"/>
        </w:rPr>
        <w:t xml:space="preserve">            &lt;</w:t>
      </w:r>
      <w:r>
        <w:t>extensions</w:t>
      </w:r>
      <w:r>
        <w:rPr>
          <w:color w:val="0000FF"/>
        </w:rPr>
        <w:t>&gt;</w:t>
      </w:r>
    </w:p>
    <w:p w14:paraId="070F6098" w14:textId="77777777" w:rsidR="006F7646" w:rsidRDefault="006F7646" w:rsidP="00F909B2">
      <w:pPr>
        <w:pStyle w:val="CodeBlock"/>
      </w:pPr>
      <w:r>
        <w:rPr>
          <w:color w:val="0000FF"/>
        </w:rPr>
        <w:t xml:space="preserve">                &lt;</w:t>
      </w:r>
      <w:r>
        <w:t>behaviorExtensions</w:t>
      </w:r>
      <w:r>
        <w:rPr>
          <w:color w:val="0000FF"/>
        </w:rPr>
        <w:t>&gt;</w:t>
      </w:r>
    </w:p>
    <w:p w14:paraId="73F94D5B" w14:textId="77777777" w:rsidR="006F7646" w:rsidRDefault="006F7646" w:rsidP="00F909B2">
      <w:pPr>
        <w:pStyle w:val="CodeBlock"/>
      </w:pPr>
      <w:r>
        <w:rPr>
          <w:color w:val="0000FF"/>
        </w:rPr>
        <w:t xml:space="preserve">                    &lt;</w:t>
      </w:r>
      <w:r>
        <w:t>add</w:t>
      </w:r>
      <w:r>
        <w:rPr>
          <w:color w:val="0000FF"/>
        </w:rPr>
        <w:t xml:space="preserve"> </w:t>
      </w:r>
      <w:r>
        <w:rPr>
          <w:color w:val="FF0000"/>
        </w:rPr>
        <w:t>name</w:t>
      </w:r>
      <w:r>
        <w:rPr>
          <w:color w:val="0000FF"/>
        </w:rPr>
        <w:t>=</w:t>
      </w:r>
      <w:r>
        <w:t>"</w:t>
      </w:r>
      <w:r>
        <w:rPr>
          <w:color w:val="0000FF"/>
        </w:rPr>
        <w:t>federatedServiceHostConfiguration</w:t>
      </w:r>
      <w:r>
        <w:t>"</w:t>
      </w:r>
      <w:r>
        <w:rPr>
          <w:color w:val="0000FF"/>
        </w:rPr>
        <w:t xml:space="preserve"> </w:t>
      </w:r>
      <w:r>
        <w:rPr>
          <w:color w:val="FF0000"/>
        </w:rPr>
        <w:t>type</w:t>
      </w:r>
      <w:r>
        <w:rPr>
          <w:color w:val="0000FF"/>
        </w:rPr>
        <w:t>=</w:t>
      </w:r>
      <w:r>
        <w:t>"</w:t>
      </w:r>
      <w:r>
        <w:rPr>
          <w:color w:val="0000FF"/>
        </w:rPr>
        <w:t>Microsoft.IdentityModel.Configuration.ConfigureServiceHostBehaviorExtensionElement, Microsoft.IdentityModel, Version=3.5.0.0, Culture=neutral, PublicKeyToken=31bf3856ad364e35</w:t>
      </w:r>
      <w:r>
        <w:t>"</w:t>
      </w:r>
      <w:r>
        <w:rPr>
          <w:color w:val="0000FF"/>
        </w:rPr>
        <w:t>/&gt;</w:t>
      </w:r>
    </w:p>
    <w:p w14:paraId="3E19875B" w14:textId="77777777" w:rsidR="006F7646" w:rsidRDefault="006F7646" w:rsidP="00F909B2">
      <w:pPr>
        <w:pStyle w:val="CodeBlock"/>
      </w:pPr>
      <w:r>
        <w:rPr>
          <w:color w:val="0000FF"/>
        </w:rPr>
        <w:t xml:space="preserve">                &lt;/</w:t>
      </w:r>
      <w:r>
        <w:t>behaviorExtensions</w:t>
      </w:r>
      <w:r>
        <w:rPr>
          <w:color w:val="0000FF"/>
        </w:rPr>
        <w:t>&gt;</w:t>
      </w:r>
    </w:p>
    <w:p w14:paraId="746A8C17" w14:textId="77777777" w:rsidR="006F7646" w:rsidRDefault="006F7646" w:rsidP="00F909B2">
      <w:pPr>
        <w:pStyle w:val="CodeBlock"/>
      </w:pPr>
      <w:r>
        <w:rPr>
          <w:color w:val="0000FF"/>
        </w:rPr>
        <w:t xml:space="preserve">            &lt;/</w:t>
      </w:r>
      <w:r>
        <w:t>extensions</w:t>
      </w:r>
      <w:r>
        <w:rPr>
          <w:color w:val="0000FF"/>
        </w:rPr>
        <w:t>&gt;</w:t>
      </w:r>
    </w:p>
    <w:p w14:paraId="368D4CFC" w14:textId="77777777" w:rsidR="006F7646" w:rsidRDefault="006F7646" w:rsidP="00F909B2">
      <w:pPr>
        <w:pStyle w:val="CodeBlock"/>
      </w:pPr>
      <w:r>
        <w:rPr>
          <w:color w:val="0000FF"/>
        </w:rPr>
        <w:t xml:space="preserve">            &lt;</w:t>
      </w:r>
      <w:r>
        <w:t>bindings</w:t>
      </w:r>
      <w:r>
        <w:rPr>
          <w:color w:val="0000FF"/>
        </w:rPr>
        <w:t>&gt;</w:t>
      </w:r>
    </w:p>
    <w:p w14:paraId="65CF387C" w14:textId="77777777" w:rsidR="006F7646" w:rsidRDefault="006F7646" w:rsidP="00F909B2">
      <w:pPr>
        <w:pStyle w:val="CodeBlock"/>
      </w:pPr>
      <w:r>
        <w:rPr>
          <w:color w:val="0000FF"/>
        </w:rPr>
        <w:t xml:space="preserve">                &lt;</w:t>
      </w:r>
      <w:r>
        <w:t>wsHttpBinding</w:t>
      </w:r>
      <w:r>
        <w:rPr>
          <w:color w:val="0000FF"/>
        </w:rPr>
        <w:t>&gt;</w:t>
      </w:r>
    </w:p>
    <w:p w14:paraId="59B6DE30"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NonSecure</w:t>
      </w:r>
      <w:r>
        <w:t>"</w:t>
      </w:r>
      <w:r>
        <w:rPr>
          <w:color w:val="0000FF"/>
        </w:rPr>
        <w:t>&gt;</w:t>
      </w:r>
    </w:p>
    <w:p w14:paraId="5776BBEA" w14:textId="77777777" w:rsidR="006F7646" w:rsidRDefault="006F7646" w:rsidP="00F909B2">
      <w:pPr>
        <w:pStyle w:val="CodeBlock"/>
      </w:pPr>
      <w:r>
        <w:rPr>
          <w:color w:val="0000FF"/>
        </w:rPr>
        <w:t xml:space="preserve">                        &lt;</w:t>
      </w:r>
      <w:r>
        <w:t>security</w:t>
      </w:r>
      <w:r>
        <w:rPr>
          <w:color w:val="0000FF"/>
        </w:rPr>
        <w:t xml:space="preserve"> </w:t>
      </w:r>
      <w:r>
        <w:rPr>
          <w:color w:val="FF0000"/>
        </w:rPr>
        <w:t>mode</w:t>
      </w:r>
      <w:r>
        <w:rPr>
          <w:color w:val="0000FF"/>
        </w:rPr>
        <w:t>=</w:t>
      </w:r>
      <w:r>
        <w:t>"</w:t>
      </w:r>
      <w:r>
        <w:rPr>
          <w:color w:val="0000FF"/>
        </w:rPr>
        <w:t>None</w:t>
      </w:r>
      <w:r>
        <w:t>"</w:t>
      </w:r>
      <w:r>
        <w:rPr>
          <w:color w:val="0000FF"/>
        </w:rPr>
        <w:t xml:space="preserve"> /&gt;</w:t>
      </w:r>
    </w:p>
    <w:p w14:paraId="0113F01B" w14:textId="77777777" w:rsidR="006F7646" w:rsidRDefault="006F7646" w:rsidP="00F909B2">
      <w:pPr>
        <w:pStyle w:val="CodeBlock"/>
      </w:pPr>
      <w:r>
        <w:rPr>
          <w:color w:val="0000FF"/>
        </w:rPr>
        <w:t xml:space="preserve">                    &lt;/</w:t>
      </w:r>
      <w:r>
        <w:t>binding</w:t>
      </w:r>
      <w:r>
        <w:rPr>
          <w:color w:val="0000FF"/>
        </w:rPr>
        <w:t>&gt;</w:t>
      </w:r>
    </w:p>
    <w:p w14:paraId="74EEE517" w14:textId="77777777" w:rsidR="006F7646" w:rsidRDefault="006F7646" w:rsidP="00F909B2">
      <w:pPr>
        <w:pStyle w:val="CodeBlock"/>
      </w:pPr>
      <w:r>
        <w:rPr>
          <w:color w:val="0000FF"/>
        </w:rPr>
        <w:t xml:space="preserve">                &lt;/</w:t>
      </w:r>
      <w:r>
        <w:t>wsHttpBinding</w:t>
      </w:r>
      <w:r>
        <w:rPr>
          <w:color w:val="0000FF"/>
        </w:rPr>
        <w:t>&gt;</w:t>
      </w:r>
    </w:p>
    <w:p w14:paraId="0BD7A6C9" w14:textId="77777777" w:rsidR="006F7646" w:rsidRDefault="006F7646" w:rsidP="00F909B2">
      <w:pPr>
        <w:pStyle w:val="CodeBlock"/>
      </w:pPr>
      <w:r>
        <w:rPr>
          <w:color w:val="0000FF"/>
        </w:rPr>
        <w:t xml:space="preserve">            &lt;/</w:t>
      </w:r>
      <w:r>
        <w:t>bindings</w:t>
      </w:r>
      <w:r>
        <w:rPr>
          <w:color w:val="0000FF"/>
        </w:rPr>
        <w:t>&gt;</w:t>
      </w:r>
    </w:p>
    <w:p w14:paraId="6B261C99" w14:textId="77777777" w:rsidR="006F7646" w:rsidRDefault="006F7646" w:rsidP="00F909B2">
      <w:pPr>
        <w:pStyle w:val="CodeBlock"/>
      </w:pPr>
      <w:r>
        <w:rPr>
          <w:color w:val="0000FF"/>
        </w:rPr>
        <w:t xml:space="preserve">            &lt;</w:t>
      </w:r>
      <w:r>
        <w:t>services</w:t>
      </w:r>
      <w:r>
        <w:rPr>
          <w:color w:val="0000FF"/>
        </w:rPr>
        <w:t xml:space="preserve"> /&gt;</w:t>
      </w:r>
    </w:p>
    <w:p w14:paraId="30240089" w14:textId="77777777" w:rsidR="006F7646" w:rsidRDefault="006F7646" w:rsidP="00F909B2">
      <w:pPr>
        <w:pStyle w:val="CodeBlock"/>
      </w:pPr>
      <w:r>
        <w:rPr>
          <w:color w:val="0000FF"/>
        </w:rPr>
        <w:t xml:space="preserve">            &lt;</w:t>
      </w:r>
      <w:r>
        <w:t>behaviors</w:t>
      </w:r>
      <w:r>
        <w:rPr>
          <w:color w:val="0000FF"/>
        </w:rPr>
        <w:t>&gt;</w:t>
      </w:r>
    </w:p>
    <w:p w14:paraId="7035516C" w14:textId="77777777" w:rsidR="006F7646" w:rsidRDefault="006F7646" w:rsidP="00F909B2">
      <w:pPr>
        <w:pStyle w:val="CodeBlock"/>
      </w:pPr>
      <w:r>
        <w:rPr>
          <w:color w:val="0000FF"/>
        </w:rPr>
        <w:t xml:space="preserve">  </w:t>
      </w:r>
    </w:p>
    <w:p w14:paraId="48818B47" w14:textId="77777777" w:rsidR="006F7646" w:rsidRDefault="006F7646" w:rsidP="00F909B2">
      <w:pPr>
        <w:pStyle w:val="CodeBlock"/>
      </w:pPr>
      <w:r>
        <w:rPr>
          <w:color w:val="0000FF"/>
        </w:rPr>
        <w:t xml:space="preserve">            &lt;/</w:t>
      </w:r>
      <w:r>
        <w:t>behaviors</w:t>
      </w:r>
      <w:r>
        <w:rPr>
          <w:color w:val="0000FF"/>
        </w:rPr>
        <w:t>&gt;</w:t>
      </w:r>
    </w:p>
    <w:p w14:paraId="2CC90420" w14:textId="77777777" w:rsidR="006F7646" w:rsidRDefault="006F7646" w:rsidP="00F909B2">
      <w:pPr>
        <w:pStyle w:val="CodeBlock"/>
      </w:pPr>
      <w:r>
        <w:rPr>
          <w:color w:val="0000FF"/>
        </w:rPr>
        <w:t xml:space="preserve">            &lt;</w:t>
      </w:r>
      <w:r>
        <w:t>diagnostics</w:t>
      </w:r>
      <w:r>
        <w:rPr>
          <w:color w:val="0000FF"/>
        </w:rPr>
        <w:t>&gt;</w:t>
      </w:r>
    </w:p>
    <w:p w14:paraId="36B01797" w14:textId="77777777" w:rsidR="006F7646" w:rsidRDefault="006F7646" w:rsidP="00F909B2">
      <w:pPr>
        <w:pStyle w:val="CodeBlock"/>
      </w:pPr>
      <w:r>
        <w:rPr>
          <w:color w:val="0000FF"/>
        </w:rPr>
        <w:lastRenderedPageBreak/>
        <w:t xml:space="preserve">                &lt;</w:t>
      </w:r>
      <w:r>
        <w:t>messageLogging</w:t>
      </w:r>
      <w:r>
        <w:rPr>
          <w:color w:val="0000FF"/>
        </w:rPr>
        <w:t xml:space="preserve"> </w:t>
      </w:r>
      <w:r>
        <w:rPr>
          <w:color w:val="FF0000"/>
        </w:rPr>
        <w:t>logEntireMessage</w:t>
      </w:r>
      <w:r>
        <w:rPr>
          <w:color w:val="0000FF"/>
        </w:rPr>
        <w:t>=</w:t>
      </w:r>
      <w:r>
        <w:t>"</w:t>
      </w:r>
      <w:r>
        <w:rPr>
          <w:color w:val="0000FF"/>
        </w:rPr>
        <w:t>true</w:t>
      </w:r>
      <w:r>
        <w:t>"</w:t>
      </w:r>
      <w:r>
        <w:rPr>
          <w:color w:val="0000FF"/>
        </w:rPr>
        <w:t xml:space="preserve"> </w:t>
      </w:r>
      <w:r>
        <w:rPr>
          <w:color w:val="FF0000"/>
        </w:rPr>
        <w:t>logMalformedMessages</w:t>
      </w:r>
      <w:r>
        <w:rPr>
          <w:color w:val="0000FF"/>
        </w:rPr>
        <w:t>=</w:t>
      </w:r>
      <w:r>
        <w:t>"</w:t>
      </w:r>
      <w:r>
        <w:rPr>
          <w:color w:val="0000FF"/>
        </w:rPr>
        <w:t>true</w:t>
      </w:r>
      <w:r>
        <w:t>"</w:t>
      </w:r>
    </w:p>
    <w:p w14:paraId="1C85DF23" w14:textId="77777777" w:rsidR="006F7646" w:rsidRDefault="006F7646" w:rsidP="00F909B2">
      <w:pPr>
        <w:pStyle w:val="CodeBlock"/>
      </w:pPr>
      <w:r>
        <w:rPr>
          <w:color w:val="0000FF"/>
        </w:rPr>
        <w:t xml:space="preserve">                    </w:t>
      </w:r>
      <w:r>
        <w:rPr>
          <w:color w:val="FF0000"/>
        </w:rPr>
        <w:t>logMessagesAtServiceLevel</w:t>
      </w:r>
      <w:r>
        <w:rPr>
          <w:color w:val="0000FF"/>
        </w:rPr>
        <w:t>=</w:t>
      </w:r>
      <w:r>
        <w:t>"</w:t>
      </w:r>
      <w:r>
        <w:rPr>
          <w:color w:val="0000FF"/>
        </w:rPr>
        <w:t>false</w:t>
      </w:r>
      <w:r>
        <w:t>"</w:t>
      </w:r>
      <w:r>
        <w:rPr>
          <w:color w:val="0000FF"/>
        </w:rPr>
        <w:t xml:space="preserve"> </w:t>
      </w:r>
      <w:r>
        <w:rPr>
          <w:color w:val="FF0000"/>
        </w:rPr>
        <w:t>logMessagesAtTransportLevel</w:t>
      </w:r>
      <w:r>
        <w:rPr>
          <w:color w:val="0000FF"/>
        </w:rPr>
        <w:t>=</w:t>
      </w:r>
      <w:r>
        <w:t>"</w:t>
      </w:r>
      <w:r>
        <w:rPr>
          <w:color w:val="0000FF"/>
        </w:rPr>
        <w:t>true</w:t>
      </w:r>
      <w:r>
        <w:t>"</w:t>
      </w:r>
      <w:r>
        <w:rPr>
          <w:color w:val="0000FF"/>
        </w:rPr>
        <w:t xml:space="preserve"> /&gt;</w:t>
      </w:r>
    </w:p>
    <w:p w14:paraId="56CE0F0A" w14:textId="77777777" w:rsidR="006F7646" w:rsidRDefault="006F7646" w:rsidP="00F909B2">
      <w:pPr>
        <w:pStyle w:val="CodeBlock"/>
      </w:pPr>
      <w:r>
        <w:rPr>
          <w:color w:val="0000FF"/>
        </w:rPr>
        <w:t xml:space="preserve">                &lt;</w:t>
      </w:r>
      <w:r>
        <w:t>endToEndTracing</w:t>
      </w:r>
      <w:r>
        <w:rPr>
          <w:color w:val="0000FF"/>
        </w:rPr>
        <w:t xml:space="preserve"> </w:t>
      </w:r>
      <w:r>
        <w:rPr>
          <w:color w:val="FF0000"/>
        </w:rPr>
        <w:t>propagateActivity</w:t>
      </w:r>
      <w:r>
        <w:rPr>
          <w:color w:val="0000FF"/>
        </w:rPr>
        <w:t>=</w:t>
      </w:r>
      <w:r>
        <w:t>"</w:t>
      </w:r>
      <w:r>
        <w:rPr>
          <w:color w:val="0000FF"/>
        </w:rPr>
        <w:t>true</w:t>
      </w:r>
      <w:r>
        <w:t>"</w:t>
      </w:r>
      <w:r>
        <w:rPr>
          <w:color w:val="0000FF"/>
        </w:rPr>
        <w:t xml:space="preserve"> </w:t>
      </w:r>
      <w:r>
        <w:rPr>
          <w:color w:val="FF0000"/>
        </w:rPr>
        <w:t>activityTracing</w:t>
      </w:r>
      <w:r>
        <w:rPr>
          <w:color w:val="0000FF"/>
        </w:rPr>
        <w:t>=</w:t>
      </w:r>
      <w:r>
        <w:t>"</w:t>
      </w:r>
      <w:r>
        <w:rPr>
          <w:color w:val="0000FF"/>
        </w:rPr>
        <w:t>true</w:t>
      </w:r>
      <w:r>
        <w:t>"</w:t>
      </w:r>
    </w:p>
    <w:p w14:paraId="3A23DDDB" w14:textId="77777777" w:rsidR="006F7646" w:rsidRDefault="006F7646" w:rsidP="00F909B2">
      <w:pPr>
        <w:pStyle w:val="CodeBlock"/>
      </w:pPr>
      <w:r>
        <w:rPr>
          <w:color w:val="0000FF"/>
        </w:rPr>
        <w:t xml:space="preserve">                    </w:t>
      </w:r>
      <w:r>
        <w:rPr>
          <w:color w:val="FF0000"/>
        </w:rPr>
        <w:t>messageFlowTracing</w:t>
      </w:r>
      <w:r>
        <w:rPr>
          <w:color w:val="0000FF"/>
        </w:rPr>
        <w:t>=</w:t>
      </w:r>
      <w:r>
        <w:t>"</w:t>
      </w:r>
      <w:r>
        <w:rPr>
          <w:color w:val="0000FF"/>
        </w:rPr>
        <w:t>true</w:t>
      </w:r>
      <w:r>
        <w:t>"</w:t>
      </w:r>
      <w:r>
        <w:rPr>
          <w:color w:val="0000FF"/>
        </w:rPr>
        <w:t xml:space="preserve"> /&gt;</w:t>
      </w:r>
    </w:p>
    <w:p w14:paraId="0D02F1A1" w14:textId="77777777" w:rsidR="006F7646" w:rsidRDefault="006F7646" w:rsidP="00F909B2">
      <w:pPr>
        <w:pStyle w:val="CodeBlock"/>
      </w:pPr>
      <w:r>
        <w:rPr>
          <w:color w:val="0000FF"/>
        </w:rPr>
        <w:t xml:space="preserve">            &lt;/</w:t>
      </w:r>
      <w:r>
        <w:t>diagnostics</w:t>
      </w:r>
      <w:r>
        <w:rPr>
          <w:color w:val="0000FF"/>
        </w:rPr>
        <w:t>&gt;</w:t>
      </w:r>
    </w:p>
    <w:p w14:paraId="44FC6383" w14:textId="77777777" w:rsidR="006F7646" w:rsidRDefault="006F7646" w:rsidP="00F909B2">
      <w:pPr>
        <w:pStyle w:val="CodeBlock"/>
      </w:pPr>
      <w:r>
        <w:rPr>
          <w:color w:val="0000FF"/>
        </w:rPr>
        <w:t xml:space="preserve">            &lt;</w:t>
      </w:r>
      <w:r>
        <w:t>serviceHostingEnvironment</w:t>
      </w:r>
      <w:r>
        <w:rPr>
          <w:color w:val="0000FF"/>
        </w:rPr>
        <w:t xml:space="preserve"> </w:t>
      </w:r>
      <w:r>
        <w:rPr>
          <w:color w:val="FF0000"/>
        </w:rPr>
        <w:t>multipleSiteBindingsEnabled</w:t>
      </w:r>
      <w:r>
        <w:rPr>
          <w:color w:val="0000FF"/>
        </w:rPr>
        <w:t>=</w:t>
      </w:r>
      <w:r>
        <w:t>"</w:t>
      </w:r>
      <w:r>
        <w:rPr>
          <w:color w:val="0000FF"/>
        </w:rPr>
        <w:t>true</w:t>
      </w:r>
      <w:r>
        <w:t>"</w:t>
      </w:r>
      <w:r>
        <w:rPr>
          <w:color w:val="0000FF"/>
        </w:rPr>
        <w:t>&gt;</w:t>
      </w:r>
    </w:p>
    <w:p w14:paraId="21827102" w14:textId="77777777" w:rsidR="006F7646" w:rsidRDefault="006F7646" w:rsidP="00F909B2">
      <w:pPr>
        <w:pStyle w:val="CodeBlock"/>
      </w:pPr>
      <w:r>
        <w:rPr>
          <w:color w:val="0000FF"/>
        </w:rPr>
        <w:t xml:space="preserve">                &lt;</w:t>
      </w:r>
      <w:r>
        <w:t>baseAddressPrefixFilters</w:t>
      </w:r>
      <w:r>
        <w:rPr>
          <w:color w:val="0000FF"/>
        </w:rPr>
        <w:t>&gt;</w:t>
      </w:r>
    </w:p>
    <w:p w14:paraId="24361A18" w14:textId="77777777" w:rsidR="006F7646" w:rsidRDefault="006F7646" w:rsidP="00F909B2">
      <w:pPr>
        <w:pStyle w:val="CodeBlock"/>
      </w:pPr>
      <w:r>
        <w:rPr>
          <w:color w:val="0000FF"/>
        </w:rPr>
        <w:t xml:space="preserve">                    &lt;</w:t>
      </w:r>
      <w:r>
        <w:t>add</w:t>
      </w:r>
      <w:r>
        <w:rPr>
          <w:color w:val="0000FF"/>
        </w:rPr>
        <w:t xml:space="preserve"> </w:t>
      </w:r>
      <w:r>
        <w:rPr>
          <w:color w:val="FF0000"/>
        </w:rPr>
        <w:t>prefix</w:t>
      </w:r>
      <w:r>
        <w:rPr>
          <w:color w:val="0000FF"/>
        </w:rPr>
        <w:t>=</w:t>
      </w:r>
      <w:r>
        <w:t>"</w:t>
      </w:r>
      <w:r>
        <w:rPr>
          <w:color w:val="0000FF"/>
        </w:rPr>
        <w:t>http://192.168.100.125</w:t>
      </w:r>
      <w:r>
        <w:t>"</w:t>
      </w:r>
      <w:r>
        <w:rPr>
          <w:color w:val="0000FF"/>
        </w:rPr>
        <w:t>/&gt;</w:t>
      </w:r>
    </w:p>
    <w:p w14:paraId="4A93BF51" w14:textId="77777777" w:rsidR="006F7646" w:rsidRDefault="006F7646" w:rsidP="00F909B2">
      <w:pPr>
        <w:pStyle w:val="CodeBlock"/>
      </w:pPr>
      <w:r>
        <w:rPr>
          <w:color w:val="0000FF"/>
        </w:rPr>
        <w:t xml:space="preserve">                &lt;/</w:t>
      </w:r>
      <w:r>
        <w:t>baseAddressPrefixFilters</w:t>
      </w:r>
      <w:r>
        <w:rPr>
          <w:color w:val="0000FF"/>
        </w:rPr>
        <w:t>&gt;</w:t>
      </w:r>
    </w:p>
    <w:p w14:paraId="211F73E6" w14:textId="77777777" w:rsidR="006F7646" w:rsidRDefault="006F7646" w:rsidP="00F909B2">
      <w:pPr>
        <w:pStyle w:val="CodeBlock"/>
      </w:pPr>
      <w:r>
        <w:rPr>
          <w:color w:val="0000FF"/>
        </w:rPr>
        <w:t xml:space="preserve">            &lt;/</w:t>
      </w:r>
      <w:r>
        <w:t>serviceHostingEnvironment</w:t>
      </w:r>
      <w:r>
        <w:rPr>
          <w:color w:val="0000FF"/>
        </w:rPr>
        <w:t>&gt;</w:t>
      </w:r>
    </w:p>
    <w:p w14:paraId="4EAE007E" w14:textId="77777777" w:rsidR="006F7646" w:rsidRDefault="006F7646" w:rsidP="00F909B2">
      <w:pPr>
        <w:pStyle w:val="CodeBlock"/>
        <w:rPr>
          <w:color w:val="0000FF"/>
        </w:rPr>
      </w:pPr>
      <w:r>
        <w:rPr>
          <w:color w:val="0000FF"/>
        </w:rPr>
        <w:t xml:space="preserve">        &lt;/</w:t>
      </w:r>
      <w:r>
        <w:t>system.serviceModel</w:t>
      </w:r>
      <w:r>
        <w:rPr>
          <w:color w:val="0000FF"/>
        </w:rPr>
        <w:t>&gt;</w:t>
      </w:r>
    </w:p>
    <w:p w14:paraId="368DDDFF" w14:textId="0455B59F" w:rsidR="006F7646" w:rsidRDefault="006F7646" w:rsidP="00F909B2">
      <w:pPr>
        <w:pStyle w:val="Heading4"/>
      </w:pPr>
      <w:bookmarkStart w:id="1288" w:name="_Toc402364037"/>
      <w:r>
        <w:t>Pool metodes interfeisa piemērs</w:t>
      </w:r>
      <w:bookmarkEnd w:id="1288"/>
    </w:p>
    <w:p w14:paraId="36FD0CB7" w14:textId="77777777" w:rsidR="006F7646" w:rsidRDefault="006F7646" w:rsidP="00F909B2">
      <w:pPr>
        <w:pStyle w:val="CodeBlock"/>
      </w:pPr>
      <w:r>
        <w:t>///</w:t>
      </w:r>
      <w:r>
        <w:rPr>
          <w:color w:val="008000"/>
        </w:rPr>
        <w:t xml:space="preserve"> </w:t>
      </w:r>
      <w:r>
        <w:t>&lt;summary&gt;</w:t>
      </w:r>
    </w:p>
    <w:p w14:paraId="24DD9908" w14:textId="77777777" w:rsidR="006F7646" w:rsidRDefault="006F7646" w:rsidP="00F909B2">
      <w:pPr>
        <w:pStyle w:val="CodeBlock"/>
      </w:pPr>
      <w:r>
        <w:t xml:space="preserve">    ///</w:t>
      </w:r>
      <w:r>
        <w:rPr>
          <w:color w:val="008000"/>
        </w:rPr>
        <w:t xml:space="preserve"> TODO: Update summary.</w:t>
      </w:r>
    </w:p>
    <w:p w14:paraId="6444857F" w14:textId="77777777" w:rsidR="006F7646" w:rsidRDefault="006F7646" w:rsidP="00F909B2">
      <w:pPr>
        <w:pStyle w:val="CodeBlock"/>
      </w:pPr>
      <w:r>
        <w:t xml:space="preserve">    ///</w:t>
      </w:r>
      <w:r>
        <w:rPr>
          <w:color w:val="008000"/>
        </w:rPr>
        <w:t xml:space="preserve"> </w:t>
      </w:r>
      <w:r>
        <w:t>&lt;/summary&gt;</w:t>
      </w:r>
    </w:p>
    <w:p w14:paraId="33C23ED1" w14:textId="77777777" w:rsidR="006F7646" w:rsidRDefault="006F7646" w:rsidP="00F909B2">
      <w:pPr>
        <w:pStyle w:val="CodeBlock"/>
      </w:pPr>
      <w:r>
        <w:t xml:space="preserve">    [</w:t>
      </w:r>
      <w:r>
        <w:rPr>
          <w:color w:val="2B91AF"/>
        </w:rPr>
        <w:t>ServiceContract</w:t>
      </w:r>
      <w:r>
        <w:t xml:space="preserve">(Namespace = </w:t>
      </w:r>
      <w:r>
        <w:rPr>
          <w:color w:val="2B91AF"/>
        </w:rPr>
        <w:t>HL7Constants</w:t>
      </w:r>
      <w:r>
        <w:t xml:space="preserve">.Namespace, ConfigurationName = </w:t>
      </w:r>
      <w:r>
        <w:rPr>
          <w:color w:val="A31515"/>
        </w:rPr>
        <w:t>"IHL7SyncContract2"</w:t>
      </w:r>
      <w:r>
        <w:t>)]</w:t>
      </w:r>
    </w:p>
    <w:p w14:paraId="3DF09E0F" w14:textId="77777777" w:rsidR="006F7646" w:rsidRDefault="006F7646" w:rsidP="00F909B2">
      <w:pPr>
        <w:pStyle w:val="CodeBlock"/>
      </w:pPr>
      <w:r>
        <w:t xml:space="preserve">    </w:t>
      </w:r>
      <w:r>
        <w:rPr>
          <w:color w:val="0000FF"/>
        </w:rPr>
        <w:t>public</w:t>
      </w:r>
      <w:r>
        <w:t xml:space="preserve"> </w:t>
      </w:r>
      <w:r>
        <w:rPr>
          <w:color w:val="0000FF"/>
        </w:rPr>
        <w:t>interface</w:t>
      </w:r>
      <w:r>
        <w:t xml:space="preserve"> </w:t>
      </w:r>
      <w:r>
        <w:rPr>
          <w:color w:val="2B91AF"/>
        </w:rPr>
        <w:t>IHL7SyncContract2</w:t>
      </w:r>
    </w:p>
    <w:p w14:paraId="52EC7FE3" w14:textId="77777777" w:rsidR="006F7646" w:rsidRDefault="006F7646" w:rsidP="00F909B2">
      <w:pPr>
        <w:pStyle w:val="CodeBlock"/>
      </w:pPr>
      <w:r>
        <w:t xml:space="preserve">    {</w:t>
      </w:r>
    </w:p>
    <w:p w14:paraId="55F30A85" w14:textId="77777777" w:rsidR="006F7646" w:rsidRDefault="006F7646" w:rsidP="00F909B2">
      <w:pPr>
        <w:pStyle w:val="CodeBlock"/>
      </w:pPr>
      <w:r>
        <w:t xml:space="preserve">        ///</w:t>
      </w:r>
      <w:r>
        <w:rPr>
          <w:color w:val="008000"/>
        </w:rPr>
        <w:t xml:space="preserve"> </w:t>
      </w:r>
      <w:r>
        <w:t>&lt;summary&gt;</w:t>
      </w:r>
    </w:p>
    <w:p w14:paraId="67E76F19" w14:textId="77777777" w:rsidR="006F7646" w:rsidRDefault="006F7646" w:rsidP="00F909B2">
      <w:pPr>
        <w:pStyle w:val="CodeBlock"/>
      </w:pPr>
      <w:r>
        <w:t xml:space="preserve">        ///</w:t>
      </w:r>
      <w:r>
        <w:rPr>
          <w:color w:val="008000"/>
        </w:rPr>
        <w:t xml:space="preserve"> Processes the invoke.</w:t>
      </w:r>
    </w:p>
    <w:p w14:paraId="349E09AB" w14:textId="77777777" w:rsidR="006F7646" w:rsidRDefault="006F7646" w:rsidP="00F909B2">
      <w:pPr>
        <w:pStyle w:val="CodeBlock"/>
      </w:pPr>
      <w:r>
        <w:t xml:space="preserve">        ///</w:t>
      </w:r>
      <w:r>
        <w:rPr>
          <w:color w:val="008000"/>
        </w:rPr>
        <w:t xml:space="preserve"> </w:t>
      </w:r>
      <w:r>
        <w:t>&lt;/summary&gt;</w:t>
      </w:r>
    </w:p>
    <w:p w14:paraId="2DE5BB11" w14:textId="77777777" w:rsidR="006F7646" w:rsidRDefault="006F7646" w:rsidP="00F909B2">
      <w:pPr>
        <w:pStyle w:val="CodeBlock"/>
      </w:pPr>
      <w:r>
        <w:t xml:space="preserve">        ///</w:t>
      </w:r>
      <w:r>
        <w:rPr>
          <w:color w:val="008000"/>
        </w:rPr>
        <w:t xml:space="preserve"> </w:t>
      </w:r>
      <w:r>
        <w:t>&lt;param name="messageId"&gt;</w:t>
      </w:r>
      <w:r>
        <w:rPr>
          <w:color w:val="008000"/>
        </w:rPr>
        <w:t>The message id.</w:t>
      </w:r>
      <w:r>
        <w:t>&lt;/param&gt;</w:t>
      </w:r>
    </w:p>
    <w:p w14:paraId="61463BC3" w14:textId="77777777" w:rsidR="006F7646" w:rsidRDefault="006F7646" w:rsidP="00F909B2">
      <w:pPr>
        <w:pStyle w:val="CodeBlock"/>
      </w:pPr>
      <w:r>
        <w:t xml:space="preserve">        ///</w:t>
      </w:r>
      <w:r>
        <w:rPr>
          <w:color w:val="008000"/>
        </w:rPr>
        <w:t xml:space="preserve"> </w:t>
      </w:r>
      <w:r>
        <w:t>&lt;returns&gt;</w:t>
      </w:r>
    </w:p>
    <w:p w14:paraId="5E6F97B5" w14:textId="77777777" w:rsidR="006F7646" w:rsidRDefault="006F7646" w:rsidP="00F909B2">
      <w:pPr>
        <w:pStyle w:val="CodeBlock"/>
      </w:pPr>
      <w:r>
        <w:t xml:space="preserve">        ///</w:t>
      </w:r>
      <w:r>
        <w:rPr>
          <w:color w:val="008000"/>
        </w:rPr>
        <w:t xml:space="preserve"> LVAU_IN000002UV01QUQI_MT120001UV01 Subject2</w:t>
      </w:r>
    </w:p>
    <w:p w14:paraId="7A1BDBDC" w14:textId="77777777" w:rsidR="006F7646" w:rsidRDefault="006F7646" w:rsidP="00F909B2">
      <w:pPr>
        <w:pStyle w:val="CodeBlock"/>
      </w:pPr>
      <w:r>
        <w:t xml:space="preserve">        ///</w:t>
      </w:r>
      <w:r>
        <w:rPr>
          <w:color w:val="008000"/>
        </w:rPr>
        <w:t xml:space="preserve"> </w:t>
      </w:r>
      <w:r>
        <w:t>&lt;/returns&gt;</w:t>
      </w:r>
    </w:p>
    <w:p w14:paraId="19CE7059" w14:textId="77777777" w:rsidR="006F7646" w:rsidRDefault="006F7646"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"MCCI_IN100100UV01_LV01"</w:t>
      </w:r>
      <w:r>
        <w:t xml:space="preserve">, ReplyAction = </w:t>
      </w:r>
      <w:r>
        <w:rPr>
          <w:color w:val="2B91AF"/>
        </w:rPr>
        <w:t>HL7Constants</w:t>
      </w:r>
      <w:r>
        <w:t xml:space="preserve">.Namespace + </w:t>
      </w:r>
      <w:r>
        <w:rPr>
          <w:color w:val="A31515"/>
        </w:rPr>
        <w:t>":"</w:t>
      </w:r>
      <w:r>
        <w:t xml:space="preserve"> + </w:t>
      </w:r>
      <w:r>
        <w:rPr>
          <w:color w:val="A31515"/>
        </w:rPr>
        <w:t>"LVAU_IN000002UV01"</w:t>
      </w:r>
      <w:r>
        <w:t>)]</w:t>
      </w:r>
    </w:p>
    <w:p w14:paraId="1FB8CFB0" w14:textId="41663A90" w:rsidR="006F7646" w:rsidRDefault="006F7646" w:rsidP="00F909B2">
      <w:pPr>
        <w:pStyle w:val="CodeBlock"/>
      </w:pPr>
      <w:r>
        <w:t xml:space="preserve">        </w:t>
      </w:r>
      <w:r w:rsidR="00FC1C5B">
        <w:t>[HL7OperationContract(ReasonCodes.Action.Read, ReasonCodes.Reason.DrugTreatment, Receiver</w:t>
      </w:r>
      <w:r>
        <w:t xml:space="preserve"> = </w:t>
      </w:r>
      <w:r>
        <w:rPr>
          <w:color w:val="A31515"/>
        </w:rPr>
        <w:t>"IP.AUDIT.WS"</w:t>
      </w:r>
      <w:r>
        <w:t xml:space="preserve">, Sender = </w:t>
      </w:r>
      <w:r>
        <w:rPr>
          <w:color w:val="A31515"/>
        </w:rPr>
        <w:t>"IP.AUDIT.WS"</w:t>
      </w:r>
      <w:r>
        <w:t>)]</w:t>
      </w:r>
    </w:p>
    <w:p w14:paraId="1004661C" w14:textId="77777777" w:rsidR="006F7646" w:rsidRDefault="006F7646" w:rsidP="00F909B2">
      <w:pPr>
        <w:pStyle w:val="CodeBlock"/>
      </w:pPr>
      <w:r>
        <w:t xml:space="preserve">        </w:t>
      </w:r>
      <w:r>
        <w:rPr>
          <w:color w:val="2B91AF"/>
        </w:rPr>
        <w:t>LVAU_IN000002UV01Subject2</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MCCI_MT100100UV01_LV01Subject</w:t>
      </w:r>
      <w:r>
        <w:t xml:space="preserve"> subject);</w:t>
      </w:r>
    </w:p>
    <w:p w14:paraId="13CE0B7A" w14:textId="77777777" w:rsidR="006F7646" w:rsidRDefault="006F7646" w:rsidP="00F909B2">
      <w:pPr>
        <w:pStyle w:val="CodeBlock"/>
      </w:pPr>
      <w:r>
        <w:t xml:space="preserve">    }</w:t>
      </w:r>
    </w:p>
    <w:p w14:paraId="6725520D" w14:textId="522A4E52" w:rsidR="006F7646" w:rsidRDefault="006F7646" w:rsidP="00F909B2">
      <w:r>
        <w:t>Pool metodes realizācija:</w:t>
      </w:r>
    </w:p>
    <w:p w14:paraId="344EA7B8" w14:textId="77777777" w:rsidR="006F7646" w:rsidRDefault="006F7646" w:rsidP="00F909B2">
      <w:pPr>
        <w:pStyle w:val="CodeBlock"/>
      </w:pPr>
      <w:r>
        <w:rPr>
          <w:color w:val="0000FF"/>
        </w:rPr>
        <w:lastRenderedPageBreak/>
        <w:t>public</w:t>
      </w:r>
      <w:r>
        <w:t xml:space="preserve"> </w:t>
      </w:r>
      <w:r>
        <w:rPr>
          <w:color w:val="0000FF"/>
        </w:rPr>
        <w:t>static</w:t>
      </w:r>
      <w:r>
        <w:t xml:space="preserve"> </w:t>
      </w:r>
      <w:r>
        <w:rPr>
          <w:color w:val="0000FF"/>
        </w:rPr>
        <w:t>bool</w:t>
      </w:r>
      <w:r>
        <w:t xml:space="preserve"> GetResponse(</w:t>
      </w:r>
      <w:r>
        <w:rPr>
          <w:color w:val="2B91AF"/>
        </w:rPr>
        <w:t>Guid</w:t>
      </w:r>
      <w:r>
        <w:t xml:space="preserve"> targetMessageId)</w:t>
      </w:r>
    </w:p>
    <w:p w14:paraId="48851416" w14:textId="77777777" w:rsidR="006F7646" w:rsidRDefault="006F7646" w:rsidP="00F909B2">
      <w:pPr>
        <w:pStyle w:val="CodeBlock"/>
      </w:pPr>
      <w:r>
        <w:t xml:space="preserve">        {</w:t>
      </w:r>
    </w:p>
    <w:p w14:paraId="34606C74" w14:textId="77777777" w:rsidR="006F7646" w:rsidRDefault="006F7646" w:rsidP="00F909B2">
      <w:pPr>
        <w:pStyle w:val="CodeBlock"/>
      </w:pPr>
      <w:r>
        <w:t xml:space="preserve">            </w:t>
      </w:r>
      <w:r>
        <w:rPr>
          <w:color w:val="0000FF"/>
        </w:rPr>
        <w:t>try</w:t>
      </w:r>
    </w:p>
    <w:p w14:paraId="722D7D86" w14:textId="77777777" w:rsidR="006F7646" w:rsidRDefault="006F7646" w:rsidP="00F909B2">
      <w:pPr>
        <w:pStyle w:val="CodeBlock"/>
      </w:pPr>
      <w:r>
        <w:t xml:space="preserve">            {</w:t>
      </w:r>
    </w:p>
    <w:p w14:paraId="56356049" w14:textId="77777777" w:rsidR="006F7646" w:rsidRDefault="006F7646" w:rsidP="00F909B2">
      <w:pPr>
        <w:pStyle w:val="CodeBlock"/>
      </w:pPr>
      <w:r>
        <w:t xml:space="preserve">                </w:t>
      </w:r>
      <w:r>
        <w:rPr>
          <w:color w:val="0000FF"/>
        </w:rPr>
        <w:t>using</w:t>
      </w:r>
      <w:r>
        <w:t xml:space="preserve"> (</w:t>
      </w:r>
      <w:r>
        <w:rPr>
          <w:color w:val="2B91AF"/>
        </w:rPr>
        <w:t>ChannelFactory</w:t>
      </w:r>
      <w:r>
        <w:t>&lt;</w:t>
      </w:r>
      <w:r>
        <w:rPr>
          <w:color w:val="2B91AF"/>
        </w:rPr>
        <w:t>IHL7SyncContract2</w:t>
      </w:r>
      <w:r>
        <w:t xml:space="preserve">&gt; factory = </w:t>
      </w:r>
      <w:r>
        <w:rPr>
          <w:color w:val="0000FF"/>
        </w:rPr>
        <w:t>new</w:t>
      </w:r>
      <w:r>
        <w:t xml:space="preserve"> </w:t>
      </w:r>
      <w:r>
        <w:rPr>
          <w:color w:val="2B91AF"/>
        </w:rPr>
        <w:t>ChannelFactory</w:t>
      </w:r>
      <w:r>
        <w:t>&lt;</w:t>
      </w:r>
      <w:r>
        <w:rPr>
          <w:color w:val="2B91AF"/>
        </w:rPr>
        <w:t>IHL7SyncContract2</w:t>
      </w:r>
      <w:r>
        <w:t>&gt;(</w:t>
      </w:r>
      <w:r>
        <w:rPr>
          <w:color w:val="A31515"/>
        </w:rPr>
        <w:t>"GetResponse"</w:t>
      </w:r>
      <w:r>
        <w:t>))</w:t>
      </w:r>
    </w:p>
    <w:p w14:paraId="58BBABDB" w14:textId="77777777" w:rsidR="006F7646" w:rsidRDefault="006F7646" w:rsidP="00F909B2">
      <w:pPr>
        <w:pStyle w:val="CodeBlock"/>
      </w:pPr>
      <w:r>
        <w:t xml:space="preserve">                {</w:t>
      </w:r>
    </w:p>
    <w:p w14:paraId="32BCDA82" w14:textId="77777777" w:rsidR="006F7646" w:rsidRDefault="006F7646" w:rsidP="00F909B2">
      <w:pPr>
        <w:pStyle w:val="CodeBlock"/>
      </w:pPr>
      <w:r>
        <w:t xml:space="preserve">                    factory.ConfigureChannelFactory(</w:t>
      </w:r>
      <w:r>
        <w:rPr>
          <w:color w:val="0000FF"/>
        </w:rPr>
        <w:t>new</w:t>
      </w:r>
      <w:r>
        <w:t xml:space="preserve"> </w:t>
      </w:r>
      <w:r>
        <w:rPr>
          <w:color w:val="2B91AF"/>
        </w:rPr>
        <w:t>WebPrincipalSecurityTokenCache</w:t>
      </w:r>
      <w:r>
        <w:t xml:space="preserve">(), </w:t>
      </w:r>
      <w:r>
        <w:rPr>
          <w:color w:val="0000FF"/>
        </w:rPr>
        <w:t>new</w:t>
      </w:r>
      <w:r>
        <w:t xml:space="preserve"> </w:t>
      </w:r>
      <w:r>
        <w:rPr>
          <w:color w:val="2B91AF"/>
        </w:rPr>
        <w:t>Uri</w:t>
      </w:r>
      <w:r>
        <w:t>(</w:t>
      </w:r>
      <w:r>
        <w:rPr>
          <w:color w:val="A31515"/>
        </w:rPr>
        <w:t>"https://eves.abcsoftware.lv/ebook"</w:t>
      </w:r>
      <w:r>
        <w:t>));</w:t>
      </w:r>
    </w:p>
    <w:p w14:paraId="121780ED" w14:textId="77777777" w:rsidR="006F7646" w:rsidRDefault="006F7646" w:rsidP="00F909B2">
      <w:pPr>
        <w:pStyle w:val="CodeBlock"/>
      </w:pPr>
      <w:r>
        <w:t xml:space="preserve">                    </w:t>
      </w:r>
      <w:r>
        <w:rPr>
          <w:color w:val="2B91AF"/>
        </w:rPr>
        <w:t>IHL7SyncContract2</w:t>
      </w:r>
      <w:r>
        <w:t xml:space="preserve"> channel = factory.CreateChannel();</w:t>
      </w:r>
    </w:p>
    <w:p w14:paraId="2AB9B374" w14:textId="77777777" w:rsidR="006F7646" w:rsidRDefault="006F7646" w:rsidP="00F909B2">
      <w:pPr>
        <w:pStyle w:val="CodeBlock"/>
      </w:pPr>
    </w:p>
    <w:p w14:paraId="31263B30" w14:textId="77777777" w:rsidR="006F7646" w:rsidRDefault="006F7646" w:rsidP="00F909B2">
      <w:pPr>
        <w:pStyle w:val="CodeBlock"/>
      </w:pPr>
      <w:r>
        <w:t xml:space="preserve">                    </w:t>
      </w:r>
      <w:r>
        <w:rPr>
          <w:color w:val="0000FF"/>
        </w:rPr>
        <w:t>using</w:t>
      </w:r>
      <w:r>
        <w:t xml:space="preserve"> (</w:t>
      </w:r>
      <w:r>
        <w:rPr>
          <w:color w:val="2B91AF"/>
        </w:rPr>
        <w:t>OperationContextScope</w:t>
      </w:r>
      <w:r>
        <w:t xml:space="preserve"> scope = </w:t>
      </w:r>
      <w:r>
        <w:rPr>
          <w:color w:val="0000FF"/>
        </w:rPr>
        <w:t>new</w:t>
      </w:r>
      <w:r>
        <w:t xml:space="preserve"> </w:t>
      </w:r>
      <w:r>
        <w:rPr>
          <w:color w:val="2B91AF"/>
        </w:rPr>
        <w:t>OperationContextScope</w:t>
      </w:r>
      <w:r>
        <w:t>((</w:t>
      </w:r>
      <w:r>
        <w:rPr>
          <w:color w:val="2B91AF"/>
        </w:rPr>
        <w:t>IContextChannel</w:t>
      </w:r>
      <w:r>
        <w:t>)channel))</w:t>
      </w:r>
    </w:p>
    <w:p w14:paraId="22B9764F" w14:textId="77777777" w:rsidR="006F7646" w:rsidRDefault="006F7646" w:rsidP="00F909B2">
      <w:pPr>
        <w:pStyle w:val="CodeBlock"/>
      </w:pPr>
      <w:r>
        <w:t xml:space="preserve">                    {</w:t>
      </w:r>
    </w:p>
    <w:p w14:paraId="3FFC6E52" w14:textId="77777777" w:rsidR="006F7646" w:rsidRDefault="006F7646" w:rsidP="00F909B2">
      <w:pPr>
        <w:pStyle w:val="CodeBlock"/>
      </w:pPr>
      <w:r>
        <w:t xml:space="preserve">                        </w:t>
      </w:r>
      <w:r>
        <w:rPr>
          <w:color w:val="0000FF"/>
        </w:rPr>
        <w:t>try</w:t>
      </w:r>
    </w:p>
    <w:p w14:paraId="52210D6A" w14:textId="77777777" w:rsidR="006F7646" w:rsidRDefault="006F7646" w:rsidP="00F909B2">
      <w:pPr>
        <w:pStyle w:val="CodeBlock"/>
      </w:pPr>
      <w:r>
        <w:t xml:space="preserve">                        {</w:t>
      </w:r>
    </w:p>
    <w:p w14:paraId="590C7C3D" w14:textId="77777777" w:rsidR="006F7646" w:rsidRDefault="006F7646" w:rsidP="00F909B2">
      <w:pPr>
        <w:pStyle w:val="CodeBlock"/>
      </w:pPr>
      <w:r>
        <w:t xml:space="preserve">                            </w:t>
      </w:r>
      <w:r>
        <w:rPr>
          <w:color w:val="0000FF"/>
        </w:rPr>
        <w:t>var</w:t>
      </w:r>
      <w:r>
        <w:t xml:space="preserve"> queryId = </w:t>
      </w:r>
      <w:r>
        <w:rPr>
          <w:color w:val="2B91AF"/>
        </w:rPr>
        <w:t>Guid</w:t>
      </w:r>
      <w:r>
        <w:t>.NewGuid();</w:t>
      </w:r>
    </w:p>
    <w:p w14:paraId="4F071D1B" w14:textId="77777777" w:rsidR="006F7646" w:rsidRDefault="006F7646" w:rsidP="00F909B2">
      <w:pPr>
        <w:pStyle w:val="CodeBlock"/>
      </w:pPr>
      <w:r>
        <w:t xml:space="preserve">                            </w:t>
      </w:r>
      <w:r>
        <w:rPr>
          <w:color w:val="2B91AF"/>
        </w:rPr>
        <w:t>MCCI_MT100100UV01_LV01Subject</w:t>
      </w:r>
      <w:r>
        <w:t xml:space="preserve"> subject = </w:t>
      </w:r>
      <w:r>
        <w:rPr>
          <w:color w:val="0000FF"/>
        </w:rPr>
        <w:t>new</w:t>
      </w:r>
      <w:r>
        <w:t xml:space="preserve"> </w:t>
      </w:r>
      <w:r>
        <w:rPr>
          <w:color w:val="2B91AF"/>
        </w:rPr>
        <w:t>MCCI_MT100100UV01_LV01Subject</w:t>
      </w:r>
      <w:r>
        <w:t>();</w:t>
      </w:r>
    </w:p>
    <w:p w14:paraId="5EF472B1" w14:textId="77777777" w:rsidR="006F7646" w:rsidRDefault="006F7646" w:rsidP="00F909B2">
      <w:pPr>
        <w:pStyle w:val="CodeBlock"/>
      </w:pPr>
      <w:r>
        <w:t xml:space="preserve">                            subject.typeCode = </w:t>
      </w:r>
      <w:r>
        <w:rPr>
          <w:color w:val="A31515"/>
        </w:rPr>
        <w:t>"AA"</w:t>
      </w:r>
      <w:r>
        <w:t>;</w:t>
      </w:r>
    </w:p>
    <w:p w14:paraId="62E0E0FE" w14:textId="77777777" w:rsidR="006F7646" w:rsidRDefault="006F7646" w:rsidP="00F909B2">
      <w:pPr>
        <w:pStyle w:val="CodeBlock"/>
      </w:pPr>
      <w:r>
        <w:t xml:space="preserve">                            subject.targetMessage = </w:t>
      </w:r>
      <w:r>
        <w:rPr>
          <w:color w:val="0000FF"/>
        </w:rPr>
        <w:t>new</w:t>
      </w:r>
      <w:r>
        <w:t xml:space="preserve"> </w:t>
      </w:r>
      <w:r>
        <w:rPr>
          <w:color w:val="2B91AF"/>
        </w:rPr>
        <w:t>MCCI_MT000200UV01_LV01TargetMessage</w:t>
      </w:r>
      <w:r>
        <w:t>();</w:t>
      </w:r>
    </w:p>
    <w:p w14:paraId="6824514E" w14:textId="77777777" w:rsidR="006F7646" w:rsidRDefault="006F7646" w:rsidP="00F909B2">
      <w:pPr>
        <w:pStyle w:val="CodeBlock"/>
      </w:pPr>
      <w:r>
        <w:t xml:space="preserve">                            subject.targetMessage.id = </w:t>
      </w:r>
      <w:r>
        <w:rPr>
          <w:color w:val="0000FF"/>
        </w:rPr>
        <w:t>new</w:t>
      </w:r>
      <w:r>
        <w:t xml:space="preserve"> </w:t>
      </w:r>
      <w:r>
        <w:rPr>
          <w:color w:val="2B91AF"/>
        </w:rPr>
        <w:t>II</w:t>
      </w:r>
      <w:r>
        <w:t>();</w:t>
      </w:r>
    </w:p>
    <w:p w14:paraId="544FFFCA" w14:textId="77777777" w:rsidR="006F7646" w:rsidRDefault="006F7646" w:rsidP="00F909B2">
      <w:pPr>
        <w:pStyle w:val="CodeBlock"/>
      </w:pPr>
      <w:r>
        <w:t xml:space="preserve">                            subject.targetMessage.id.root = </w:t>
      </w:r>
      <w:r>
        <w:rPr>
          <w:color w:val="2B91AF"/>
        </w:rPr>
        <w:t>HL7Constants</w:t>
      </w:r>
      <w:r>
        <w:t>.</w:t>
      </w:r>
      <w:r>
        <w:rPr>
          <w:color w:val="2B91AF"/>
        </w:rPr>
        <w:t>OIds</w:t>
      </w:r>
      <w:r>
        <w:t>.IdentificationId.ToString();</w:t>
      </w:r>
    </w:p>
    <w:p w14:paraId="1C14DC26" w14:textId="77777777" w:rsidR="006F7646" w:rsidRDefault="006F7646" w:rsidP="00F909B2">
      <w:pPr>
        <w:pStyle w:val="CodeBlock"/>
      </w:pPr>
      <w:r>
        <w:t xml:space="preserve">                            subject.targetMessage.id.extension = targetMessageId.ToString();</w:t>
      </w:r>
    </w:p>
    <w:p w14:paraId="674E69A1" w14:textId="77777777" w:rsidR="006F7646" w:rsidRDefault="006F7646" w:rsidP="00F909B2">
      <w:pPr>
        <w:pStyle w:val="CodeBlock"/>
      </w:pPr>
    </w:p>
    <w:p w14:paraId="46373ECC" w14:textId="77777777" w:rsidR="006F7646" w:rsidRDefault="006F7646" w:rsidP="00F909B2">
      <w:pPr>
        <w:pStyle w:val="CodeBlock"/>
      </w:pPr>
      <w:r>
        <w:t xml:space="preserve">                            </w:t>
      </w:r>
      <w:r>
        <w:rPr>
          <w:color w:val="2B91AF"/>
        </w:rPr>
        <w:t>LVAU_IN000002UV01Subject2</w:t>
      </w:r>
      <w:r>
        <w:t xml:space="preserve"> subjectRet = channel.ProcessInvoke(subject);</w:t>
      </w:r>
    </w:p>
    <w:p w14:paraId="5070F4DF" w14:textId="77777777" w:rsidR="006F7646" w:rsidRDefault="006F7646" w:rsidP="00F909B2">
      <w:pPr>
        <w:pStyle w:val="CodeBlock"/>
      </w:pPr>
      <w:r>
        <w:t xml:space="preserve">                            </w:t>
      </w:r>
      <w:r>
        <w:rPr>
          <w:color w:val="0000FF"/>
        </w:rPr>
        <w:t>var</w:t>
      </w:r>
      <w:r>
        <w:t xml:space="preserve"> receiver = </w:t>
      </w:r>
      <w:r>
        <w:rPr>
          <w:color w:val="2B91AF"/>
        </w:rPr>
        <w:t>HL7OperationContext</w:t>
      </w:r>
      <w:r>
        <w:t>.Current.Receiver;</w:t>
      </w:r>
    </w:p>
    <w:p w14:paraId="186EE3E9" w14:textId="77777777" w:rsidR="006F7646" w:rsidRDefault="006F7646" w:rsidP="00F909B2">
      <w:pPr>
        <w:pStyle w:val="CodeBlock"/>
      </w:pPr>
      <w:r>
        <w:t xml:space="preserve">                            </w:t>
      </w:r>
      <w:r>
        <w:rPr>
          <w:color w:val="0000FF"/>
        </w:rPr>
        <w:t>var</w:t>
      </w:r>
      <w:r>
        <w:t xml:space="preserve"> messageId = </w:t>
      </w:r>
      <w:r>
        <w:rPr>
          <w:color w:val="2B91AF"/>
        </w:rPr>
        <w:t>HL7OperationContext</w:t>
      </w:r>
      <w:r>
        <w:t>.Current.MessageId;</w:t>
      </w:r>
    </w:p>
    <w:p w14:paraId="712A0D66" w14:textId="77777777" w:rsidR="006F7646" w:rsidRDefault="006F7646" w:rsidP="00F909B2">
      <w:pPr>
        <w:pStyle w:val="CodeBlock"/>
      </w:pPr>
      <w:r>
        <w:t xml:space="preserve">                            </w:t>
      </w:r>
      <w:r>
        <w:rPr>
          <w:color w:val="0000FF"/>
        </w:rPr>
        <w:t>var</w:t>
      </w:r>
      <w:r>
        <w:t xml:space="preserve"> target = </w:t>
      </w:r>
      <w:r>
        <w:rPr>
          <w:color w:val="2B91AF"/>
        </w:rPr>
        <w:t>HL7OperationContext</w:t>
      </w:r>
      <w:r>
        <w:t>.Current.TargetMessage;</w:t>
      </w:r>
    </w:p>
    <w:p w14:paraId="75510540" w14:textId="77777777" w:rsidR="006F7646" w:rsidRDefault="006F7646" w:rsidP="00F909B2">
      <w:pPr>
        <w:pStyle w:val="CodeBlock"/>
      </w:pPr>
      <w:r>
        <w:t xml:space="preserve">                            </w:t>
      </w:r>
      <w:r>
        <w:rPr>
          <w:color w:val="0000FF"/>
        </w:rPr>
        <w:t>var</w:t>
      </w:r>
      <w:r>
        <w:t xml:space="preserve"> time = </w:t>
      </w:r>
      <w:r>
        <w:rPr>
          <w:color w:val="2B91AF"/>
        </w:rPr>
        <w:t>HL7OperationContext</w:t>
      </w:r>
      <w:r>
        <w:t>.Current.CreationTime;</w:t>
      </w:r>
    </w:p>
    <w:p w14:paraId="40436A8D" w14:textId="77777777" w:rsidR="006F7646" w:rsidRDefault="006F7646" w:rsidP="00F909B2">
      <w:pPr>
        <w:pStyle w:val="CodeBlock"/>
      </w:pPr>
      <w:r>
        <w:t xml:space="preserve">                            </w:t>
      </w:r>
      <w:r>
        <w:rPr>
          <w:color w:val="0000FF"/>
        </w:rPr>
        <w:t>var</w:t>
      </w:r>
      <w:r>
        <w:t xml:space="preserve"> typeCode = </w:t>
      </w:r>
      <w:r>
        <w:rPr>
          <w:color w:val="2B91AF"/>
        </w:rPr>
        <w:t>HL7OperationContext</w:t>
      </w:r>
      <w:r>
        <w:t>.Current.AcknowledgementType;</w:t>
      </w:r>
    </w:p>
    <w:p w14:paraId="755B7843" w14:textId="77777777" w:rsidR="006F7646" w:rsidRDefault="006F7646" w:rsidP="00F909B2">
      <w:pPr>
        <w:pStyle w:val="CodeBlock"/>
      </w:pPr>
      <w:r>
        <w:t xml:space="preserve">                            </w:t>
      </w:r>
      <w:r>
        <w:rPr>
          <w:color w:val="0000FF"/>
        </w:rPr>
        <w:t>var</w:t>
      </w:r>
      <w:r>
        <w:t xml:space="preserve"> details = </w:t>
      </w:r>
      <w:r>
        <w:rPr>
          <w:color w:val="2B91AF"/>
        </w:rPr>
        <w:t>HL7OperationContext</w:t>
      </w:r>
      <w:r>
        <w:t>.Current.AcknowledgementDetail;</w:t>
      </w:r>
    </w:p>
    <w:p w14:paraId="5121A8C3" w14:textId="77777777" w:rsidR="006F7646" w:rsidRDefault="006F7646" w:rsidP="00F909B2">
      <w:pPr>
        <w:pStyle w:val="CodeBlock"/>
      </w:pPr>
      <w:r>
        <w:t xml:space="preserve">                            </w:t>
      </w:r>
      <w:r>
        <w:rPr>
          <w:color w:val="2B91AF"/>
        </w:rPr>
        <w:t>Console</w:t>
      </w:r>
      <w:r>
        <w:t>.WriteLine(subjectRet);</w:t>
      </w:r>
    </w:p>
    <w:p w14:paraId="13541596" w14:textId="77777777" w:rsidR="006F7646" w:rsidRDefault="006F7646" w:rsidP="00F909B2">
      <w:pPr>
        <w:pStyle w:val="CodeBlock"/>
      </w:pPr>
      <w:r>
        <w:t xml:space="preserve">                        }</w:t>
      </w:r>
    </w:p>
    <w:p w14:paraId="1BCCDFAE" w14:textId="77777777" w:rsidR="006F7646" w:rsidRDefault="006F7646" w:rsidP="00F909B2">
      <w:pPr>
        <w:pStyle w:val="CodeBlock"/>
      </w:pPr>
      <w:r>
        <w:t xml:space="preserve">                        </w:t>
      </w:r>
      <w:r>
        <w:rPr>
          <w:color w:val="0000FF"/>
        </w:rPr>
        <w:t>finally</w:t>
      </w:r>
    </w:p>
    <w:p w14:paraId="1DADD4EE" w14:textId="77777777" w:rsidR="006F7646" w:rsidRDefault="006F7646" w:rsidP="00F909B2">
      <w:pPr>
        <w:pStyle w:val="CodeBlock"/>
      </w:pPr>
      <w:r>
        <w:t xml:space="preserve">                        {</w:t>
      </w:r>
    </w:p>
    <w:p w14:paraId="30CE6336" w14:textId="77777777" w:rsidR="006F7646" w:rsidRDefault="006F7646" w:rsidP="00F909B2">
      <w:pPr>
        <w:pStyle w:val="CodeBlock"/>
      </w:pPr>
      <w:r>
        <w:t xml:space="preserve">                            </w:t>
      </w:r>
      <w:r>
        <w:rPr>
          <w:color w:val="2B91AF"/>
        </w:rPr>
        <w:t>ICommunicationObject</w:t>
      </w:r>
      <w:r>
        <w:t xml:space="preserve"> communicationobject = channel </w:t>
      </w:r>
      <w:r>
        <w:rPr>
          <w:color w:val="0000FF"/>
        </w:rPr>
        <w:t>as</w:t>
      </w:r>
      <w:r>
        <w:t xml:space="preserve"> </w:t>
      </w:r>
      <w:r>
        <w:rPr>
          <w:color w:val="2B91AF"/>
        </w:rPr>
        <w:t>ICommunicationObject</w:t>
      </w:r>
      <w:r>
        <w:t>;</w:t>
      </w:r>
    </w:p>
    <w:p w14:paraId="78C0E3A8" w14:textId="77777777" w:rsidR="006F7646" w:rsidRDefault="006F7646" w:rsidP="00F909B2">
      <w:pPr>
        <w:pStyle w:val="CodeBlock"/>
      </w:pPr>
      <w:r>
        <w:t xml:space="preserve">                            </w:t>
      </w:r>
      <w:r>
        <w:rPr>
          <w:color w:val="0000FF"/>
        </w:rPr>
        <w:t>if</w:t>
      </w:r>
      <w:r>
        <w:t xml:space="preserve"> (communicationobject != </w:t>
      </w:r>
      <w:r>
        <w:rPr>
          <w:color w:val="0000FF"/>
        </w:rPr>
        <w:t>null</w:t>
      </w:r>
      <w:r>
        <w:t>)</w:t>
      </w:r>
    </w:p>
    <w:p w14:paraId="1AEAAA75" w14:textId="77777777" w:rsidR="006F7646" w:rsidRDefault="006F7646" w:rsidP="00F909B2">
      <w:pPr>
        <w:pStyle w:val="CodeBlock"/>
      </w:pPr>
      <w:r>
        <w:t xml:space="preserve">                            {</w:t>
      </w:r>
    </w:p>
    <w:p w14:paraId="3799F8E3" w14:textId="77777777" w:rsidR="006F7646" w:rsidRDefault="006F7646" w:rsidP="00F909B2">
      <w:pPr>
        <w:pStyle w:val="CodeBlock"/>
      </w:pPr>
      <w:r>
        <w:t xml:space="preserve">                                communicationobject.Close();</w:t>
      </w:r>
    </w:p>
    <w:p w14:paraId="28EDE0A7" w14:textId="77777777" w:rsidR="006F7646" w:rsidRDefault="006F7646" w:rsidP="00F909B2">
      <w:pPr>
        <w:pStyle w:val="CodeBlock"/>
      </w:pPr>
      <w:r>
        <w:t xml:space="preserve">                            }</w:t>
      </w:r>
    </w:p>
    <w:p w14:paraId="48D02562" w14:textId="77777777" w:rsidR="006F7646" w:rsidRDefault="006F7646" w:rsidP="00F909B2">
      <w:pPr>
        <w:pStyle w:val="CodeBlock"/>
      </w:pPr>
      <w:r>
        <w:t xml:space="preserve">                        }</w:t>
      </w:r>
    </w:p>
    <w:p w14:paraId="7436FBB6" w14:textId="77777777" w:rsidR="006F7646" w:rsidRDefault="006F7646" w:rsidP="00F909B2">
      <w:pPr>
        <w:pStyle w:val="CodeBlock"/>
      </w:pPr>
      <w:r>
        <w:lastRenderedPageBreak/>
        <w:t xml:space="preserve">                    }</w:t>
      </w:r>
    </w:p>
    <w:p w14:paraId="7C637085" w14:textId="77777777" w:rsidR="006F7646" w:rsidRDefault="006F7646" w:rsidP="00F909B2">
      <w:pPr>
        <w:pStyle w:val="CodeBlock"/>
      </w:pPr>
      <w:r>
        <w:t xml:space="preserve">                }</w:t>
      </w:r>
    </w:p>
    <w:p w14:paraId="0DE0A4D1" w14:textId="77777777" w:rsidR="006F7646" w:rsidRDefault="006F7646" w:rsidP="00F909B2">
      <w:pPr>
        <w:pStyle w:val="CodeBlock"/>
      </w:pPr>
      <w:r>
        <w:t xml:space="preserve">            }</w:t>
      </w:r>
    </w:p>
    <w:p w14:paraId="7E1F9B32" w14:textId="77777777" w:rsidR="006F7646" w:rsidRDefault="006F7646" w:rsidP="00F909B2">
      <w:pPr>
        <w:pStyle w:val="CodeBlock"/>
      </w:pPr>
      <w:r>
        <w:t xml:space="preserve">            </w:t>
      </w:r>
      <w:r>
        <w:rPr>
          <w:color w:val="0000FF"/>
        </w:rPr>
        <w:t>catch</w:t>
      </w:r>
      <w:r>
        <w:t xml:space="preserve"> (</w:t>
      </w:r>
      <w:r>
        <w:rPr>
          <w:color w:val="2B91AF"/>
        </w:rPr>
        <w:t>HL7FaultException</w:t>
      </w:r>
      <w:r>
        <w:t xml:space="preserve"> e)</w:t>
      </w:r>
    </w:p>
    <w:p w14:paraId="1D91D2FD" w14:textId="77777777" w:rsidR="006F7646" w:rsidRDefault="006F7646" w:rsidP="00F909B2">
      <w:pPr>
        <w:pStyle w:val="CodeBlock"/>
      </w:pPr>
      <w:r>
        <w:t xml:space="preserve">            {</w:t>
      </w:r>
    </w:p>
    <w:p w14:paraId="7E57F744" w14:textId="77777777" w:rsidR="006F7646" w:rsidRDefault="006F7646" w:rsidP="00F909B2">
      <w:pPr>
        <w:pStyle w:val="CodeBlock"/>
      </w:pPr>
      <w:r>
        <w:t xml:space="preserve">                </w:t>
      </w:r>
      <w:r>
        <w:rPr>
          <w:color w:val="2B91AF"/>
        </w:rPr>
        <w:t>Console</w:t>
      </w:r>
      <w:r>
        <w:t>.WriteLine(e.StackTrace);</w:t>
      </w:r>
    </w:p>
    <w:p w14:paraId="0FB5F739" w14:textId="77777777" w:rsidR="006F7646" w:rsidRDefault="006F7646" w:rsidP="00F909B2">
      <w:pPr>
        <w:pStyle w:val="CodeBlock"/>
      </w:pPr>
      <w:r>
        <w:t xml:space="preserve">                </w:t>
      </w:r>
      <w:r>
        <w:rPr>
          <w:color w:val="0000FF"/>
        </w:rPr>
        <w:t>return</w:t>
      </w:r>
      <w:r>
        <w:t xml:space="preserve"> </w:t>
      </w:r>
      <w:r>
        <w:rPr>
          <w:color w:val="0000FF"/>
        </w:rPr>
        <w:t>false</w:t>
      </w:r>
      <w:r>
        <w:t>;</w:t>
      </w:r>
    </w:p>
    <w:p w14:paraId="52DA0193" w14:textId="77777777" w:rsidR="006F7646" w:rsidRDefault="006F7646" w:rsidP="00F909B2">
      <w:pPr>
        <w:pStyle w:val="CodeBlock"/>
      </w:pPr>
      <w:r>
        <w:t xml:space="preserve">            }</w:t>
      </w:r>
    </w:p>
    <w:p w14:paraId="107B4344" w14:textId="77777777" w:rsidR="006F7646" w:rsidRDefault="006F7646" w:rsidP="00F909B2">
      <w:pPr>
        <w:pStyle w:val="CodeBlock"/>
      </w:pPr>
      <w:r>
        <w:t xml:space="preserve">            </w:t>
      </w:r>
      <w:r>
        <w:rPr>
          <w:color w:val="0000FF"/>
        </w:rPr>
        <w:t>catch</w:t>
      </w:r>
      <w:r>
        <w:t xml:space="preserve"> (</w:t>
      </w:r>
      <w:r>
        <w:rPr>
          <w:color w:val="2B91AF"/>
        </w:rPr>
        <w:t>CommunicationException</w:t>
      </w:r>
      <w:r>
        <w:t xml:space="preserve"> e)</w:t>
      </w:r>
    </w:p>
    <w:p w14:paraId="63D03987" w14:textId="77777777" w:rsidR="006F7646" w:rsidRDefault="006F7646" w:rsidP="00F909B2">
      <w:pPr>
        <w:pStyle w:val="CodeBlock"/>
      </w:pPr>
      <w:r>
        <w:t xml:space="preserve">            {</w:t>
      </w:r>
    </w:p>
    <w:p w14:paraId="463BE83A" w14:textId="77777777" w:rsidR="006F7646" w:rsidRDefault="006F7646" w:rsidP="00F909B2">
      <w:pPr>
        <w:pStyle w:val="CodeBlock"/>
      </w:pPr>
      <w:r>
        <w:t xml:space="preserve">                </w:t>
      </w:r>
      <w:r>
        <w:rPr>
          <w:color w:val="2B91AF"/>
        </w:rPr>
        <w:t>Console</w:t>
      </w:r>
      <w:r>
        <w:t>.WriteLine(e.Message);</w:t>
      </w:r>
    </w:p>
    <w:p w14:paraId="0348E067" w14:textId="77777777" w:rsidR="006F7646" w:rsidRDefault="006F7646" w:rsidP="00F909B2">
      <w:pPr>
        <w:pStyle w:val="CodeBlock"/>
      </w:pPr>
      <w:r>
        <w:t xml:space="preserve">                </w:t>
      </w:r>
      <w:r>
        <w:rPr>
          <w:color w:val="2B91AF"/>
        </w:rPr>
        <w:t>Console</w:t>
      </w:r>
      <w:r>
        <w:t>.WriteLine(e.StackTrace);</w:t>
      </w:r>
    </w:p>
    <w:p w14:paraId="1DD56F0A" w14:textId="77777777" w:rsidR="006F7646" w:rsidRDefault="006F7646" w:rsidP="00F909B2">
      <w:pPr>
        <w:pStyle w:val="CodeBlock"/>
      </w:pPr>
      <w:r>
        <w:t xml:space="preserve">                </w:t>
      </w:r>
      <w:r>
        <w:rPr>
          <w:color w:val="2B91AF"/>
        </w:rPr>
        <w:t>Exception</w:t>
      </w:r>
      <w:r>
        <w:t xml:space="preserve"> ex = e.InnerException;</w:t>
      </w:r>
    </w:p>
    <w:p w14:paraId="20119F24" w14:textId="77777777" w:rsidR="006F7646" w:rsidRDefault="006F7646" w:rsidP="00F909B2">
      <w:pPr>
        <w:pStyle w:val="CodeBlock"/>
      </w:pPr>
    </w:p>
    <w:p w14:paraId="5F12DDA6" w14:textId="77777777" w:rsidR="006F7646" w:rsidRDefault="006F7646" w:rsidP="00F909B2">
      <w:pPr>
        <w:pStyle w:val="CodeBlock"/>
      </w:pPr>
      <w:r>
        <w:t xml:space="preserve">                </w:t>
      </w:r>
      <w:r>
        <w:rPr>
          <w:color w:val="0000FF"/>
        </w:rPr>
        <w:t>while</w:t>
      </w:r>
      <w:r>
        <w:t xml:space="preserve"> (ex != </w:t>
      </w:r>
      <w:r>
        <w:rPr>
          <w:color w:val="0000FF"/>
        </w:rPr>
        <w:t>null</w:t>
      </w:r>
      <w:r>
        <w:t>)</w:t>
      </w:r>
    </w:p>
    <w:p w14:paraId="71CE24A2" w14:textId="77777777" w:rsidR="006F7646" w:rsidRDefault="006F7646" w:rsidP="00F909B2">
      <w:pPr>
        <w:pStyle w:val="CodeBlock"/>
      </w:pPr>
      <w:r>
        <w:t xml:space="preserve">                {</w:t>
      </w:r>
    </w:p>
    <w:p w14:paraId="0C605A4F" w14:textId="77777777" w:rsidR="006F7646" w:rsidRDefault="006F7646" w:rsidP="00F909B2">
      <w:pPr>
        <w:pStyle w:val="CodeBlock"/>
      </w:pPr>
      <w:r>
        <w:t xml:space="preserve">                    </w:t>
      </w:r>
      <w:r>
        <w:rPr>
          <w:color w:val="2B91AF"/>
        </w:rPr>
        <w:t>Console</w:t>
      </w:r>
      <w:r>
        <w:t>.WriteLine(</w:t>
      </w:r>
      <w:r>
        <w:rPr>
          <w:color w:val="A31515"/>
        </w:rPr>
        <w:t>"==========================="</w:t>
      </w:r>
      <w:r>
        <w:t>);</w:t>
      </w:r>
    </w:p>
    <w:p w14:paraId="67753B20" w14:textId="77777777" w:rsidR="006F7646" w:rsidRDefault="006F7646" w:rsidP="00F909B2">
      <w:pPr>
        <w:pStyle w:val="CodeBlock"/>
      </w:pPr>
      <w:r>
        <w:t xml:space="preserve">                    </w:t>
      </w:r>
      <w:r>
        <w:rPr>
          <w:color w:val="2B91AF"/>
        </w:rPr>
        <w:t>Console</w:t>
      </w:r>
      <w:r>
        <w:t>.WriteLine(ex.Message);</w:t>
      </w:r>
    </w:p>
    <w:p w14:paraId="176A1DD5" w14:textId="77777777" w:rsidR="006F7646" w:rsidRDefault="006F7646" w:rsidP="00F909B2">
      <w:pPr>
        <w:pStyle w:val="CodeBlock"/>
      </w:pPr>
      <w:r>
        <w:t xml:space="preserve">                    </w:t>
      </w:r>
      <w:r>
        <w:rPr>
          <w:color w:val="2B91AF"/>
        </w:rPr>
        <w:t>Console</w:t>
      </w:r>
      <w:r>
        <w:t>.WriteLine(ex.StackTrace);</w:t>
      </w:r>
    </w:p>
    <w:p w14:paraId="5D073ABC" w14:textId="77777777" w:rsidR="006F7646" w:rsidRDefault="006F7646" w:rsidP="00F909B2">
      <w:pPr>
        <w:pStyle w:val="CodeBlock"/>
      </w:pPr>
      <w:r>
        <w:t xml:space="preserve">                    ex = ex.InnerException;</w:t>
      </w:r>
    </w:p>
    <w:p w14:paraId="79652DA3" w14:textId="77777777" w:rsidR="006F7646" w:rsidRDefault="006F7646" w:rsidP="00F909B2">
      <w:pPr>
        <w:pStyle w:val="CodeBlock"/>
      </w:pPr>
      <w:r>
        <w:t xml:space="preserve">                }</w:t>
      </w:r>
    </w:p>
    <w:p w14:paraId="3994C345" w14:textId="77777777" w:rsidR="006F7646" w:rsidRDefault="006F7646" w:rsidP="00F909B2">
      <w:pPr>
        <w:pStyle w:val="CodeBlock"/>
      </w:pPr>
    </w:p>
    <w:p w14:paraId="1B140E0D" w14:textId="77777777" w:rsidR="006F7646" w:rsidRDefault="006F7646" w:rsidP="00F909B2">
      <w:pPr>
        <w:pStyle w:val="CodeBlock"/>
      </w:pPr>
      <w:r>
        <w:t xml:space="preserve">                </w:t>
      </w:r>
      <w:r>
        <w:rPr>
          <w:color w:val="0000FF"/>
        </w:rPr>
        <w:t>return</w:t>
      </w:r>
      <w:r>
        <w:t xml:space="preserve"> </w:t>
      </w:r>
      <w:r>
        <w:rPr>
          <w:color w:val="0000FF"/>
        </w:rPr>
        <w:t>false</w:t>
      </w:r>
      <w:r>
        <w:t>;</w:t>
      </w:r>
    </w:p>
    <w:p w14:paraId="6B6BD659" w14:textId="77777777" w:rsidR="006F7646" w:rsidRDefault="006F7646" w:rsidP="00F909B2">
      <w:pPr>
        <w:pStyle w:val="CodeBlock"/>
      </w:pPr>
      <w:r>
        <w:t xml:space="preserve">            }</w:t>
      </w:r>
    </w:p>
    <w:p w14:paraId="230AF511" w14:textId="77777777" w:rsidR="006F7646" w:rsidRDefault="006F7646" w:rsidP="00F909B2">
      <w:pPr>
        <w:pStyle w:val="CodeBlock"/>
      </w:pPr>
      <w:r>
        <w:t xml:space="preserve">            </w:t>
      </w:r>
      <w:r>
        <w:rPr>
          <w:color w:val="0000FF"/>
        </w:rPr>
        <w:t>catch</w:t>
      </w:r>
      <w:r>
        <w:t xml:space="preserve"> (</w:t>
      </w:r>
      <w:r>
        <w:rPr>
          <w:color w:val="2B91AF"/>
        </w:rPr>
        <w:t>TimeoutException</w:t>
      </w:r>
      <w:r>
        <w:t>)</w:t>
      </w:r>
    </w:p>
    <w:p w14:paraId="766853D5" w14:textId="77777777" w:rsidR="006F7646" w:rsidRDefault="006F7646" w:rsidP="00F909B2">
      <w:pPr>
        <w:pStyle w:val="CodeBlock"/>
      </w:pPr>
      <w:r>
        <w:t xml:space="preserve">            {</w:t>
      </w:r>
    </w:p>
    <w:p w14:paraId="1B64F73C" w14:textId="77777777" w:rsidR="006F7646" w:rsidRDefault="006F7646" w:rsidP="00F909B2">
      <w:pPr>
        <w:pStyle w:val="CodeBlock"/>
      </w:pPr>
      <w:r>
        <w:t xml:space="preserve">                </w:t>
      </w:r>
      <w:r>
        <w:rPr>
          <w:color w:val="2B91AF"/>
        </w:rPr>
        <w:t>Console</w:t>
      </w:r>
      <w:r>
        <w:t>.WriteLine(</w:t>
      </w:r>
      <w:r>
        <w:rPr>
          <w:color w:val="A31515"/>
        </w:rPr>
        <w:t>"Timed out..."</w:t>
      </w:r>
      <w:r>
        <w:t>);</w:t>
      </w:r>
    </w:p>
    <w:p w14:paraId="0B6D7F28" w14:textId="77777777" w:rsidR="006F7646" w:rsidRDefault="006F7646" w:rsidP="00F909B2">
      <w:pPr>
        <w:pStyle w:val="CodeBlock"/>
      </w:pPr>
      <w:r>
        <w:t xml:space="preserve">                </w:t>
      </w:r>
      <w:r>
        <w:rPr>
          <w:color w:val="0000FF"/>
        </w:rPr>
        <w:t>return</w:t>
      </w:r>
      <w:r>
        <w:t xml:space="preserve"> </w:t>
      </w:r>
      <w:r>
        <w:rPr>
          <w:color w:val="0000FF"/>
        </w:rPr>
        <w:t>false</w:t>
      </w:r>
      <w:r>
        <w:t>;</w:t>
      </w:r>
    </w:p>
    <w:p w14:paraId="02B3EA84" w14:textId="77777777" w:rsidR="006F7646" w:rsidRDefault="006F7646" w:rsidP="00F909B2">
      <w:pPr>
        <w:pStyle w:val="CodeBlock"/>
      </w:pPr>
      <w:r>
        <w:t xml:space="preserve">            }</w:t>
      </w:r>
    </w:p>
    <w:p w14:paraId="4B387A48" w14:textId="77777777" w:rsidR="006F7646" w:rsidRDefault="006F7646" w:rsidP="00F909B2">
      <w:pPr>
        <w:pStyle w:val="CodeBlock"/>
      </w:pPr>
      <w:r>
        <w:t xml:space="preserve">            </w:t>
      </w:r>
      <w:r>
        <w:rPr>
          <w:color w:val="0000FF"/>
        </w:rPr>
        <w:t>catch</w:t>
      </w:r>
      <w:r>
        <w:t xml:space="preserve"> (</w:t>
      </w:r>
      <w:r>
        <w:rPr>
          <w:color w:val="2B91AF"/>
        </w:rPr>
        <w:t>Exception</w:t>
      </w:r>
      <w:r>
        <w:t xml:space="preserve"> e)</w:t>
      </w:r>
    </w:p>
    <w:p w14:paraId="50B7FC11" w14:textId="77777777" w:rsidR="006F7646" w:rsidRDefault="006F7646" w:rsidP="00F909B2">
      <w:pPr>
        <w:pStyle w:val="CodeBlock"/>
      </w:pPr>
      <w:r>
        <w:t xml:space="preserve">            {</w:t>
      </w:r>
    </w:p>
    <w:p w14:paraId="3D4DF5D6" w14:textId="77777777" w:rsidR="006F7646" w:rsidRDefault="006F7646" w:rsidP="00F909B2">
      <w:pPr>
        <w:pStyle w:val="CodeBlock"/>
      </w:pPr>
      <w:r>
        <w:t xml:space="preserve">                </w:t>
      </w:r>
      <w:r>
        <w:rPr>
          <w:color w:val="2B91AF"/>
        </w:rPr>
        <w:t>Console</w:t>
      </w:r>
      <w:r>
        <w:t>.WriteLine(</w:t>
      </w:r>
      <w:r>
        <w:rPr>
          <w:color w:val="A31515"/>
        </w:rPr>
        <w:t>"An unexpected exception occured."</w:t>
      </w:r>
      <w:r>
        <w:t>);</w:t>
      </w:r>
    </w:p>
    <w:p w14:paraId="72DCEE87" w14:textId="77777777" w:rsidR="006F7646" w:rsidRDefault="006F7646" w:rsidP="00F909B2">
      <w:pPr>
        <w:pStyle w:val="CodeBlock"/>
      </w:pPr>
      <w:r>
        <w:t xml:space="preserve">                </w:t>
      </w:r>
      <w:r>
        <w:rPr>
          <w:color w:val="2B91AF"/>
        </w:rPr>
        <w:t>Console</w:t>
      </w:r>
      <w:r>
        <w:t>.WriteLine(e.StackTrace);</w:t>
      </w:r>
    </w:p>
    <w:p w14:paraId="20B79E71" w14:textId="77777777" w:rsidR="006F7646" w:rsidRDefault="006F7646" w:rsidP="00F909B2">
      <w:pPr>
        <w:pStyle w:val="CodeBlock"/>
      </w:pPr>
      <w:r>
        <w:t xml:space="preserve">                </w:t>
      </w:r>
      <w:r>
        <w:rPr>
          <w:color w:val="0000FF"/>
        </w:rPr>
        <w:t>return</w:t>
      </w:r>
      <w:r>
        <w:t xml:space="preserve"> </w:t>
      </w:r>
      <w:r>
        <w:rPr>
          <w:color w:val="0000FF"/>
        </w:rPr>
        <w:t>false</w:t>
      </w:r>
      <w:r>
        <w:t>;</w:t>
      </w:r>
    </w:p>
    <w:p w14:paraId="3F461005" w14:textId="77777777" w:rsidR="006F7646" w:rsidRDefault="006F7646" w:rsidP="00F909B2">
      <w:pPr>
        <w:pStyle w:val="CodeBlock"/>
      </w:pPr>
      <w:r>
        <w:t xml:space="preserve">            }</w:t>
      </w:r>
    </w:p>
    <w:p w14:paraId="7DE167C7" w14:textId="77777777" w:rsidR="006F7646" w:rsidRDefault="006F7646" w:rsidP="00F909B2">
      <w:pPr>
        <w:pStyle w:val="CodeBlock"/>
      </w:pPr>
    </w:p>
    <w:p w14:paraId="4B5746F0" w14:textId="77777777" w:rsidR="006F7646" w:rsidRDefault="006F7646" w:rsidP="00F909B2">
      <w:pPr>
        <w:pStyle w:val="CodeBlock"/>
      </w:pPr>
      <w:r>
        <w:t xml:space="preserve">            </w:t>
      </w:r>
      <w:r>
        <w:rPr>
          <w:color w:val="2B91AF"/>
        </w:rPr>
        <w:t>Console</w:t>
      </w:r>
      <w:r>
        <w:t>.WriteLine(</w:t>
      </w:r>
      <w:r>
        <w:rPr>
          <w:color w:val="A31515"/>
        </w:rPr>
        <w:t>"Press &lt;ENTER&gt; to exit."</w:t>
      </w:r>
      <w:r>
        <w:t>);</w:t>
      </w:r>
    </w:p>
    <w:p w14:paraId="6E493296" w14:textId="77777777" w:rsidR="006F7646" w:rsidRDefault="006F7646" w:rsidP="00F909B2">
      <w:pPr>
        <w:pStyle w:val="CodeBlock"/>
      </w:pPr>
    </w:p>
    <w:p w14:paraId="092696B0" w14:textId="77777777" w:rsidR="006F7646" w:rsidRDefault="006F7646" w:rsidP="00F909B2">
      <w:pPr>
        <w:pStyle w:val="CodeBlock"/>
      </w:pPr>
      <w:r>
        <w:t xml:space="preserve">            </w:t>
      </w:r>
      <w:r>
        <w:rPr>
          <w:color w:val="0000FF"/>
        </w:rPr>
        <w:t>return</w:t>
      </w:r>
      <w:r>
        <w:t xml:space="preserve"> </w:t>
      </w:r>
      <w:r>
        <w:rPr>
          <w:color w:val="0000FF"/>
        </w:rPr>
        <w:t>true</w:t>
      </w:r>
      <w:r>
        <w:t>;</w:t>
      </w:r>
    </w:p>
    <w:p w14:paraId="286F8A86" w14:textId="77777777" w:rsidR="006F7646" w:rsidRDefault="006F7646" w:rsidP="00F909B2">
      <w:pPr>
        <w:pStyle w:val="CodeBlock"/>
      </w:pPr>
      <w:r>
        <w:t xml:space="preserve">        }</w:t>
      </w:r>
    </w:p>
    <w:p w14:paraId="3C0B8AB6" w14:textId="3C9DF603" w:rsidR="006F7646" w:rsidRDefault="006F7646" w:rsidP="00F909B2">
      <w:r>
        <w:t>Pool metodes konfigurācija:</w:t>
      </w:r>
    </w:p>
    <w:p w14:paraId="28674C08" w14:textId="77777777" w:rsidR="006F7646" w:rsidRDefault="006F7646" w:rsidP="00F909B2">
      <w:pPr>
        <w:pStyle w:val="CodeBlock"/>
      </w:pPr>
      <w:r>
        <w:rPr>
          <w:color w:val="0000FF"/>
        </w:rPr>
        <w:lastRenderedPageBreak/>
        <w:t>&lt;</w:t>
      </w:r>
      <w:r>
        <w:t>system.serviceModel</w:t>
      </w:r>
      <w:r>
        <w:rPr>
          <w:color w:val="0000FF"/>
        </w:rPr>
        <w:t>&gt;</w:t>
      </w:r>
    </w:p>
    <w:p w14:paraId="1DDC9378" w14:textId="77777777" w:rsidR="006F7646" w:rsidRDefault="006F7646" w:rsidP="00F909B2">
      <w:pPr>
        <w:pStyle w:val="CodeBlock"/>
      </w:pPr>
      <w:r>
        <w:rPr>
          <w:color w:val="0000FF"/>
        </w:rPr>
        <w:t xml:space="preserve">        &lt;</w:t>
      </w:r>
      <w:r>
        <w:t>diagnostics</w:t>
      </w:r>
      <w:r>
        <w:rPr>
          <w:color w:val="0000FF"/>
        </w:rPr>
        <w:t>&gt;</w:t>
      </w:r>
    </w:p>
    <w:p w14:paraId="32121DCA" w14:textId="77777777" w:rsidR="006F7646" w:rsidRDefault="006F7646" w:rsidP="00F909B2">
      <w:pPr>
        <w:pStyle w:val="CodeBlock"/>
      </w:pPr>
      <w:r>
        <w:rPr>
          <w:color w:val="0000FF"/>
        </w:rPr>
        <w:t xml:space="preserve">            &lt;</w:t>
      </w:r>
      <w:r>
        <w:t>messageLogging</w:t>
      </w:r>
      <w:r>
        <w:rPr>
          <w:color w:val="0000FF"/>
        </w:rPr>
        <w:t xml:space="preserve"> </w:t>
      </w:r>
      <w:r>
        <w:rPr>
          <w:color w:val="FF0000"/>
        </w:rPr>
        <w:t>logEntireMessage</w:t>
      </w:r>
      <w:r>
        <w:rPr>
          <w:color w:val="0000FF"/>
        </w:rPr>
        <w:t>=</w:t>
      </w:r>
      <w:r>
        <w:t>"</w:t>
      </w:r>
      <w:r>
        <w:rPr>
          <w:color w:val="0000FF"/>
        </w:rPr>
        <w:t>true</w:t>
      </w:r>
      <w:r>
        <w:t>"</w:t>
      </w:r>
      <w:r>
        <w:rPr>
          <w:color w:val="0000FF"/>
        </w:rPr>
        <w:t xml:space="preserve"> </w:t>
      </w:r>
      <w:r>
        <w:rPr>
          <w:color w:val="FF0000"/>
        </w:rPr>
        <w:t>logMalformedMessages</w:t>
      </w:r>
      <w:r>
        <w:rPr>
          <w:color w:val="0000FF"/>
        </w:rPr>
        <w:t>=</w:t>
      </w:r>
      <w:r>
        <w:t>"</w:t>
      </w:r>
      <w:r>
        <w:rPr>
          <w:color w:val="0000FF"/>
        </w:rPr>
        <w:t>true</w:t>
      </w:r>
      <w:r>
        <w:t>"</w:t>
      </w:r>
    </w:p>
    <w:p w14:paraId="7C0D94E3" w14:textId="77777777" w:rsidR="006F7646" w:rsidRDefault="006F7646" w:rsidP="00F909B2">
      <w:pPr>
        <w:pStyle w:val="CodeBlock"/>
      </w:pPr>
      <w:r>
        <w:rPr>
          <w:color w:val="0000FF"/>
        </w:rPr>
        <w:t xml:space="preserve">                </w:t>
      </w:r>
      <w:r>
        <w:rPr>
          <w:color w:val="FF0000"/>
        </w:rPr>
        <w:t>logMessagesAtServiceLevel</w:t>
      </w:r>
      <w:r>
        <w:rPr>
          <w:color w:val="0000FF"/>
        </w:rPr>
        <w:t>=</w:t>
      </w:r>
      <w:r>
        <w:t>"</w:t>
      </w:r>
      <w:r>
        <w:rPr>
          <w:color w:val="0000FF"/>
        </w:rPr>
        <w:t>false</w:t>
      </w:r>
      <w:r>
        <w:t>"</w:t>
      </w:r>
      <w:r>
        <w:rPr>
          <w:color w:val="0000FF"/>
        </w:rPr>
        <w:t xml:space="preserve"> </w:t>
      </w:r>
      <w:r>
        <w:rPr>
          <w:color w:val="FF0000"/>
        </w:rPr>
        <w:t>logMessagesAtTransportLevel</w:t>
      </w:r>
      <w:r>
        <w:rPr>
          <w:color w:val="0000FF"/>
        </w:rPr>
        <w:t>=</w:t>
      </w:r>
      <w:r>
        <w:t>"</w:t>
      </w:r>
      <w:r>
        <w:rPr>
          <w:color w:val="0000FF"/>
        </w:rPr>
        <w:t>true</w:t>
      </w:r>
      <w:r>
        <w:t>"</w:t>
      </w:r>
      <w:r>
        <w:rPr>
          <w:color w:val="0000FF"/>
        </w:rPr>
        <w:t xml:space="preserve"> /&gt;</w:t>
      </w:r>
    </w:p>
    <w:p w14:paraId="3015C5BF" w14:textId="77777777" w:rsidR="006F7646" w:rsidRDefault="006F7646" w:rsidP="00F909B2">
      <w:pPr>
        <w:pStyle w:val="CodeBlock"/>
      </w:pPr>
      <w:r>
        <w:rPr>
          <w:color w:val="0000FF"/>
        </w:rPr>
        <w:t xml:space="preserve">            &lt;</w:t>
      </w:r>
      <w:r>
        <w:t>endToEndTracing</w:t>
      </w:r>
      <w:r>
        <w:rPr>
          <w:color w:val="0000FF"/>
        </w:rPr>
        <w:t xml:space="preserve"> </w:t>
      </w:r>
      <w:r>
        <w:rPr>
          <w:color w:val="FF0000"/>
        </w:rPr>
        <w:t>propagateActivity</w:t>
      </w:r>
      <w:r>
        <w:rPr>
          <w:color w:val="0000FF"/>
        </w:rPr>
        <w:t>=</w:t>
      </w:r>
      <w:r>
        <w:t>"</w:t>
      </w:r>
      <w:r>
        <w:rPr>
          <w:color w:val="0000FF"/>
        </w:rPr>
        <w:t>true</w:t>
      </w:r>
      <w:r>
        <w:t>"</w:t>
      </w:r>
      <w:r>
        <w:rPr>
          <w:color w:val="0000FF"/>
        </w:rPr>
        <w:t xml:space="preserve"> </w:t>
      </w:r>
      <w:r>
        <w:rPr>
          <w:color w:val="FF0000"/>
        </w:rPr>
        <w:t>activityTracing</w:t>
      </w:r>
      <w:r>
        <w:rPr>
          <w:color w:val="0000FF"/>
        </w:rPr>
        <w:t>=</w:t>
      </w:r>
      <w:r>
        <w:t>"</w:t>
      </w:r>
      <w:r>
        <w:rPr>
          <w:color w:val="0000FF"/>
        </w:rPr>
        <w:t>true</w:t>
      </w:r>
      <w:r>
        <w:t>"</w:t>
      </w:r>
    </w:p>
    <w:p w14:paraId="4E4FFED6" w14:textId="77777777" w:rsidR="006F7646" w:rsidRDefault="006F7646" w:rsidP="00F909B2">
      <w:pPr>
        <w:pStyle w:val="CodeBlock"/>
      </w:pPr>
      <w:r>
        <w:rPr>
          <w:color w:val="0000FF"/>
        </w:rPr>
        <w:t xml:space="preserve">                </w:t>
      </w:r>
      <w:r>
        <w:rPr>
          <w:color w:val="FF0000"/>
        </w:rPr>
        <w:t>messageFlowTracing</w:t>
      </w:r>
      <w:r>
        <w:rPr>
          <w:color w:val="0000FF"/>
        </w:rPr>
        <w:t>=</w:t>
      </w:r>
      <w:r>
        <w:t>"</w:t>
      </w:r>
      <w:r>
        <w:rPr>
          <w:color w:val="0000FF"/>
        </w:rPr>
        <w:t>true</w:t>
      </w:r>
      <w:r>
        <w:t>"</w:t>
      </w:r>
      <w:r>
        <w:rPr>
          <w:color w:val="0000FF"/>
        </w:rPr>
        <w:t xml:space="preserve"> /&gt;</w:t>
      </w:r>
    </w:p>
    <w:p w14:paraId="6DF03866" w14:textId="77777777" w:rsidR="006F7646" w:rsidRDefault="006F7646" w:rsidP="00F909B2">
      <w:pPr>
        <w:pStyle w:val="CodeBlock"/>
      </w:pPr>
      <w:r>
        <w:rPr>
          <w:color w:val="0000FF"/>
        </w:rPr>
        <w:t xml:space="preserve">        &lt;/</w:t>
      </w:r>
      <w:r>
        <w:t>diagnostics</w:t>
      </w:r>
      <w:r>
        <w:rPr>
          <w:color w:val="0000FF"/>
        </w:rPr>
        <w:t>&gt;</w:t>
      </w:r>
    </w:p>
    <w:p w14:paraId="33B08708" w14:textId="77777777" w:rsidR="006F7646" w:rsidRDefault="006F7646" w:rsidP="00F909B2">
      <w:pPr>
        <w:pStyle w:val="CodeBlock"/>
      </w:pPr>
      <w:r>
        <w:rPr>
          <w:color w:val="0000FF"/>
        </w:rPr>
        <w:t xml:space="preserve">        &lt;</w:t>
      </w:r>
      <w:r>
        <w:t>bindings</w:t>
      </w:r>
      <w:r>
        <w:rPr>
          <w:color w:val="0000FF"/>
        </w:rPr>
        <w:t>&gt;</w:t>
      </w:r>
    </w:p>
    <w:p w14:paraId="16391FFE" w14:textId="77777777" w:rsidR="006F7646" w:rsidRDefault="006F7646" w:rsidP="00F909B2">
      <w:pPr>
        <w:pStyle w:val="CodeBlock"/>
      </w:pPr>
      <w:r>
        <w:rPr>
          <w:color w:val="0000FF"/>
        </w:rPr>
        <w:t xml:space="preserve">            &lt;</w:t>
      </w:r>
      <w:r>
        <w:t>customBinding</w:t>
      </w:r>
      <w:r>
        <w:rPr>
          <w:color w:val="0000FF"/>
        </w:rPr>
        <w:t>&gt;</w:t>
      </w:r>
    </w:p>
    <w:p w14:paraId="288CFDD6"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HL7Service</w:t>
      </w:r>
      <w:r>
        <w:t>"</w:t>
      </w:r>
      <w:r>
        <w:rPr>
          <w:color w:val="0000FF"/>
        </w:rPr>
        <w:t>&gt;</w:t>
      </w:r>
    </w:p>
    <w:p w14:paraId="43F2B4D0" w14:textId="77777777" w:rsidR="006F7646" w:rsidRDefault="006F7646" w:rsidP="00F909B2">
      <w:pPr>
        <w:pStyle w:val="CodeBlock"/>
      </w:pPr>
      <w:r>
        <w:rPr>
          <w:color w:val="0000FF"/>
        </w:rPr>
        <w:t xml:space="preserve">                    &lt;</w:t>
      </w:r>
      <w:r>
        <w:t>security</w:t>
      </w:r>
      <w:r>
        <w:rPr>
          <w:color w:val="0000FF"/>
        </w:rPr>
        <w:t xml:space="preserve"> </w:t>
      </w:r>
      <w:r>
        <w:rPr>
          <w:color w:val="FF0000"/>
        </w:rPr>
        <w:t>defaultAlgorithmSuite</w:t>
      </w:r>
      <w:r>
        <w:rPr>
          <w:color w:val="0000FF"/>
        </w:rPr>
        <w:t>=</w:t>
      </w:r>
      <w:r>
        <w:t>"</w:t>
      </w:r>
      <w:r>
        <w:rPr>
          <w:color w:val="0000FF"/>
        </w:rPr>
        <w:t>Default</w:t>
      </w:r>
      <w:r>
        <w:t>"</w:t>
      </w:r>
      <w:r>
        <w:rPr>
          <w:color w:val="0000FF"/>
        </w:rPr>
        <w:t xml:space="preserve"> </w:t>
      </w:r>
      <w:r>
        <w:rPr>
          <w:color w:val="FF0000"/>
        </w:rPr>
        <w:t>authenticationMode</w:t>
      </w:r>
      <w:r>
        <w:rPr>
          <w:color w:val="0000FF"/>
        </w:rPr>
        <w:t>=</w:t>
      </w:r>
      <w:r>
        <w:t>"</w:t>
      </w:r>
      <w:r>
        <w:rPr>
          <w:color w:val="0000FF"/>
        </w:rPr>
        <w:t>IssuedTokenOverTransport</w:t>
      </w:r>
      <w:r>
        <w:t>"</w:t>
      </w:r>
      <w:r>
        <w:rPr>
          <w:color w:val="0000FF"/>
        </w:rPr>
        <w:t>&gt;</w:t>
      </w:r>
    </w:p>
    <w:p w14:paraId="510F60A2" w14:textId="77777777" w:rsidR="006F7646" w:rsidRDefault="006F7646" w:rsidP="00F909B2">
      <w:pPr>
        <w:pStyle w:val="CodeBlock"/>
      </w:pPr>
      <w:r>
        <w:rPr>
          <w:color w:val="0000FF"/>
        </w:rPr>
        <w:t xml:space="preserve">                        &lt;</w:t>
      </w:r>
      <w:r>
        <w:t>issuedTokenParameters</w:t>
      </w:r>
      <w:r>
        <w:rPr>
          <w:color w:val="0000FF"/>
        </w:rPr>
        <w:t xml:space="preserve"> </w:t>
      </w:r>
      <w:r>
        <w:rPr>
          <w:color w:val="FF0000"/>
        </w:rPr>
        <w:t>keyType</w:t>
      </w:r>
      <w:r>
        <w:rPr>
          <w:color w:val="0000FF"/>
        </w:rPr>
        <w:t>=</w:t>
      </w:r>
      <w:r>
        <w:t>"</w:t>
      </w:r>
      <w:r>
        <w:rPr>
          <w:color w:val="0000FF"/>
        </w:rPr>
        <w:t>BearerKey</w:t>
      </w:r>
      <w:r>
        <w:t>"</w:t>
      </w:r>
      <w:r>
        <w:rPr>
          <w:color w:val="0000FF"/>
        </w:rPr>
        <w:t xml:space="preserve"> </w:t>
      </w:r>
      <w:r>
        <w:rPr>
          <w:color w:val="FF0000"/>
        </w:rPr>
        <w:t>tokenType</w:t>
      </w:r>
      <w:r>
        <w:rPr>
          <w:color w:val="0000FF"/>
        </w:rPr>
        <w:t>=</w:t>
      </w:r>
      <w:r>
        <w:t>"</w:t>
      </w:r>
      <w:r>
        <w:rPr>
          <w:color w:val="0000FF"/>
        </w:rPr>
        <w:t>http://docs.oasis-open.org/wss/oasis-wss-saml-token-profile-1.1#SAMLV1.1</w:t>
      </w:r>
      <w:r>
        <w:t>"</w:t>
      </w:r>
      <w:r>
        <w:rPr>
          <w:color w:val="0000FF"/>
        </w:rPr>
        <w:t>&gt;</w:t>
      </w:r>
    </w:p>
    <w:p w14:paraId="55FB1538" w14:textId="77777777" w:rsidR="006F7646" w:rsidRDefault="006F7646" w:rsidP="00F909B2">
      <w:pPr>
        <w:pStyle w:val="CodeBlock"/>
      </w:pPr>
      <w:r>
        <w:rPr>
          <w:color w:val="0000FF"/>
        </w:rPr>
        <w:t xml:space="preserve">                            &lt;</w:t>
      </w:r>
      <w:r>
        <w:t>claimTypeRequirements</w:t>
      </w:r>
      <w:r>
        <w:rPr>
          <w:color w:val="0000FF"/>
        </w:rPr>
        <w:t>&gt;</w:t>
      </w:r>
    </w:p>
    <w:p w14:paraId="1C69F48A"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http://schemas.xmlsoap.org/ws/2005/05/identity/claims/privatepersonalidentifier</w:t>
      </w:r>
      <w:r>
        <w:t>"</w:t>
      </w:r>
      <w:r>
        <w:rPr>
          <w:color w:val="0000FF"/>
        </w:rPr>
        <w:t xml:space="preserve"> </w:t>
      </w:r>
      <w:r>
        <w:rPr>
          <w:color w:val="FF0000"/>
        </w:rPr>
        <w:t>isOptional</w:t>
      </w:r>
      <w:r>
        <w:rPr>
          <w:color w:val="0000FF"/>
        </w:rPr>
        <w:t>=</w:t>
      </w:r>
      <w:r>
        <w:t>"</w:t>
      </w:r>
      <w:r>
        <w:rPr>
          <w:color w:val="0000FF"/>
        </w:rPr>
        <w:t>false</w:t>
      </w:r>
      <w:r>
        <w:t>"</w:t>
      </w:r>
      <w:r>
        <w:rPr>
          <w:color w:val="0000FF"/>
        </w:rPr>
        <w:t>/&gt;</w:t>
      </w:r>
    </w:p>
    <w:p w14:paraId="27D71AE4"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http://schemas.xmlsoap.org/ws/2005/05/identity/claims/name</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022F5E9F"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http://ip.vm.gov.lv/ws/2011/11/identity/claims/PatientType</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6E4D994E"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http://ip.vm.gov.lv/ws/2011/11/identity/claims/Delegations</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31FF313C" w14:textId="77777777" w:rsidR="006F7646" w:rsidRDefault="006F7646" w:rsidP="00F909B2">
      <w:pPr>
        <w:pStyle w:val="CodeBlock"/>
      </w:pPr>
      <w:r>
        <w:rPr>
          <w:color w:val="0000FF"/>
        </w:rPr>
        <w:t xml:space="preserve">                            &lt;/</w:t>
      </w:r>
      <w:r>
        <w:t>claimTypeRequirements</w:t>
      </w:r>
      <w:r>
        <w:rPr>
          <w:color w:val="0000FF"/>
        </w:rPr>
        <w:t>&gt;</w:t>
      </w:r>
    </w:p>
    <w:p w14:paraId="2610AAEF" w14:textId="77777777" w:rsidR="006F7646" w:rsidRDefault="006F7646" w:rsidP="00F909B2">
      <w:pPr>
        <w:pStyle w:val="CodeBlock"/>
      </w:pPr>
      <w:r>
        <w:rPr>
          <w:color w:val="0000FF"/>
        </w:rPr>
        <w:t xml:space="preserve">                            &lt;</w:t>
      </w:r>
      <w:r>
        <w:t>issuer</w:t>
      </w:r>
      <w:r>
        <w:rPr>
          <w:color w:val="0000FF"/>
        </w:rPr>
        <w:t xml:space="preserve"> </w:t>
      </w:r>
      <w:r>
        <w:rPr>
          <w:color w:val="FF0000"/>
        </w:rPr>
        <w:t>address</w:t>
      </w:r>
      <w:r>
        <w:rPr>
          <w:color w:val="0000FF"/>
        </w:rPr>
        <w:t>=</w:t>
      </w:r>
      <w:r>
        <w:t>"</w:t>
      </w:r>
      <w:r>
        <w:rPr>
          <w:color w:val="0000FF"/>
        </w:rPr>
        <w:t>https://eves.abcsoftware.lv:435/EVES.IP/STS/STS/Issue.svc/trust/13/certificatemixed</w:t>
      </w:r>
      <w:r>
        <w:t>"</w:t>
      </w:r>
      <w:r>
        <w:rPr>
          <w:color w:val="0000FF"/>
        </w:rPr>
        <w:t xml:space="preserve"> </w:t>
      </w:r>
      <w:r>
        <w:rPr>
          <w:color w:val="FF0000"/>
        </w:rPr>
        <w:t>binding</w:t>
      </w:r>
      <w:r>
        <w:rPr>
          <w:color w:val="0000FF"/>
        </w:rPr>
        <w:t>=</w:t>
      </w:r>
      <w:r>
        <w:t>"</w:t>
      </w:r>
      <w:r>
        <w:rPr>
          <w:color w:val="0000FF"/>
        </w:rPr>
        <w:t>ws2007HttpBinding</w:t>
      </w:r>
      <w:r>
        <w:t>"</w:t>
      </w:r>
      <w:r>
        <w:rPr>
          <w:color w:val="0000FF"/>
        </w:rPr>
        <w:t xml:space="preserve"> </w:t>
      </w:r>
      <w:r>
        <w:rPr>
          <w:color w:val="FF0000"/>
        </w:rPr>
        <w:t>bindingConfiguration</w:t>
      </w:r>
      <w:r>
        <w:rPr>
          <w:color w:val="0000FF"/>
        </w:rPr>
        <w:t>=</w:t>
      </w:r>
      <w:r>
        <w:t>"</w:t>
      </w:r>
      <w:r>
        <w:rPr>
          <w:color w:val="0000FF"/>
        </w:rPr>
        <w:t>UserNamed</w:t>
      </w:r>
      <w:r>
        <w:t>"</w:t>
      </w:r>
      <w:r>
        <w:rPr>
          <w:color w:val="0000FF"/>
        </w:rPr>
        <w:t>/&gt;</w:t>
      </w:r>
    </w:p>
    <w:p w14:paraId="687A4805" w14:textId="77777777" w:rsidR="006F7646" w:rsidRDefault="006F7646" w:rsidP="00F909B2">
      <w:pPr>
        <w:pStyle w:val="CodeBlock"/>
      </w:pPr>
      <w:r>
        <w:rPr>
          <w:color w:val="0000FF"/>
        </w:rPr>
        <w:t xml:space="preserve">                        &lt;/</w:t>
      </w:r>
      <w:r>
        <w:t>issuedTokenParameters</w:t>
      </w:r>
      <w:r>
        <w:rPr>
          <w:color w:val="0000FF"/>
        </w:rPr>
        <w:t>&gt;</w:t>
      </w:r>
    </w:p>
    <w:p w14:paraId="3629E6AC" w14:textId="77777777" w:rsidR="006F7646" w:rsidRDefault="006F7646" w:rsidP="00F909B2">
      <w:pPr>
        <w:pStyle w:val="CodeBlock"/>
      </w:pPr>
      <w:r>
        <w:rPr>
          <w:color w:val="0000FF"/>
        </w:rPr>
        <w:t xml:space="preserve">                        &lt;</w:t>
      </w:r>
      <w:r>
        <w:t>secureConversationBootstrap</w:t>
      </w:r>
      <w:r>
        <w:rPr>
          <w:color w:val="0000FF"/>
        </w:rPr>
        <w:t>/&gt;</w:t>
      </w:r>
    </w:p>
    <w:p w14:paraId="00831BD2" w14:textId="77777777" w:rsidR="006F7646" w:rsidRDefault="006F7646" w:rsidP="00F909B2">
      <w:pPr>
        <w:pStyle w:val="CodeBlock"/>
      </w:pPr>
      <w:r>
        <w:rPr>
          <w:color w:val="0000FF"/>
        </w:rPr>
        <w:t xml:space="preserve">                    &lt;/</w:t>
      </w:r>
      <w:r>
        <w:t>security</w:t>
      </w:r>
      <w:r>
        <w:rPr>
          <w:color w:val="0000FF"/>
        </w:rPr>
        <w:t>&gt;</w:t>
      </w:r>
    </w:p>
    <w:p w14:paraId="40CEF7C5" w14:textId="77777777" w:rsidR="006F7646" w:rsidRDefault="006F7646" w:rsidP="00F909B2">
      <w:pPr>
        <w:pStyle w:val="CodeBlock"/>
      </w:pPr>
      <w:r>
        <w:rPr>
          <w:color w:val="0000FF"/>
        </w:rPr>
        <w:t xml:space="preserve">                    &lt;</w:t>
      </w:r>
      <w:r>
        <w:t>textMessageEncoding</w:t>
      </w:r>
      <w:r>
        <w:rPr>
          <w:color w:val="0000FF"/>
        </w:rPr>
        <w:t>/&gt;</w:t>
      </w:r>
    </w:p>
    <w:p w14:paraId="5F04080C" w14:textId="77777777" w:rsidR="006F7646" w:rsidRDefault="006F7646" w:rsidP="00F909B2">
      <w:pPr>
        <w:pStyle w:val="CodeBlock"/>
      </w:pPr>
      <w:r>
        <w:rPr>
          <w:color w:val="0000FF"/>
        </w:rPr>
        <w:t xml:space="preserve">                    &lt;</w:t>
      </w:r>
      <w:r>
        <w:t>httpsTransport</w:t>
      </w:r>
      <w:r>
        <w:rPr>
          <w:color w:val="0000FF"/>
        </w:rPr>
        <w:t>/&gt;</w:t>
      </w:r>
    </w:p>
    <w:p w14:paraId="38B5A49A" w14:textId="77777777" w:rsidR="006F7646" w:rsidRDefault="006F7646" w:rsidP="00F909B2">
      <w:pPr>
        <w:pStyle w:val="CodeBlock"/>
      </w:pPr>
      <w:r>
        <w:rPr>
          <w:color w:val="0000FF"/>
        </w:rPr>
        <w:t xml:space="preserve">                &lt;/</w:t>
      </w:r>
      <w:r>
        <w:t>binding</w:t>
      </w:r>
      <w:r>
        <w:rPr>
          <w:color w:val="0000FF"/>
        </w:rPr>
        <w:t>&gt;</w:t>
      </w:r>
    </w:p>
    <w:p w14:paraId="2B788588"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HL7Service2</w:t>
      </w:r>
      <w:r>
        <w:t>"</w:t>
      </w:r>
      <w:r>
        <w:rPr>
          <w:color w:val="0000FF"/>
        </w:rPr>
        <w:t>&gt;</w:t>
      </w:r>
    </w:p>
    <w:p w14:paraId="49A7873A" w14:textId="77777777" w:rsidR="006F7646" w:rsidRDefault="006F7646" w:rsidP="00F909B2">
      <w:pPr>
        <w:pStyle w:val="CodeBlock"/>
      </w:pPr>
      <w:r>
        <w:rPr>
          <w:color w:val="0000FF"/>
        </w:rPr>
        <w:t xml:space="preserve">                    &lt;</w:t>
      </w:r>
      <w:r>
        <w:t>security</w:t>
      </w:r>
      <w:r>
        <w:rPr>
          <w:color w:val="0000FF"/>
        </w:rPr>
        <w:t xml:space="preserve"> </w:t>
      </w:r>
      <w:r>
        <w:rPr>
          <w:color w:val="FF0000"/>
        </w:rPr>
        <w:t>defaultAlgorithmSuite</w:t>
      </w:r>
      <w:r>
        <w:rPr>
          <w:color w:val="0000FF"/>
        </w:rPr>
        <w:t>=</w:t>
      </w:r>
      <w:r>
        <w:t>"</w:t>
      </w:r>
      <w:r>
        <w:rPr>
          <w:color w:val="0000FF"/>
        </w:rPr>
        <w:t>Default</w:t>
      </w:r>
      <w:r>
        <w:t>"</w:t>
      </w:r>
      <w:r>
        <w:rPr>
          <w:color w:val="0000FF"/>
        </w:rPr>
        <w:t xml:space="preserve"> </w:t>
      </w:r>
      <w:r>
        <w:rPr>
          <w:color w:val="FF0000"/>
        </w:rPr>
        <w:t>authenticationMode</w:t>
      </w:r>
      <w:r>
        <w:rPr>
          <w:color w:val="0000FF"/>
        </w:rPr>
        <w:t>=</w:t>
      </w:r>
      <w:r>
        <w:t>"</w:t>
      </w:r>
      <w:r>
        <w:rPr>
          <w:color w:val="0000FF"/>
        </w:rPr>
        <w:t>IssuedTokenOverTransport</w:t>
      </w:r>
      <w:r>
        <w:t>"</w:t>
      </w:r>
      <w:r>
        <w:rPr>
          <w:color w:val="0000FF"/>
        </w:rPr>
        <w:t>&gt;</w:t>
      </w:r>
    </w:p>
    <w:p w14:paraId="3AFB8739" w14:textId="77777777" w:rsidR="006F7646" w:rsidRDefault="006F7646" w:rsidP="00F909B2">
      <w:pPr>
        <w:pStyle w:val="CodeBlock"/>
      </w:pPr>
      <w:r>
        <w:rPr>
          <w:color w:val="0000FF"/>
        </w:rPr>
        <w:t xml:space="preserve">                        &lt;</w:t>
      </w:r>
      <w:r>
        <w:t>issuedTokenParameters</w:t>
      </w:r>
      <w:r>
        <w:rPr>
          <w:color w:val="0000FF"/>
        </w:rPr>
        <w:t xml:space="preserve"> </w:t>
      </w:r>
      <w:r>
        <w:rPr>
          <w:color w:val="FF0000"/>
        </w:rPr>
        <w:t>keyType</w:t>
      </w:r>
      <w:r>
        <w:rPr>
          <w:color w:val="0000FF"/>
        </w:rPr>
        <w:t>=</w:t>
      </w:r>
      <w:r>
        <w:t>"</w:t>
      </w:r>
      <w:r>
        <w:rPr>
          <w:color w:val="0000FF"/>
        </w:rPr>
        <w:t>BearerKey</w:t>
      </w:r>
      <w:r>
        <w:t>"</w:t>
      </w:r>
      <w:r>
        <w:rPr>
          <w:color w:val="0000FF"/>
        </w:rPr>
        <w:t xml:space="preserve"> </w:t>
      </w:r>
      <w:r>
        <w:rPr>
          <w:color w:val="FF0000"/>
        </w:rPr>
        <w:t>tokenType</w:t>
      </w:r>
      <w:r>
        <w:rPr>
          <w:color w:val="0000FF"/>
        </w:rPr>
        <w:t>=</w:t>
      </w:r>
      <w:r>
        <w:t>"</w:t>
      </w:r>
      <w:r>
        <w:rPr>
          <w:color w:val="0000FF"/>
        </w:rPr>
        <w:t>http://docs.oasis-open.org/wss/oasis-wss-saml-token-profile-1.1#SAMLV1.1</w:t>
      </w:r>
      <w:r>
        <w:t>"</w:t>
      </w:r>
      <w:r>
        <w:rPr>
          <w:color w:val="0000FF"/>
        </w:rPr>
        <w:t>&gt;</w:t>
      </w:r>
    </w:p>
    <w:p w14:paraId="5E7F76AA" w14:textId="77777777" w:rsidR="006F7646" w:rsidRDefault="006F7646" w:rsidP="00F909B2">
      <w:pPr>
        <w:pStyle w:val="CodeBlock"/>
      </w:pPr>
      <w:r>
        <w:rPr>
          <w:color w:val="0000FF"/>
        </w:rPr>
        <w:t xml:space="preserve">                            &lt;</w:t>
      </w:r>
      <w:r>
        <w:t>claimTypeRequirements</w:t>
      </w:r>
      <w:r>
        <w:rPr>
          <w:color w:val="0000FF"/>
        </w:rPr>
        <w:t>&gt;</w:t>
      </w:r>
    </w:p>
    <w:p w14:paraId="5AF8333E"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http://schemas.xmlsoap.org/ws/2005/05/identity/claims/privatepersonalidentifier</w:t>
      </w:r>
      <w:r>
        <w:t>"</w:t>
      </w:r>
      <w:r>
        <w:rPr>
          <w:color w:val="0000FF"/>
        </w:rPr>
        <w:t xml:space="preserve"> </w:t>
      </w:r>
      <w:r>
        <w:rPr>
          <w:color w:val="FF0000"/>
        </w:rPr>
        <w:t>isOptional</w:t>
      </w:r>
      <w:r>
        <w:rPr>
          <w:color w:val="0000FF"/>
        </w:rPr>
        <w:t>=</w:t>
      </w:r>
      <w:r>
        <w:t>"</w:t>
      </w:r>
      <w:r>
        <w:rPr>
          <w:color w:val="0000FF"/>
        </w:rPr>
        <w:t>false</w:t>
      </w:r>
      <w:r>
        <w:t>"</w:t>
      </w:r>
      <w:r>
        <w:rPr>
          <w:color w:val="0000FF"/>
        </w:rPr>
        <w:t>/&gt;</w:t>
      </w:r>
    </w:p>
    <w:p w14:paraId="7ED2C968"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http://schemas.xmlsoap.org/ws/2005/05/identity/claims/name</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77858C98" w14:textId="77777777" w:rsidR="006F7646" w:rsidRDefault="006F7646" w:rsidP="00F909B2">
      <w:pPr>
        <w:pStyle w:val="CodeBlock"/>
      </w:pPr>
      <w:r>
        <w:rPr>
          <w:color w:val="0000FF"/>
        </w:rPr>
        <w:lastRenderedPageBreak/>
        <w:t xml:space="preserve">                                &lt;</w:t>
      </w:r>
      <w:r>
        <w:t>add</w:t>
      </w:r>
      <w:r>
        <w:rPr>
          <w:color w:val="0000FF"/>
        </w:rPr>
        <w:t xml:space="preserve"> </w:t>
      </w:r>
      <w:r>
        <w:rPr>
          <w:color w:val="FF0000"/>
        </w:rPr>
        <w:t>claimType</w:t>
      </w:r>
      <w:r>
        <w:rPr>
          <w:color w:val="0000FF"/>
        </w:rPr>
        <w:t>=</w:t>
      </w:r>
      <w:r>
        <w:t>"</w:t>
      </w:r>
      <w:r>
        <w:rPr>
          <w:color w:val="0000FF"/>
        </w:rPr>
        <w:t>http://schemas.xmlsoap.org/ws/2005/05/identity/claims/sid</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596FA01F"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http://schemas.xmlsoap.org/ws/2005/05/identity/claims/emailaddress</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2A5EBDAC"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http://www.oasis-open.org/RSA2004/attributes/USER_AUTHORITY</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0F9F455B" w14:textId="77777777" w:rsidR="006F7646" w:rsidRDefault="006F7646" w:rsidP="00F909B2">
      <w:pPr>
        <w:pStyle w:val="CodeBlock"/>
      </w:pPr>
      <w:r>
        <w:rPr>
          <w:color w:val="0000FF"/>
        </w:rPr>
        <w:t xml:space="preserve">                                &lt;</w:t>
      </w:r>
      <w:r>
        <w:t>add</w:t>
      </w:r>
      <w:r>
        <w:rPr>
          <w:color w:val="0000FF"/>
        </w:rPr>
        <w:t xml:space="preserve"> </w:t>
      </w:r>
      <w:r>
        <w:rPr>
          <w:color w:val="FF0000"/>
        </w:rPr>
        <w:t>claimType</w:t>
      </w:r>
      <w:r>
        <w:rPr>
          <w:color w:val="0000FF"/>
        </w:rPr>
        <w:t>=</w:t>
      </w:r>
      <w:r>
        <w:t>"</w:t>
      </w:r>
      <w:r>
        <w:rPr>
          <w:color w:val="0000FF"/>
        </w:rPr>
        <w:t>http://www.oasis-open.org/RSA2004/attributes/AUTHORITY</w:t>
      </w:r>
      <w:r>
        <w:t>"</w:t>
      </w:r>
      <w:r>
        <w:rPr>
          <w:color w:val="0000FF"/>
        </w:rPr>
        <w:t xml:space="preserve"> </w:t>
      </w:r>
      <w:r>
        <w:rPr>
          <w:color w:val="FF0000"/>
        </w:rPr>
        <w:t>isOptional</w:t>
      </w:r>
      <w:r>
        <w:rPr>
          <w:color w:val="0000FF"/>
        </w:rPr>
        <w:t>=</w:t>
      </w:r>
      <w:r>
        <w:t>"</w:t>
      </w:r>
      <w:r>
        <w:rPr>
          <w:color w:val="0000FF"/>
        </w:rPr>
        <w:t>true</w:t>
      </w:r>
      <w:r>
        <w:t>"</w:t>
      </w:r>
      <w:r>
        <w:rPr>
          <w:color w:val="0000FF"/>
        </w:rPr>
        <w:t>/&gt;</w:t>
      </w:r>
    </w:p>
    <w:p w14:paraId="6C346DAD" w14:textId="77777777" w:rsidR="006F7646" w:rsidRDefault="006F7646" w:rsidP="00F909B2">
      <w:pPr>
        <w:pStyle w:val="CodeBlock"/>
      </w:pPr>
      <w:r>
        <w:rPr>
          <w:color w:val="0000FF"/>
        </w:rPr>
        <w:t xml:space="preserve">                            &lt;/</w:t>
      </w:r>
      <w:r>
        <w:t>claimTypeRequirements</w:t>
      </w:r>
      <w:r>
        <w:rPr>
          <w:color w:val="0000FF"/>
        </w:rPr>
        <w:t>&gt;</w:t>
      </w:r>
    </w:p>
    <w:p w14:paraId="326079D6" w14:textId="77777777" w:rsidR="006F7646" w:rsidRDefault="006F7646" w:rsidP="00F909B2">
      <w:pPr>
        <w:pStyle w:val="CodeBlock"/>
      </w:pPr>
      <w:r>
        <w:rPr>
          <w:color w:val="0000FF"/>
        </w:rPr>
        <w:t xml:space="preserve">                            &lt;</w:t>
      </w:r>
      <w:r>
        <w:t>issuer</w:t>
      </w:r>
      <w:r>
        <w:rPr>
          <w:color w:val="0000FF"/>
        </w:rPr>
        <w:t xml:space="preserve"> </w:t>
      </w:r>
      <w:r>
        <w:rPr>
          <w:color w:val="FF0000"/>
        </w:rPr>
        <w:t>address</w:t>
      </w:r>
      <w:r>
        <w:rPr>
          <w:color w:val="0000FF"/>
        </w:rPr>
        <w:t>=</w:t>
      </w:r>
      <w:r>
        <w:t>"</w:t>
      </w:r>
      <w:r>
        <w:rPr>
          <w:color w:val="0000FF"/>
        </w:rPr>
        <w:t>https://eves.abcsoftware.lv:435/EVES.IP/STS/STS/Issue.svc/trust/13/certificatemixed</w:t>
      </w:r>
      <w:r>
        <w:t>"</w:t>
      </w:r>
      <w:r>
        <w:rPr>
          <w:color w:val="0000FF"/>
        </w:rPr>
        <w:t xml:space="preserve"> </w:t>
      </w:r>
      <w:r>
        <w:rPr>
          <w:color w:val="FF0000"/>
        </w:rPr>
        <w:t>binding</w:t>
      </w:r>
      <w:r>
        <w:rPr>
          <w:color w:val="0000FF"/>
        </w:rPr>
        <w:t>=</w:t>
      </w:r>
      <w:r>
        <w:t>"</w:t>
      </w:r>
      <w:r>
        <w:rPr>
          <w:color w:val="0000FF"/>
        </w:rPr>
        <w:t>ws2007HttpBinding</w:t>
      </w:r>
      <w:r>
        <w:t>"</w:t>
      </w:r>
      <w:r>
        <w:rPr>
          <w:color w:val="0000FF"/>
        </w:rPr>
        <w:t xml:space="preserve"> </w:t>
      </w:r>
      <w:r>
        <w:rPr>
          <w:color w:val="FF0000"/>
        </w:rPr>
        <w:t>bindingConfiguration</w:t>
      </w:r>
      <w:r>
        <w:rPr>
          <w:color w:val="0000FF"/>
        </w:rPr>
        <w:t>=</w:t>
      </w:r>
      <w:r>
        <w:t>"</w:t>
      </w:r>
      <w:r>
        <w:rPr>
          <w:color w:val="0000FF"/>
        </w:rPr>
        <w:t>certificateMixed</w:t>
      </w:r>
      <w:r>
        <w:t>"</w:t>
      </w:r>
      <w:r>
        <w:rPr>
          <w:color w:val="0000FF"/>
        </w:rPr>
        <w:t>/&gt;</w:t>
      </w:r>
    </w:p>
    <w:p w14:paraId="3A2EE77A" w14:textId="77777777" w:rsidR="006F7646" w:rsidRDefault="006F7646" w:rsidP="00F909B2">
      <w:pPr>
        <w:pStyle w:val="CodeBlock"/>
      </w:pPr>
      <w:r>
        <w:rPr>
          <w:color w:val="0000FF"/>
        </w:rPr>
        <w:t xml:space="preserve">                        &lt;/</w:t>
      </w:r>
      <w:r>
        <w:t>issuedTokenParameters</w:t>
      </w:r>
      <w:r>
        <w:rPr>
          <w:color w:val="0000FF"/>
        </w:rPr>
        <w:t>&gt;</w:t>
      </w:r>
    </w:p>
    <w:p w14:paraId="3472F9E7" w14:textId="77777777" w:rsidR="006F7646" w:rsidRDefault="006F7646" w:rsidP="00F909B2">
      <w:pPr>
        <w:pStyle w:val="CodeBlock"/>
      </w:pPr>
      <w:r>
        <w:rPr>
          <w:color w:val="0000FF"/>
        </w:rPr>
        <w:t xml:space="preserve">                        &lt;</w:t>
      </w:r>
      <w:r>
        <w:t>secureConversationBootstrap</w:t>
      </w:r>
      <w:r>
        <w:rPr>
          <w:color w:val="0000FF"/>
        </w:rPr>
        <w:t>/&gt;</w:t>
      </w:r>
    </w:p>
    <w:p w14:paraId="39E9F0CE" w14:textId="77777777" w:rsidR="006F7646" w:rsidRDefault="006F7646" w:rsidP="00F909B2">
      <w:pPr>
        <w:pStyle w:val="CodeBlock"/>
      </w:pPr>
      <w:r>
        <w:rPr>
          <w:color w:val="0000FF"/>
        </w:rPr>
        <w:t xml:space="preserve">                    &lt;/</w:t>
      </w:r>
      <w:r>
        <w:t>security</w:t>
      </w:r>
      <w:r>
        <w:rPr>
          <w:color w:val="0000FF"/>
        </w:rPr>
        <w:t>&gt;</w:t>
      </w:r>
    </w:p>
    <w:p w14:paraId="5EC7D92A" w14:textId="77777777" w:rsidR="006F7646" w:rsidRDefault="006F7646" w:rsidP="00F909B2">
      <w:pPr>
        <w:pStyle w:val="CodeBlock"/>
      </w:pPr>
      <w:r>
        <w:rPr>
          <w:color w:val="0000FF"/>
        </w:rPr>
        <w:t xml:space="preserve">                    &lt;</w:t>
      </w:r>
      <w:r>
        <w:t>textMessageEncoding</w:t>
      </w:r>
      <w:r>
        <w:rPr>
          <w:color w:val="0000FF"/>
        </w:rPr>
        <w:t>/&gt;</w:t>
      </w:r>
    </w:p>
    <w:p w14:paraId="33E3014A" w14:textId="77777777" w:rsidR="006F7646" w:rsidRDefault="006F7646" w:rsidP="00F909B2">
      <w:pPr>
        <w:pStyle w:val="CodeBlock"/>
      </w:pPr>
      <w:r>
        <w:rPr>
          <w:color w:val="0000FF"/>
        </w:rPr>
        <w:t xml:space="preserve">                    &lt;</w:t>
      </w:r>
      <w:r>
        <w:t>httpsTransport</w:t>
      </w:r>
      <w:r>
        <w:rPr>
          <w:color w:val="0000FF"/>
        </w:rPr>
        <w:t>/&gt;</w:t>
      </w:r>
    </w:p>
    <w:p w14:paraId="26B55657" w14:textId="77777777" w:rsidR="006F7646" w:rsidRDefault="006F7646" w:rsidP="00F909B2">
      <w:pPr>
        <w:pStyle w:val="CodeBlock"/>
      </w:pPr>
      <w:r>
        <w:rPr>
          <w:color w:val="0000FF"/>
        </w:rPr>
        <w:t xml:space="preserve">                &lt;/</w:t>
      </w:r>
      <w:r>
        <w:t>binding</w:t>
      </w:r>
      <w:r>
        <w:rPr>
          <w:color w:val="0000FF"/>
        </w:rPr>
        <w:t>&gt;</w:t>
      </w:r>
    </w:p>
    <w:p w14:paraId="15BE1502" w14:textId="77777777" w:rsidR="006F7646" w:rsidRDefault="006F7646" w:rsidP="00F909B2">
      <w:pPr>
        <w:pStyle w:val="CodeBlock"/>
      </w:pPr>
      <w:r>
        <w:rPr>
          <w:color w:val="0000FF"/>
        </w:rPr>
        <w:t xml:space="preserve">            &lt;/</w:t>
      </w:r>
      <w:r>
        <w:t>customBinding</w:t>
      </w:r>
      <w:r>
        <w:rPr>
          <w:color w:val="0000FF"/>
        </w:rPr>
        <w:t>&gt;</w:t>
      </w:r>
    </w:p>
    <w:p w14:paraId="3838B98E" w14:textId="77777777" w:rsidR="006F7646" w:rsidRDefault="006F7646" w:rsidP="00F909B2">
      <w:pPr>
        <w:pStyle w:val="CodeBlock"/>
      </w:pPr>
      <w:r>
        <w:rPr>
          <w:color w:val="0000FF"/>
        </w:rPr>
        <w:t xml:space="preserve">            &lt;</w:t>
      </w:r>
      <w:r>
        <w:t>ws2007HttpBinding</w:t>
      </w:r>
      <w:r>
        <w:rPr>
          <w:color w:val="0000FF"/>
        </w:rPr>
        <w:t>&gt;</w:t>
      </w:r>
    </w:p>
    <w:p w14:paraId="73334F87"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certificateMixed</w:t>
      </w:r>
      <w:r>
        <w:t>"</w:t>
      </w:r>
      <w:r>
        <w:rPr>
          <w:color w:val="0000FF"/>
        </w:rPr>
        <w:t>&gt;</w:t>
      </w:r>
    </w:p>
    <w:p w14:paraId="127EF12C" w14:textId="77777777" w:rsidR="006F7646" w:rsidRDefault="006F7646" w:rsidP="00F909B2">
      <w:pPr>
        <w:pStyle w:val="CodeBlock"/>
      </w:pPr>
      <w:r>
        <w:rPr>
          <w:color w:val="0000FF"/>
        </w:rPr>
        <w:t xml:space="preserve">                    &lt;</w:t>
      </w:r>
      <w:r>
        <w:t>security</w:t>
      </w:r>
      <w:r>
        <w:rPr>
          <w:color w:val="0000FF"/>
        </w:rPr>
        <w:t xml:space="preserve"> </w:t>
      </w:r>
      <w:r>
        <w:rPr>
          <w:color w:val="FF0000"/>
        </w:rPr>
        <w:t>mode</w:t>
      </w:r>
      <w:r>
        <w:rPr>
          <w:color w:val="0000FF"/>
        </w:rPr>
        <w:t>=</w:t>
      </w:r>
      <w:r>
        <w:t>"</w:t>
      </w:r>
      <w:r>
        <w:rPr>
          <w:color w:val="0000FF"/>
        </w:rPr>
        <w:t>TransportWithMessageCredential</w:t>
      </w:r>
      <w:r>
        <w:t>"</w:t>
      </w:r>
      <w:r>
        <w:rPr>
          <w:color w:val="0000FF"/>
        </w:rPr>
        <w:t>&gt;</w:t>
      </w:r>
    </w:p>
    <w:p w14:paraId="2AF6D3AB" w14:textId="77777777" w:rsidR="006F7646" w:rsidRDefault="006F7646" w:rsidP="00F909B2">
      <w:pPr>
        <w:pStyle w:val="CodeBlock"/>
      </w:pPr>
      <w:r>
        <w:rPr>
          <w:color w:val="0000FF"/>
        </w:rPr>
        <w:t xml:space="preserve">                        &lt;</w:t>
      </w:r>
      <w:r>
        <w:t>message</w:t>
      </w:r>
      <w:r>
        <w:rPr>
          <w:color w:val="0000FF"/>
        </w:rPr>
        <w:t xml:space="preserve"> </w:t>
      </w:r>
      <w:r>
        <w:rPr>
          <w:color w:val="FF0000"/>
        </w:rPr>
        <w:t>clientCredentialType</w:t>
      </w:r>
      <w:r>
        <w:rPr>
          <w:color w:val="0000FF"/>
        </w:rPr>
        <w:t>=</w:t>
      </w:r>
      <w:r>
        <w:t>"</w:t>
      </w:r>
      <w:r>
        <w:rPr>
          <w:color w:val="0000FF"/>
        </w:rPr>
        <w:t>Certificate</w:t>
      </w:r>
      <w:r>
        <w:t>"</w:t>
      </w:r>
      <w:r>
        <w:rPr>
          <w:color w:val="0000FF"/>
        </w:rPr>
        <w:t xml:space="preserve"> </w:t>
      </w:r>
      <w:r>
        <w:rPr>
          <w:color w:val="FF0000"/>
        </w:rPr>
        <w:t>establishSecurityContext</w:t>
      </w:r>
      <w:r>
        <w:rPr>
          <w:color w:val="0000FF"/>
        </w:rPr>
        <w:t>=</w:t>
      </w:r>
      <w:r>
        <w:t>"</w:t>
      </w:r>
      <w:r>
        <w:rPr>
          <w:color w:val="0000FF"/>
        </w:rPr>
        <w:t>false</w:t>
      </w:r>
      <w:r>
        <w:t>"</w:t>
      </w:r>
      <w:r>
        <w:rPr>
          <w:color w:val="0000FF"/>
        </w:rPr>
        <w:t>/&gt;</w:t>
      </w:r>
    </w:p>
    <w:p w14:paraId="5A2300D1" w14:textId="77777777" w:rsidR="006F7646" w:rsidRDefault="006F7646" w:rsidP="00F909B2">
      <w:pPr>
        <w:pStyle w:val="CodeBlock"/>
      </w:pPr>
      <w:r>
        <w:rPr>
          <w:color w:val="0000FF"/>
        </w:rPr>
        <w:t xml:space="preserve">                    &lt;/</w:t>
      </w:r>
      <w:r>
        <w:t>security</w:t>
      </w:r>
      <w:r>
        <w:rPr>
          <w:color w:val="0000FF"/>
        </w:rPr>
        <w:t>&gt;</w:t>
      </w:r>
    </w:p>
    <w:p w14:paraId="0BE32686" w14:textId="77777777" w:rsidR="006F7646" w:rsidRDefault="006F7646" w:rsidP="00F909B2">
      <w:pPr>
        <w:pStyle w:val="CodeBlock"/>
      </w:pPr>
      <w:r>
        <w:rPr>
          <w:color w:val="0000FF"/>
        </w:rPr>
        <w:t xml:space="preserve">                &lt;/</w:t>
      </w:r>
      <w:r>
        <w:t>binding</w:t>
      </w:r>
      <w:r>
        <w:rPr>
          <w:color w:val="0000FF"/>
        </w:rPr>
        <w:t>&gt;</w:t>
      </w:r>
    </w:p>
    <w:p w14:paraId="244998EE"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UserNamed</w:t>
      </w:r>
      <w:r>
        <w:t>"</w:t>
      </w:r>
      <w:r>
        <w:rPr>
          <w:color w:val="0000FF"/>
        </w:rPr>
        <w:t>&gt;</w:t>
      </w:r>
    </w:p>
    <w:p w14:paraId="367CA96B" w14:textId="77777777" w:rsidR="006F7646" w:rsidRDefault="006F7646" w:rsidP="00F909B2">
      <w:pPr>
        <w:pStyle w:val="CodeBlock"/>
      </w:pPr>
      <w:r>
        <w:rPr>
          <w:color w:val="0000FF"/>
        </w:rPr>
        <w:t xml:space="preserve">                    &lt;</w:t>
      </w:r>
      <w:r>
        <w:t>security</w:t>
      </w:r>
      <w:r>
        <w:rPr>
          <w:color w:val="0000FF"/>
        </w:rPr>
        <w:t xml:space="preserve"> </w:t>
      </w:r>
      <w:r>
        <w:rPr>
          <w:color w:val="FF0000"/>
        </w:rPr>
        <w:t>mode</w:t>
      </w:r>
      <w:r>
        <w:rPr>
          <w:color w:val="0000FF"/>
        </w:rPr>
        <w:t>=</w:t>
      </w:r>
      <w:r>
        <w:t>"</w:t>
      </w:r>
      <w:r>
        <w:rPr>
          <w:color w:val="0000FF"/>
        </w:rPr>
        <w:t>TransportWithMessageCredential</w:t>
      </w:r>
      <w:r>
        <w:t>"</w:t>
      </w:r>
      <w:r>
        <w:rPr>
          <w:color w:val="0000FF"/>
        </w:rPr>
        <w:t>&gt;</w:t>
      </w:r>
    </w:p>
    <w:p w14:paraId="677C483C" w14:textId="77777777" w:rsidR="006F7646" w:rsidRDefault="006F7646" w:rsidP="00F909B2">
      <w:pPr>
        <w:pStyle w:val="CodeBlock"/>
      </w:pPr>
      <w:r>
        <w:rPr>
          <w:color w:val="0000FF"/>
        </w:rPr>
        <w:t xml:space="preserve">                        &lt;</w:t>
      </w:r>
      <w:r>
        <w:t>message</w:t>
      </w:r>
      <w:r>
        <w:rPr>
          <w:color w:val="0000FF"/>
        </w:rPr>
        <w:t xml:space="preserve"> </w:t>
      </w:r>
      <w:r>
        <w:rPr>
          <w:color w:val="FF0000"/>
        </w:rPr>
        <w:t>clientCredentialType</w:t>
      </w:r>
      <w:r>
        <w:rPr>
          <w:color w:val="0000FF"/>
        </w:rPr>
        <w:t>=</w:t>
      </w:r>
      <w:r>
        <w:t>"</w:t>
      </w:r>
      <w:r>
        <w:rPr>
          <w:color w:val="0000FF"/>
        </w:rPr>
        <w:t>UserName</w:t>
      </w:r>
      <w:r>
        <w:t>"</w:t>
      </w:r>
      <w:r>
        <w:rPr>
          <w:color w:val="0000FF"/>
        </w:rPr>
        <w:t xml:space="preserve"> </w:t>
      </w:r>
      <w:r>
        <w:rPr>
          <w:color w:val="FF0000"/>
        </w:rPr>
        <w:t>establishSecurityContext</w:t>
      </w:r>
      <w:r>
        <w:rPr>
          <w:color w:val="0000FF"/>
        </w:rPr>
        <w:t>=</w:t>
      </w:r>
      <w:r>
        <w:t>"</w:t>
      </w:r>
      <w:r>
        <w:rPr>
          <w:color w:val="0000FF"/>
        </w:rPr>
        <w:t>false</w:t>
      </w:r>
      <w:r>
        <w:t>"</w:t>
      </w:r>
      <w:r>
        <w:rPr>
          <w:color w:val="0000FF"/>
        </w:rPr>
        <w:t>/&gt;</w:t>
      </w:r>
    </w:p>
    <w:p w14:paraId="25EC01E3" w14:textId="77777777" w:rsidR="006F7646" w:rsidRDefault="006F7646" w:rsidP="00F909B2">
      <w:pPr>
        <w:pStyle w:val="CodeBlock"/>
      </w:pPr>
      <w:r>
        <w:rPr>
          <w:color w:val="0000FF"/>
        </w:rPr>
        <w:t xml:space="preserve">                    &lt;/</w:t>
      </w:r>
      <w:r>
        <w:t>security</w:t>
      </w:r>
      <w:r>
        <w:rPr>
          <w:color w:val="0000FF"/>
        </w:rPr>
        <w:t>&gt;</w:t>
      </w:r>
    </w:p>
    <w:p w14:paraId="6A111E01" w14:textId="77777777" w:rsidR="006F7646" w:rsidRDefault="006F7646" w:rsidP="00F909B2">
      <w:pPr>
        <w:pStyle w:val="CodeBlock"/>
      </w:pPr>
      <w:r>
        <w:rPr>
          <w:color w:val="0000FF"/>
        </w:rPr>
        <w:t xml:space="preserve">                &lt;/</w:t>
      </w:r>
      <w:r>
        <w:t>binding</w:t>
      </w:r>
      <w:r>
        <w:rPr>
          <w:color w:val="0000FF"/>
        </w:rPr>
        <w:t>&gt;</w:t>
      </w:r>
    </w:p>
    <w:p w14:paraId="2DB90393" w14:textId="77777777" w:rsidR="006F7646" w:rsidRDefault="006F7646" w:rsidP="00F909B2">
      <w:pPr>
        <w:pStyle w:val="CodeBlock"/>
      </w:pPr>
      <w:r>
        <w:rPr>
          <w:color w:val="0000FF"/>
        </w:rPr>
        <w:t xml:space="preserve">            &lt;/</w:t>
      </w:r>
      <w:r>
        <w:t>ws2007HttpBinding</w:t>
      </w:r>
      <w:r>
        <w:rPr>
          <w:color w:val="0000FF"/>
        </w:rPr>
        <w:t>&gt;</w:t>
      </w:r>
    </w:p>
    <w:p w14:paraId="2DCAF7DE" w14:textId="77777777" w:rsidR="006F7646" w:rsidRDefault="006F7646" w:rsidP="00F909B2">
      <w:pPr>
        <w:pStyle w:val="CodeBlock"/>
      </w:pPr>
      <w:r>
        <w:rPr>
          <w:color w:val="0000FF"/>
        </w:rPr>
        <w:t xml:space="preserve">            &lt;</w:t>
      </w:r>
      <w:r>
        <w:t>wsHttpBinding</w:t>
      </w:r>
      <w:r>
        <w:rPr>
          <w:color w:val="0000FF"/>
        </w:rPr>
        <w:t>&gt;</w:t>
      </w:r>
    </w:p>
    <w:p w14:paraId="5E93D4D7" w14:textId="77777777" w:rsidR="006F7646" w:rsidRDefault="006F7646" w:rsidP="00F909B2">
      <w:pPr>
        <w:pStyle w:val="CodeBlock"/>
      </w:pPr>
      <w:r>
        <w:rPr>
          <w:color w:val="0000FF"/>
        </w:rPr>
        <w:t xml:space="preserve">                &lt;</w:t>
      </w:r>
      <w:r>
        <w:t>binding</w:t>
      </w:r>
      <w:r>
        <w:rPr>
          <w:color w:val="0000FF"/>
        </w:rPr>
        <w:t xml:space="preserve"> </w:t>
      </w:r>
      <w:r>
        <w:rPr>
          <w:color w:val="FF0000"/>
        </w:rPr>
        <w:t>name</w:t>
      </w:r>
      <w:r>
        <w:rPr>
          <w:color w:val="0000FF"/>
        </w:rPr>
        <w:t>=</w:t>
      </w:r>
      <w:r>
        <w:t>"</w:t>
      </w:r>
      <w:r>
        <w:rPr>
          <w:color w:val="0000FF"/>
        </w:rPr>
        <w:t>NonSecure</w:t>
      </w:r>
      <w:r>
        <w:t>"</w:t>
      </w:r>
      <w:r>
        <w:rPr>
          <w:color w:val="0000FF"/>
        </w:rPr>
        <w:t>&gt;</w:t>
      </w:r>
    </w:p>
    <w:p w14:paraId="68592A19" w14:textId="77777777" w:rsidR="006F7646" w:rsidRDefault="006F7646" w:rsidP="00F909B2">
      <w:pPr>
        <w:pStyle w:val="CodeBlock"/>
      </w:pPr>
      <w:r>
        <w:rPr>
          <w:color w:val="0000FF"/>
        </w:rPr>
        <w:t xml:space="preserve">                    &lt;</w:t>
      </w:r>
      <w:r>
        <w:t>security</w:t>
      </w:r>
      <w:r>
        <w:rPr>
          <w:color w:val="0000FF"/>
        </w:rPr>
        <w:t xml:space="preserve"> </w:t>
      </w:r>
      <w:r>
        <w:rPr>
          <w:color w:val="FF0000"/>
        </w:rPr>
        <w:t>mode</w:t>
      </w:r>
      <w:r>
        <w:rPr>
          <w:color w:val="0000FF"/>
        </w:rPr>
        <w:t>=</w:t>
      </w:r>
      <w:r>
        <w:t>"</w:t>
      </w:r>
      <w:r>
        <w:rPr>
          <w:color w:val="0000FF"/>
        </w:rPr>
        <w:t>None</w:t>
      </w:r>
      <w:r>
        <w:t>"</w:t>
      </w:r>
      <w:r>
        <w:rPr>
          <w:color w:val="0000FF"/>
        </w:rPr>
        <w:t xml:space="preserve"> /&gt;</w:t>
      </w:r>
    </w:p>
    <w:p w14:paraId="3FB0F3CC" w14:textId="77777777" w:rsidR="006F7646" w:rsidRDefault="006F7646" w:rsidP="00F909B2">
      <w:pPr>
        <w:pStyle w:val="CodeBlock"/>
      </w:pPr>
      <w:r>
        <w:rPr>
          <w:color w:val="0000FF"/>
        </w:rPr>
        <w:t xml:space="preserve">                &lt;/</w:t>
      </w:r>
      <w:r>
        <w:t>binding</w:t>
      </w:r>
      <w:r>
        <w:rPr>
          <w:color w:val="0000FF"/>
        </w:rPr>
        <w:t>&gt;</w:t>
      </w:r>
    </w:p>
    <w:p w14:paraId="0285B679" w14:textId="77777777" w:rsidR="006F7646" w:rsidRDefault="006F7646" w:rsidP="00F909B2">
      <w:pPr>
        <w:pStyle w:val="CodeBlock"/>
      </w:pPr>
      <w:r>
        <w:rPr>
          <w:color w:val="0000FF"/>
        </w:rPr>
        <w:t xml:space="preserve">            &lt;/</w:t>
      </w:r>
      <w:r>
        <w:t>wsHttpBinding</w:t>
      </w:r>
      <w:r>
        <w:rPr>
          <w:color w:val="0000FF"/>
        </w:rPr>
        <w:t>&gt;</w:t>
      </w:r>
    </w:p>
    <w:p w14:paraId="5EB5FFDF" w14:textId="77777777" w:rsidR="006F7646" w:rsidRDefault="006F7646" w:rsidP="00F909B2">
      <w:pPr>
        <w:pStyle w:val="CodeBlock"/>
      </w:pPr>
      <w:r>
        <w:rPr>
          <w:color w:val="0000FF"/>
        </w:rPr>
        <w:t xml:space="preserve">        &lt;/</w:t>
      </w:r>
      <w:r>
        <w:t>bindings</w:t>
      </w:r>
      <w:r>
        <w:rPr>
          <w:color w:val="0000FF"/>
        </w:rPr>
        <w:t>&gt;</w:t>
      </w:r>
    </w:p>
    <w:p w14:paraId="0725E589" w14:textId="77777777" w:rsidR="006F7646" w:rsidRDefault="006F7646" w:rsidP="00F909B2">
      <w:pPr>
        <w:pStyle w:val="CodeBlock"/>
      </w:pPr>
    </w:p>
    <w:p w14:paraId="53E362E1" w14:textId="77777777" w:rsidR="006F7646" w:rsidRDefault="006F7646" w:rsidP="00F909B2">
      <w:pPr>
        <w:pStyle w:val="CodeBlock"/>
      </w:pPr>
      <w:r>
        <w:rPr>
          <w:color w:val="0000FF"/>
        </w:rPr>
        <w:t xml:space="preserve">        &lt;</w:t>
      </w:r>
      <w:r>
        <w:t>client</w:t>
      </w:r>
      <w:r>
        <w:rPr>
          <w:color w:val="0000FF"/>
        </w:rPr>
        <w:t>&gt;</w:t>
      </w:r>
    </w:p>
    <w:p w14:paraId="35D9677C" w14:textId="22DDF50E" w:rsidR="006F7646" w:rsidRDefault="006F7646" w:rsidP="00F909B2">
      <w:pPr>
        <w:pStyle w:val="CodeBlock"/>
      </w:pPr>
      <w:r>
        <w:rPr>
          <w:color w:val="0000FF"/>
        </w:rPr>
        <w:t xml:space="preserve">            &lt;</w:t>
      </w:r>
      <w:r>
        <w:t>endpoint</w:t>
      </w:r>
      <w:r>
        <w:rPr>
          <w:color w:val="0000FF"/>
        </w:rPr>
        <w:t xml:space="preserve"> </w:t>
      </w:r>
      <w:r>
        <w:rPr>
          <w:color w:val="FF0000"/>
        </w:rPr>
        <w:t>address</w:t>
      </w:r>
      <w:r>
        <w:rPr>
          <w:color w:val="0000FF"/>
        </w:rPr>
        <w:t>=</w:t>
      </w:r>
      <w:r>
        <w:t>"</w:t>
      </w:r>
      <w:r>
        <w:rPr>
          <w:color w:val="0000FF"/>
        </w:rPr>
        <w:t>https://eves.abcsoftware.lv:435/EVES.IP/STS/STS/Issue.svc/trust/13/certificatemixed</w:t>
      </w:r>
      <w:r>
        <w:t>"</w:t>
      </w:r>
      <w:r>
        <w:rPr>
          <w:color w:val="0000FF"/>
        </w:rPr>
        <w:t xml:space="preserve"> </w:t>
      </w:r>
      <w:r>
        <w:rPr>
          <w:color w:val="FF0000"/>
        </w:rPr>
        <w:t>behaviorConfiguration</w:t>
      </w:r>
      <w:r>
        <w:rPr>
          <w:color w:val="0000FF"/>
        </w:rPr>
        <w:t>=</w:t>
      </w:r>
      <w:r>
        <w:t>"</w:t>
      </w:r>
      <w:r>
        <w:rPr>
          <w:color w:val="0000FF"/>
        </w:rPr>
        <w:t>certificate</w:t>
      </w:r>
      <w:r>
        <w:t>"</w:t>
      </w:r>
      <w:r>
        <w:rPr>
          <w:color w:val="0000FF"/>
        </w:rPr>
        <w:t xml:space="preserve"> </w:t>
      </w:r>
      <w:r>
        <w:rPr>
          <w:color w:val="FF0000"/>
        </w:rPr>
        <w:t>binding</w:t>
      </w:r>
      <w:r>
        <w:rPr>
          <w:color w:val="0000FF"/>
        </w:rPr>
        <w:t>=</w:t>
      </w:r>
      <w:r>
        <w:t>"</w:t>
      </w:r>
      <w:r>
        <w:rPr>
          <w:color w:val="0000FF"/>
        </w:rPr>
        <w:t>ws2007HttpBinding</w:t>
      </w:r>
      <w:r>
        <w:t>"</w:t>
      </w:r>
      <w:r>
        <w:rPr>
          <w:color w:val="0000FF"/>
        </w:rPr>
        <w:t xml:space="preserve"> </w:t>
      </w:r>
      <w:r>
        <w:rPr>
          <w:color w:val="FF0000"/>
        </w:rPr>
        <w:t>bindingConfiguration</w:t>
      </w:r>
      <w:r>
        <w:rPr>
          <w:color w:val="0000FF"/>
        </w:rPr>
        <w:t>=</w:t>
      </w:r>
      <w:r>
        <w:t>"</w:t>
      </w:r>
      <w:r>
        <w:rPr>
          <w:color w:val="0000FF"/>
        </w:rPr>
        <w:t>certificateMixed</w:t>
      </w:r>
      <w:r>
        <w:t>"</w:t>
      </w:r>
      <w:r>
        <w:rPr>
          <w:color w:val="0000FF"/>
        </w:rPr>
        <w:t xml:space="preserve"> </w:t>
      </w:r>
      <w:r>
        <w:rPr>
          <w:color w:val="FF0000"/>
        </w:rPr>
        <w:t>contract</w:t>
      </w:r>
      <w:r>
        <w:rPr>
          <w:color w:val="0000FF"/>
        </w:rPr>
        <w:t>=</w:t>
      </w:r>
      <w:r>
        <w:t>"</w:t>
      </w:r>
      <w:r>
        <w:rPr>
          <w:color w:val="0000FF"/>
        </w:rPr>
        <w:t>Microsoft.IdentityModel.Protocols.WSTrust.IWSTrustChannelContract</w:t>
      </w:r>
      <w:r>
        <w:t>"</w:t>
      </w:r>
      <w:r>
        <w:rPr>
          <w:color w:val="0000FF"/>
        </w:rPr>
        <w:t xml:space="preserve"> </w:t>
      </w:r>
      <w:r>
        <w:rPr>
          <w:color w:val="FF0000"/>
        </w:rPr>
        <w:t>name</w:t>
      </w:r>
      <w:r>
        <w:rPr>
          <w:color w:val="0000FF"/>
        </w:rPr>
        <w:t>=</w:t>
      </w:r>
      <w:r>
        <w:t>"</w:t>
      </w:r>
      <w:r>
        <w:rPr>
          <w:color w:val="0000FF"/>
        </w:rPr>
        <w:t>EVES.IP.STS</w:t>
      </w:r>
      <w:r>
        <w:t>"</w:t>
      </w:r>
      <w:r>
        <w:rPr>
          <w:color w:val="0000FF"/>
        </w:rPr>
        <w:t xml:space="preserve">/&gt;        </w:t>
      </w:r>
    </w:p>
    <w:p w14:paraId="7063DE01" w14:textId="77777777" w:rsidR="006F7646" w:rsidRDefault="006F7646" w:rsidP="00F909B2">
      <w:pPr>
        <w:pStyle w:val="CodeBlock"/>
      </w:pPr>
      <w:r>
        <w:rPr>
          <w:color w:val="0000FF"/>
        </w:rPr>
        <w:t xml:space="preserve">            &lt;</w:t>
      </w:r>
      <w:r>
        <w:t>endpoint</w:t>
      </w:r>
      <w:r>
        <w:rPr>
          <w:color w:val="0000FF"/>
        </w:rPr>
        <w:t xml:space="preserve"> </w:t>
      </w:r>
      <w:r>
        <w:rPr>
          <w:color w:val="FF0000"/>
        </w:rPr>
        <w:t>address</w:t>
      </w:r>
      <w:r>
        <w:rPr>
          <w:color w:val="0000FF"/>
        </w:rPr>
        <w:t>=</w:t>
      </w:r>
      <w:r>
        <w:t>"</w:t>
      </w:r>
      <w:r>
        <w:rPr>
          <w:color w:val="0000FF"/>
        </w:rPr>
        <w:t>https://osb-test.abcsoftware.lv:8012/eves/GetAsyncHL7Service</w:t>
      </w:r>
      <w:r>
        <w:t>"</w:t>
      </w:r>
    </w:p>
    <w:p w14:paraId="4248C406" w14:textId="77777777" w:rsidR="006F7646" w:rsidRDefault="006F7646" w:rsidP="00F909B2">
      <w:pPr>
        <w:pStyle w:val="CodeBlock"/>
      </w:pPr>
      <w:r>
        <w:rPr>
          <w:color w:val="0000FF"/>
        </w:rPr>
        <w:t xml:space="preserve">                </w:t>
      </w:r>
      <w:r>
        <w:rPr>
          <w:color w:val="FF0000"/>
        </w:rPr>
        <w:t>binding</w:t>
      </w:r>
      <w:r>
        <w:rPr>
          <w:color w:val="0000FF"/>
        </w:rPr>
        <w:t>=</w:t>
      </w:r>
      <w:r>
        <w:t>"</w:t>
      </w:r>
      <w:r>
        <w:rPr>
          <w:color w:val="0000FF"/>
        </w:rPr>
        <w:t>customBinding</w:t>
      </w:r>
      <w:r>
        <w:t>"</w:t>
      </w:r>
      <w:r>
        <w:rPr>
          <w:color w:val="0000FF"/>
        </w:rPr>
        <w:t xml:space="preserve"> </w:t>
      </w:r>
      <w:r>
        <w:rPr>
          <w:color w:val="FF0000"/>
        </w:rPr>
        <w:t>bindingConfiguration</w:t>
      </w:r>
      <w:r>
        <w:rPr>
          <w:color w:val="0000FF"/>
        </w:rPr>
        <w:t>=</w:t>
      </w:r>
      <w:r>
        <w:t>"</w:t>
      </w:r>
      <w:r>
        <w:rPr>
          <w:color w:val="0000FF"/>
        </w:rPr>
        <w:t>HL7Service2</w:t>
      </w:r>
      <w:r>
        <w:t>"</w:t>
      </w:r>
      <w:r>
        <w:rPr>
          <w:color w:val="0000FF"/>
        </w:rPr>
        <w:t xml:space="preserve"> </w:t>
      </w:r>
      <w:r>
        <w:rPr>
          <w:color w:val="FF0000"/>
        </w:rPr>
        <w:t>contract</w:t>
      </w:r>
      <w:r>
        <w:rPr>
          <w:color w:val="0000FF"/>
        </w:rPr>
        <w:t>=</w:t>
      </w:r>
      <w:r>
        <w:t>"</w:t>
      </w:r>
      <w:r>
        <w:rPr>
          <w:color w:val="0000FF"/>
        </w:rPr>
        <w:t>IHL7SyncContract2</w:t>
      </w:r>
      <w:r>
        <w:t>"</w:t>
      </w:r>
      <w:r>
        <w:rPr>
          <w:color w:val="0000FF"/>
        </w:rPr>
        <w:t xml:space="preserve"> </w:t>
      </w:r>
      <w:r>
        <w:rPr>
          <w:color w:val="FF0000"/>
        </w:rPr>
        <w:t>behaviorConfiguration</w:t>
      </w:r>
      <w:r>
        <w:rPr>
          <w:color w:val="0000FF"/>
        </w:rPr>
        <w:t>=</w:t>
      </w:r>
      <w:r>
        <w:t>"</w:t>
      </w:r>
      <w:r>
        <w:rPr>
          <w:color w:val="0000FF"/>
        </w:rPr>
        <w:t>certificateIPDataRouter</w:t>
      </w:r>
      <w:r>
        <w:t>"</w:t>
      </w:r>
    </w:p>
    <w:p w14:paraId="7C94F72A" w14:textId="77777777" w:rsidR="006F7646" w:rsidRDefault="006F7646" w:rsidP="00F909B2">
      <w:pPr>
        <w:pStyle w:val="CodeBlock"/>
      </w:pPr>
      <w:r>
        <w:rPr>
          <w:color w:val="0000FF"/>
        </w:rPr>
        <w:lastRenderedPageBreak/>
        <w:t xml:space="preserve">                </w:t>
      </w:r>
      <w:r>
        <w:rPr>
          <w:color w:val="FF0000"/>
        </w:rPr>
        <w:t>name</w:t>
      </w:r>
      <w:r>
        <w:rPr>
          <w:color w:val="0000FF"/>
        </w:rPr>
        <w:t>=</w:t>
      </w:r>
      <w:r>
        <w:t>"</w:t>
      </w:r>
      <w:r>
        <w:rPr>
          <w:color w:val="0000FF"/>
        </w:rPr>
        <w:t>GetResponse</w:t>
      </w:r>
      <w:r>
        <w:t>"</w:t>
      </w:r>
      <w:r>
        <w:rPr>
          <w:color w:val="0000FF"/>
        </w:rPr>
        <w:t xml:space="preserve"> /&gt;</w:t>
      </w:r>
    </w:p>
    <w:p w14:paraId="79DAF00E" w14:textId="77777777" w:rsidR="006F7646" w:rsidRDefault="006F7646" w:rsidP="00F909B2">
      <w:pPr>
        <w:pStyle w:val="CodeBlock"/>
      </w:pPr>
      <w:r>
        <w:rPr>
          <w:color w:val="0000FF"/>
        </w:rPr>
        <w:t xml:space="preserve">        &lt;/</w:t>
      </w:r>
      <w:r>
        <w:t>client</w:t>
      </w:r>
      <w:r>
        <w:rPr>
          <w:color w:val="0000FF"/>
        </w:rPr>
        <w:t>&gt;</w:t>
      </w:r>
    </w:p>
    <w:p w14:paraId="5F383535" w14:textId="77777777" w:rsidR="006F7646" w:rsidRDefault="006F7646" w:rsidP="00F909B2">
      <w:pPr>
        <w:pStyle w:val="CodeBlock"/>
      </w:pPr>
    </w:p>
    <w:p w14:paraId="0A5E104B" w14:textId="77777777" w:rsidR="006F7646" w:rsidRDefault="006F7646" w:rsidP="00F909B2">
      <w:pPr>
        <w:pStyle w:val="CodeBlock"/>
      </w:pPr>
      <w:r>
        <w:rPr>
          <w:color w:val="0000FF"/>
        </w:rPr>
        <w:t xml:space="preserve">        &lt;</w:t>
      </w:r>
      <w:r>
        <w:t>behaviors</w:t>
      </w:r>
      <w:r>
        <w:rPr>
          <w:color w:val="0000FF"/>
        </w:rPr>
        <w:t>&gt;</w:t>
      </w:r>
    </w:p>
    <w:p w14:paraId="55A3BF26" w14:textId="77777777" w:rsidR="006F7646" w:rsidRDefault="006F7646" w:rsidP="00F909B2">
      <w:pPr>
        <w:pStyle w:val="CodeBlock"/>
      </w:pPr>
      <w:r>
        <w:rPr>
          <w:color w:val="0000FF"/>
        </w:rPr>
        <w:t xml:space="preserve">            &lt;</w:t>
      </w:r>
      <w:r>
        <w:t>endpointBehaviors</w:t>
      </w:r>
      <w:r>
        <w:rPr>
          <w:color w:val="0000FF"/>
        </w:rPr>
        <w:t>&gt;</w:t>
      </w:r>
    </w:p>
    <w:p w14:paraId="05E8ED99" w14:textId="77777777" w:rsidR="006F7646" w:rsidRDefault="006F7646" w:rsidP="00F909B2">
      <w:pPr>
        <w:pStyle w:val="CodeBlock"/>
      </w:pPr>
      <w:r>
        <w:rPr>
          <w:color w:val="0000FF"/>
        </w:rPr>
        <w:t xml:space="preserve">                &lt;</w:t>
      </w:r>
      <w:r>
        <w:t>behavior</w:t>
      </w:r>
      <w:r>
        <w:rPr>
          <w:color w:val="0000FF"/>
        </w:rPr>
        <w:t xml:space="preserve"> </w:t>
      </w:r>
      <w:r>
        <w:rPr>
          <w:color w:val="FF0000"/>
        </w:rPr>
        <w:t>name</w:t>
      </w:r>
      <w:r>
        <w:rPr>
          <w:color w:val="0000FF"/>
        </w:rPr>
        <w:t>=</w:t>
      </w:r>
      <w:r>
        <w:t>"</w:t>
      </w:r>
      <w:r>
        <w:rPr>
          <w:color w:val="0000FF"/>
        </w:rPr>
        <w:t>certificate</w:t>
      </w:r>
      <w:r>
        <w:t>"</w:t>
      </w:r>
      <w:r>
        <w:rPr>
          <w:color w:val="0000FF"/>
        </w:rPr>
        <w:t>&gt;</w:t>
      </w:r>
    </w:p>
    <w:p w14:paraId="53EFC36C" w14:textId="77777777" w:rsidR="006F7646" w:rsidRDefault="006F7646" w:rsidP="00F909B2">
      <w:pPr>
        <w:pStyle w:val="CodeBlock"/>
      </w:pPr>
      <w:r>
        <w:rPr>
          <w:color w:val="0000FF"/>
        </w:rPr>
        <w:t xml:space="preserve">                    &lt;</w:t>
      </w:r>
      <w:r>
        <w:t>clientCredentials</w:t>
      </w:r>
      <w:r>
        <w:rPr>
          <w:color w:val="0000FF"/>
        </w:rPr>
        <w:t>&gt;</w:t>
      </w:r>
    </w:p>
    <w:p w14:paraId="3028F2F5" w14:textId="77777777" w:rsidR="006F7646" w:rsidRDefault="006F7646" w:rsidP="00F909B2">
      <w:pPr>
        <w:pStyle w:val="CodeBlock"/>
      </w:pPr>
      <w:r>
        <w:rPr>
          <w:color w:val="0000FF"/>
        </w:rPr>
        <w:t xml:space="preserve">                        &lt;</w:t>
      </w:r>
      <w:r>
        <w:t>clientCertificate</w:t>
      </w:r>
      <w:r>
        <w:rPr>
          <w:color w:val="0000FF"/>
        </w:rPr>
        <w:t xml:space="preserve"> </w:t>
      </w:r>
      <w:r>
        <w:rPr>
          <w:color w:val="FF0000"/>
        </w:rPr>
        <w:t>findValue</w:t>
      </w:r>
      <w:r>
        <w:rPr>
          <w:color w:val="0000FF"/>
        </w:rPr>
        <w:t>=</w:t>
      </w:r>
      <w:r>
        <w:t>"</w:t>
      </w:r>
      <w:r>
        <w:rPr>
          <w:color w:val="0000FF"/>
        </w:rPr>
        <w:t>‎7da683cf8b859a238f26c3191a98fb0ce39f6012</w:t>
      </w:r>
      <w:r>
        <w:t>"</w:t>
      </w:r>
      <w:r>
        <w:rPr>
          <w:color w:val="0000FF"/>
        </w:rPr>
        <w:t xml:space="preserve"> </w:t>
      </w:r>
      <w:r>
        <w:rPr>
          <w:color w:val="FF0000"/>
        </w:rPr>
        <w:t>storeLocation</w:t>
      </w:r>
      <w:r>
        <w:rPr>
          <w:color w:val="0000FF"/>
        </w:rPr>
        <w:t>=</w:t>
      </w:r>
      <w:r>
        <w:t>"</w:t>
      </w:r>
      <w:r>
        <w:rPr>
          <w:color w:val="0000FF"/>
        </w:rPr>
        <w:t>LocalMachine</w:t>
      </w:r>
      <w:r>
        <w:t>"</w:t>
      </w:r>
      <w:r>
        <w:rPr>
          <w:color w:val="0000FF"/>
        </w:rPr>
        <w:t xml:space="preserve"> </w:t>
      </w:r>
      <w:r>
        <w:rPr>
          <w:color w:val="FF0000"/>
        </w:rPr>
        <w:t>x509FindType</w:t>
      </w:r>
      <w:r>
        <w:rPr>
          <w:color w:val="0000FF"/>
        </w:rPr>
        <w:t>=</w:t>
      </w:r>
      <w:r>
        <w:t>"</w:t>
      </w:r>
      <w:r>
        <w:rPr>
          <w:color w:val="0000FF"/>
        </w:rPr>
        <w:t>FindByThumbprint</w:t>
      </w:r>
      <w:r>
        <w:t>"</w:t>
      </w:r>
      <w:r>
        <w:rPr>
          <w:color w:val="0000FF"/>
        </w:rPr>
        <w:t>/&gt;</w:t>
      </w:r>
    </w:p>
    <w:p w14:paraId="2DFD69FC" w14:textId="77777777" w:rsidR="006F7646" w:rsidRDefault="006F7646" w:rsidP="00F909B2">
      <w:pPr>
        <w:pStyle w:val="CodeBlock"/>
      </w:pPr>
      <w:r>
        <w:rPr>
          <w:color w:val="0000FF"/>
        </w:rPr>
        <w:t xml:space="preserve">                    &lt;/</w:t>
      </w:r>
      <w:r>
        <w:t>clientCredentials</w:t>
      </w:r>
      <w:r>
        <w:rPr>
          <w:color w:val="0000FF"/>
        </w:rPr>
        <w:t>&gt;</w:t>
      </w:r>
    </w:p>
    <w:p w14:paraId="6DD7BF3D" w14:textId="77777777" w:rsidR="006F7646" w:rsidRDefault="006F7646" w:rsidP="00F909B2">
      <w:pPr>
        <w:pStyle w:val="CodeBlock"/>
      </w:pPr>
      <w:r>
        <w:rPr>
          <w:color w:val="0000FF"/>
        </w:rPr>
        <w:t xml:space="preserve">                &lt;/</w:t>
      </w:r>
      <w:r>
        <w:t>behavior</w:t>
      </w:r>
      <w:r>
        <w:rPr>
          <w:color w:val="0000FF"/>
        </w:rPr>
        <w:t>&gt;</w:t>
      </w:r>
    </w:p>
    <w:p w14:paraId="625EA496" w14:textId="77777777" w:rsidR="006F7646" w:rsidRDefault="006F7646" w:rsidP="00F909B2">
      <w:pPr>
        <w:pStyle w:val="CodeBlock"/>
      </w:pPr>
      <w:r>
        <w:rPr>
          <w:color w:val="0000FF"/>
        </w:rPr>
        <w:t xml:space="preserve">                &lt;</w:t>
      </w:r>
      <w:r>
        <w:t>behavior</w:t>
      </w:r>
      <w:r>
        <w:rPr>
          <w:color w:val="0000FF"/>
        </w:rPr>
        <w:t xml:space="preserve"> </w:t>
      </w:r>
      <w:r>
        <w:rPr>
          <w:color w:val="FF0000"/>
        </w:rPr>
        <w:t>name</w:t>
      </w:r>
      <w:r>
        <w:rPr>
          <w:color w:val="0000FF"/>
        </w:rPr>
        <w:t>=</w:t>
      </w:r>
      <w:r>
        <w:t>"</w:t>
      </w:r>
      <w:r>
        <w:rPr>
          <w:color w:val="0000FF"/>
        </w:rPr>
        <w:t>certificateIPDataRouter</w:t>
      </w:r>
      <w:r>
        <w:t>"</w:t>
      </w:r>
      <w:r>
        <w:rPr>
          <w:color w:val="0000FF"/>
        </w:rPr>
        <w:t>&gt;</w:t>
      </w:r>
    </w:p>
    <w:p w14:paraId="2D8D4DC2" w14:textId="77777777" w:rsidR="006F7646" w:rsidRDefault="006F7646" w:rsidP="00F909B2">
      <w:pPr>
        <w:pStyle w:val="CodeBlock"/>
      </w:pPr>
      <w:r>
        <w:rPr>
          <w:color w:val="0000FF"/>
        </w:rPr>
        <w:t xml:space="preserve">                    &lt;</w:t>
      </w:r>
      <w:r>
        <w:t>clientCredentials</w:t>
      </w:r>
      <w:r>
        <w:rPr>
          <w:color w:val="0000FF"/>
        </w:rPr>
        <w:t>&gt;</w:t>
      </w:r>
    </w:p>
    <w:p w14:paraId="20ECD92E" w14:textId="77777777" w:rsidR="006F7646" w:rsidRDefault="006F7646" w:rsidP="00F909B2">
      <w:pPr>
        <w:pStyle w:val="CodeBlock"/>
      </w:pPr>
      <w:r>
        <w:rPr>
          <w:color w:val="0000FF"/>
        </w:rPr>
        <w:t xml:space="preserve">                        &lt;</w:t>
      </w:r>
      <w:r>
        <w:t>clientCertificate</w:t>
      </w:r>
      <w:r>
        <w:rPr>
          <w:color w:val="0000FF"/>
        </w:rPr>
        <w:t xml:space="preserve"> </w:t>
      </w:r>
      <w:r>
        <w:rPr>
          <w:color w:val="FF0000"/>
        </w:rPr>
        <w:t>findValue</w:t>
      </w:r>
      <w:r>
        <w:rPr>
          <w:color w:val="0000FF"/>
        </w:rPr>
        <w:t>=</w:t>
      </w:r>
      <w:r>
        <w:t>"</w:t>
      </w:r>
      <w:r>
        <w:rPr>
          <w:color w:val="0000FF"/>
        </w:rPr>
        <w:t>7da683cf8b859a238f26c3191a98fb0ce39f6012</w:t>
      </w:r>
      <w:r>
        <w:t>"</w:t>
      </w:r>
      <w:r>
        <w:rPr>
          <w:color w:val="0000FF"/>
        </w:rPr>
        <w:t xml:space="preserve"> </w:t>
      </w:r>
      <w:r>
        <w:rPr>
          <w:color w:val="FF0000"/>
        </w:rPr>
        <w:t>storeLocation</w:t>
      </w:r>
      <w:r>
        <w:rPr>
          <w:color w:val="0000FF"/>
        </w:rPr>
        <w:t>=</w:t>
      </w:r>
      <w:r>
        <w:t>"</w:t>
      </w:r>
      <w:r>
        <w:rPr>
          <w:color w:val="0000FF"/>
        </w:rPr>
        <w:t>LocalMachine</w:t>
      </w:r>
      <w:r>
        <w:t>"</w:t>
      </w:r>
      <w:r>
        <w:rPr>
          <w:color w:val="0000FF"/>
        </w:rPr>
        <w:t xml:space="preserve"> </w:t>
      </w:r>
      <w:r>
        <w:rPr>
          <w:color w:val="FF0000"/>
        </w:rPr>
        <w:t>x509FindType</w:t>
      </w:r>
      <w:r>
        <w:rPr>
          <w:color w:val="0000FF"/>
        </w:rPr>
        <w:t>=</w:t>
      </w:r>
      <w:r>
        <w:t>"</w:t>
      </w:r>
      <w:r>
        <w:rPr>
          <w:color w:val="0000FF"/>
        </w:rPr>
        <w:t>FindByThumbprint</w:t>
      </w:r>
      <w:r>
        <w:t>"</w:t>
      </w:r>
      <w:r>
        <w:rPr>
          <w:color w:val="0000FF"/>
        </w:rPr>
        <w:t>/&gt;</w:t>
      </w:r>
    </w:p>
    <w:p w14:paraId="39547B0D" w14:textId="77777777" w:rsidR="006F7646" w:rsidRDefault="006F7646" w:rsidP="00F909B2">
      <w:pPr>
        <w:pStyle w:val="CodeBlock"/>
      </w:pPr>
      <w:r>
        <w:rPr>
          <w:color w:val="0000FF"/>
        </w:rPr>
        <w:t xml:space="preserve">                    &lt;/</w:t>
      </w:r>
      <w:r>
        <w:t>clientCredentials</w:t>
      </w:r>
      <w:r>
        <w:rPr>
          <w:color w:val="0000FF"/>
        </w:rPr>
        <w:t>&gt;</w:t>
      </w:r>
    </w:p>
    <w:p w14:paraId="7901642E" w14:textId="77777777" w:rsidR="006F7646" w:rsidRDefault="006F7646" w:rsidP="00F909B2">
      <w:pPr>
        <w:pStyle w:val="CodeBlock"/>
      </w:pPr>
      <w:r>
        <w:rPr>
          <w:color w:val="0000FF"/>
        </w:rPr>
        <w:t xml:space="preserve">                    &lt;</w:t>
      </w:r>
      <w:r>
        <w:t>dataContractSerializer</w:t>
      </w:r>
      <w:r>
        <w:rPr>
          <w:color w:val="0000FF"/>
        </w:rPr>
        <w:t xml:space="preserve"> </w:t>
      </w:r>
      <w:r>
        <w:rPr>
          <w:color w:val="FF0000"/>
        </w:rPr>
        <w:t>maxItemsInObjectGraph</w:t>
      </w:r>
      <w:r>
        <w:rPr>
          <w:color w:val="0000FF"/>
        </w:rPr>
        <w:t>=</w:t>
      </w:r>
      <w:r>
        <w:t>"</w:t>
      </w:r>
      <w:r>
        <w:rPr>
          <w:color w:val="0000FF"/>
        </w:rPr>
        <w:t>2147483647</w:t>
      </w:r>
      <w:r>
        <w:t>"</w:t>
      </w:r>
      <w:r>
        <w:rPr>
          <w:color w:val="0000FF"/>
        </w:rPr>
        <w:t>/&gt;</w:t>
      </w:r>
    </w:p>
    <w:p w14:paraId="456D3D56" w14:textId="77777777" w:rsidR="006F7646" w:rsidRDefault="006F7646" w:rsidP="00F909B2">
      <w:pPr>
        <w:pStyle w:val="CodeBlock"/>
      </w:pPr>
      <w:r>
        <w:rPr>
          <w:color w:val="0000FF"/>
        </w:rPr>
        <w:t xml:space="preserve">                &lt;/</w:t>
      </w:r>
      <w:r>
        <w:t>behavior</w:t>
      </w:r>
      <w:r>
        <w:rPr>
          <w:color w:val="0000FF"/>
        </w:rPr>
        <w:t>&gt;</w:t>
      </w:r>
    </w:p>
    <w:p w14:paraId="50502EFD" w14:textId="77777777" w:rsidR="006F7646" w:rsidRDefault="006F7646" w:rsidP="00F909B2">
      <w:pPr>
        <w:pStyle w:val="CodeBlock"/>
      </w:pPr>
      <w:r>
        <w:rPr>
          <w:color w:val="0000FF"/>
        </w:rPr>
        <w:t xml:space="preserve">            &lt;/</w:t>
      </w:r>
      <w:r>
        <w:t>endpointBehaviors</w:t>
      </w:r>
      <w:r>
        <w:rPr>
          <w:color w:val="0000FF"/>
        </w:rPr>
        <w:t>&gt;</w:t>
      </w:r>
    </w:p>
    <w:p w14:paraId="2F2777BA" w14:textId="77777777" w:rsidR="006F7646" w:rsidRDefault="006F7646" w:rsidP="00F909B2">
      <w:pPr>
        <w:pStyle w:val="CodeBlock"/>
      </w:pPr>
      <w:r>
        <w:rPr>
          <w:color w:val="0000FF"/>
        </w:rPr>
        <w:t xml:space="preserve">        &lt;/</w:t>
      </w:r>
      <w:r>
        <w:t>behaviors</w:t>
      </w:r>
      <w:r>
        <w:rPr>
          <w:color w:val="0000FF"/>
        </w:rPr>
        <w:t>&gt;</w:t>
      </w:r>
    </w:p>
    <w:p w14:paraId="1828EFEB" w14:textId="77777777" w:rsidR="006F7646" w:rsidRDefault="006F7646" w:rsidP="00F909B2">
      <w:pPr>
        <w:pStyle w:val="CodeBlock"/>
      </w:pPr>
      <w:r>
        <w:rPr>
          <w:color w:val="0000FF"/>
        </w:rPr>
        <w:t xml:space="preserve">        &lt;</w:t>
      </w:r>
      <w:r>
        <w:t>extensions</w:t>
      </w:r>
      <w:r>
        <w:rPr>
          <w:color w:val="0000FF"/>
        </w:rPr>
        <w:t>&gt;</w:t>
      </w:r>
    </w:p>
    <w:p w14:paraId="7588B993" w14:textId="77777777" w:rsidR="006F7646" w:rsidRDefault="006F7646" w:rsidP="00F909B2">
      <w:pPr>
        <w:pStyle w:val="CodeBlock"/>
      </w:pPr>
      <w:r>
        <w:rPr>
          <w:color w:val="0000FF"/>
        </w:rPr>
        <w:t xml:space="preserve">            &lt;</w:t>
      </w:r>
      <w:r>
        <w:t>behaviorExtensions</w:t>
      </w:r>
      <w:r>
        <w:rPr>
          <w:color w:val="0000FF"/>
        </w:rPr>
        <w:t>&gt;</w:t>
      </w:r>
    </w:p>
    <w:p w14:paraId="66943D8F" w14:textId="77777777" w:rsidR="006F7646" w:rsidRDefault="006F7646" w:rsidP="00F909B2">
      <w:pPr>
        <w:pStyle w:val="CodeBlock"/>
      </w:pPr>
      <w:r>
        <w:rPr>
          <w:color w:val="0000FF"/>
        </w:rPr>
        <w:t xml:space="preserve">                &lt;</w:t>
      </w:r>
      <w:r>
        <w:t>add</w:t>
      </w:r>
      <w:r>
        <w:rPr>
          <w:color w:val="0000FF"/>
        </w:rPr>
        <w:t xml:space="preserve"> </w:t>
      </w:r>
      <w:r>
        <w:rPr>
          <w:color w:val="FF0000"/>
        </w:rPr>
        <w:t>name</w:t>
      </w:r>
      <w:r>
        <w:rPr>
          <w:color w:val="0000FF"/>
        </w:rPr>
        <w:t>=</w:t>
      </w:r>
      <w:r>
        <w:t>"</w:t>
      </w:r>
      <w:r>
        <w:rPr>
          <w:color w:val="0000FF"/>
        </w:rPr>
        <w:t>EvesInspector</w:t>
      </w:r>
      <w:r>
        <w:t>"</w:t>
      </w:r>
      <w:r>
        <w:rPr>
          <w:color w:val="0000FF"/>
        </w:rPr>
        <w:t xml:space="preserve"> </w:t>
      </w:r>
      <w:r>
        <w:rPr>
          <w:color w:val="FF0000"/>
        </w:rPr>
        <w:t>type</w:t>
      </w:r>
      <w:r>
        <w:rPr>
          <w:color w:val="0000FF"/>
        </w:rPr>
        <w:t>=</w:t>
      </w:r>
      <w:r>
        <w:t>"</w:t>
      </w:r>
      <w:r>
        <w:rPr>
          <w:color w:val="0000FF"/>
        </w:rPr>
        <w:t>Abc.ServiceModel.Samples.IncomingMessageLoggerBehaviorExtension, ClentLib, Version=1.0.0.0, Culture=neutral, PublicKeyToken=null</w:t>
      </w:r>
      <w:r>
        <w:t>"</w:t>
      </w:r>
      <w:r>
        <w:rPr>
          <w:color w:val="0000FF"/>
        </w:rPr>
        <w:t>/&gt;</w:t>
      </w:r>
    </w:p>
    <w:p w14:paraId="600A7D26" w14:textId="77777777" w:rsidR="006F7646" w:rsidRDefault="006F7646" w:rsidP="00F909B2">
      <w:pPr>
        <w:pStyle w:val="CodeBlock"/>
      </w:pPr>
      <w:r>
        <w:rPr>
          <w:color w:val="0000FF"/>
        </w:rPr>
        <w:t xml:space="preserve">            &lt;/</w:t>
      </w:r>
      <w:r>
        <w:t>behaviorExtensions</w:t>
      </w:r>
      <w:r>
        <w:rPr>
          <w:color w:val="0000FF"/>
        </w:rPr>
        <w:t>&gt;</w:t>
      </w:r>
    </w:p>
    <w:p w14:paraId="0D7011B8" w14:textId="77777777" w:rsidR="006F7646" w:rsidRDefault="006F7646" w:rsidP="00F909B2">
      <w:pPr>
        <w:pStyle w:val="CodeBlock"/>
      </w:pPr>
      <w:r>
        <w:rPr>
          <w:color w:val="0000FF"/>
        </w:rPr>
        <w:t xml:space="preserve">        &lt;/</w:t>
      </w:r>
      <w:r>
        <w:t>extensions</w:t>
      </w:r>
      <w:r>
        <w:rPr>
          <w:color w:val="0000FF"/>
        </w:rPr>
        <w:t>&gt;</w:t>
      </w:r>
    </w:p>
    <w:p w14:paraId="1F647D70" w14:textId="77777777" w:rsidR="006F7646" w:rsidRDefault="006F7646" w:rsidP="00F909B2">
      <w:pPr>
        <w:pStyle w:val="CodeBlock"/>
        <w:rPr>
          <w:color w:val="0000FF"/>
        </w:rPr>
      </w:pPr>
      <w:r>
        <w:rPr>
          <w:color w:val="0000FF"/>
        </w:rPr>
        <w:t xml:space="preserve">    &lt;/</w:t>
      </w:r>
      <w:r>
        <w:t>system.serviceModel</w:t>
      </w:r>
      <w:r>
        <w:rPr>
          <w:color w:val="0000FF"/>
        </w:rPr>
        <w:t>&gt;</w:t>
      </w:r>
    </w:p>
    <w:p w14:paraId="0D7E2D56" w14:textId="77777777" w:rsidR="006F7646" w:rsidRPr="00A23EF3" w:rsidRDefault="006F7646" w:rsidP="00F909B2">
      <w:pPr>
        <w:pStyle w:val="CodeBlock"/>
      </w:pPr>
    </w:p>
    <w:p w14:paraId="3CDB0187" w14:textId="5BBCECA5" w:rsidR="00E8645D" w:rsidRDefault="00E8645D" w:rsidP="00F909B2">
      <w:pPr>
        <w:pStyle w:val="Heading3"/>
      </w:pPr>
      <w:bookmarkStart w:id="1289" w:name="_Ref324953542"/>
      <w:bookmarkStart w:id="1290" w:name="_Toc402364038"/>
      <w:r w:rsidRPr="00E8645D">
        <w:t>AsyncInteractionContinuation</w:t>
      </w:r>
      <w:bookmarkEnd w:id="1289"/>
      <w:bookmarkEnd w:id="1290"/>
    </w:p>
    <w:p w14:paraId="76269769" w14:textId="77777777" w:rsidR="00E8645D" w:rsidRDefault="00E8645D" w:rsidP="00E8645D">
      <w:pPr>
        <w:pStyle w:val="Heading4"/>
      </w:pPr>
      <w:bookmarkStart w:id="1291" w:name="_Toc402364039"/>
      <w:r>
        <w:t>Klienta un servisa interfeisa piemērs</w:t>
      </w:r>
      <w:bookmarkEnd w:id="1291"/>
    </w:p>
    <w:p w14:paraId="5BAC3F37" w14:textId="77777777" w:rsidR="00E8645D" w:rsidRDefault="00E8645D" w:rsidP="00F909B2">
      <w:pPr>
        <w:pStyle w:val="CodeBlock"/>
      </w:pPr>
      <w:r>
        <w:t xml:space="preserve">  [</w:t>
      </w:r>
      <w:r>
        <w:rPr>
          <w:color w:val="2B91AF"/>
        </w:rPr>
        <w:t>ServiceContract</w:t>
      </w:r>
      <w:r>
        <w:t xml:space="preserve">(Namespace = </w:t>
      </w:r>
      <w:r>
        <w:rPr>
          <w:color w:val="2B91AF"/>
        </w:rPr>
        <w:t>HL7Constants</w:t>
      </w:r>
      <w:r>
        <w:t xml:space="preserve">.Namespace, ConfigurationName = </w:t>
      </w:r>
      <w:r>
        <w:rPr>
          <w:color w:val="A31515"/>
        </w:rPr>
        <w:t>"IHL7QuerySyncContract"</w:t>
      </w:r>
      <w:r>
        <w:t>)]</w:t>
      </w:r>
    </w:p>
    <w:p w14:paraId="7A02199D" w14:textId="77777777" w:rsidR="00E8645D" w:rsidRDefault="00E8645D" w:rsidP="00F909B2">
      <w:pPr>
        <w:pStyle w:val="CodeBlock"/>
      </w:pPr>
      <w:r>
        <w:t xml:space="preserve">    </w:t>
      </w:r>
      <w:r>
        <w:rPr>
          <w:color w:val="0000FF"/>
        </w:rPr>
        <w:t>public</w:t>
      </w:r>
      <w:r>
        <w:t xml:space="preserve"> </w:t>
      </w:r>
      <w:r>
        <w:rPr>
          <w:color w:val="0000FF"/>
        </w:rPr>
        <w:t>interface</w:t>
      </w:r>
      <w:r>
        <w:t xml:space="preserve"> </w:t>
      </w:r>
      <w:r>
        <w:rPr>
          <w:color w:val="2B91AF"/>
        </w:rPr>
        <w:t>IHL7QuerySyncContract</w:t>
      </w:r>
    </w:p>
    <w:p w14:paraId="3D9D86CF" w14:textId="77777777" w:rsidR="00E8645D" w:rsidRDefault="00E8645D" w:rsidP="00F909B2">
      <w:pPr>
        <w:pStyle w:val="CodeBlock"/>
      </w:pPr>
      <w:r>
        <w:t xml:space="preserve">    {</w:t>
      </w:r>
    </w:p>
    <w:p w14:paraId="5F4986E4" w14:textId="77777777" w:rsidR="00E8645D" w:rsidRDefault="00E8645D" w:rsidP="00F909B2">
      <w:pPr>
        <w:pStyle w:val="CodeBlock"/>
      </w:pPr>
      <w:r>
        <w:t xml:space="preserve">        </w:t>
      </w:r>
      <w:r>
        <w:rPr>
          <w:color w:val="808080"/>
        </w:rPr>
        <w:t>///</w:t>
      </w:r>
      <w:r>
        <w:rPr>
          <w:color w:val="008000"/>
        </w:rPr>
        <w:t xml:space="preserve"> </w:t>
      </w:r>
      <w:r>
        <w:rPr>
          <w:color w:val="808080"/>
        </w:rPr>
        <w:t>&lt;summary&gt;</w:t>
      </w:r>
    </w:p>
    <w:p w14:paraId="22C8D4E9" w14:textId="77777777" w:rsidR="00E8645D" w:rsidRDefault="00E8645D" w:rsidP="00F909B2">
      <w:pPr>
        <w:pStyle w:val="CodeBlock"/>
      </w:pPr>
      <w:r>
        <w:t xml:space="preserve">        </w:t>
      </w:r>
      <w:r>
        <w:rPr>
          <w:color w:val="808080"/>
        </w:rPr>
        <w:t>///</w:t>
      </w:r>
      <w:r>
        <w:rPr>
          <w:color w:val="008000"/>
        </w:rPr>
        <w:t xml:space="preserve"> Processes the invoke.</w:t>
      </w:r>
    </w:p>
    <w:p w14:paraId="0D9CC0B2" w14:textId="77777777" w:rsidR="00E8645D" w:rsidRDefault="00E8645D" w:rsidP="00F909B2">
      <w:pPr>
        <w:pStyle w:val="CodeBlock"/>
      </w:pPr>
      <w:r>
        <w:t xml:space="preserve">        </w:t>
      </w:r>
      <w:r>
        <w:rPr>
          <w:color w:val="808080"/>
        </w:rPr>
        <w:t>///</w:t>
      </w:r>
      <w:r>
        <w:rPr>
          <w:color w:val="008000"/>
        </w:rPr>
        <w:t xml:space="preserve"> </w:t>
      </w:r>
      <w:r>
        <w:rPr>
          <w:color w:val="808080"/>
        </w:rPr>
        <w:t>&lt;/summary&gt;</w:t>
      </w:r>
    </w:p>
    <w:p w14:paraId="51991C2B" w14:textId="77777777" w:rsidR="00E8645D" w:rsidRDefault="00E8645D" w:rsidP="00F909B2">
      <w:pPr>
        <w:pStyle w:val="CodeBlock"/>
      </w:pPr>
      <w:r>
        <w:t xml:space="preserve">        </w:t>
      </w:r>
      <w:r>
        <w:rPr>
          <w:color w:val="808080"/>
        </w:rPr>
        <w:t>///</w:t>
      </w:r>
      <w:r>
        <w:rPr>
          <w:color w:val="008000"/>
        </w:rPr>
        <w:t xml:space="preserve"> </w:t>
      </w:r>
      <w:r>
        <w:rPr>
          <w:color w:val="808080"/>
        </w:rPr>
        <w:t>&lt;param name="payload"&gt;</w:t>
      </w:r>
      <w:r>
        <w:rPr>
          <w:color w:val="008000"/>
        </w:rPr>
        <w:t>The payload.</w:t>
      </w:r>
      <w:r>
        <w:rPr>
          <w:color w:val="808080"/>
        </w:rPr>
        <w:t>&lt;/param&gt;</w:t>
      </w:r>
    </w:p>
    <w:p w14:paraId="79DA7D9A" w14:textId="77777777" w:rsidR="00E8645D" w:rsidRDefault="00E8645D" w:rsidP="00F909B2">
      <w:pPr>
        <w:pStyle w:val="CodeBlock"/>
      </w:pPr>
      <w:r>
        <w:t xml:space="preserve">        </w:t>
      </w:r>
      <w:r>
        <w:rPr>
          <w:color w:val="808080"/>
        </w:rPr>
        <w:t>///</w:t>
      </w:r>
      <w:r>
        <w:rPr>
          <w:color w:val="008000"/>
        </w:rPr>
        <w:t xml:space="preserve"> </w:t>
      </w:r>
      <w:r>
        <w:rPr>
          <w:color w:val="808080"/>
        </w:rPr>
        <w:t>&lt;returns&gt;</w:t>
      </w:r>
      <w:r>
        <w:rPr>
          <w:color w:val="008000"/>
        </w:rPr>
        <w:t>LVAU_IN000002UV01QUQI_MT120001UV01 Subject2</w:t>
      </w:r>
      <w:r>
        <w:rPr>
          <w:color w:val="808080"/>
        </w:rPr>
        <w:t>&lt;/returns&gt;</w:t>
      </w:r>
    </w:p>
    <w:p w14:paraId="4E1170EF" w14:textId="77777777" w:rsidR="00E8645D" w:rsidRDefault="00E8645D" w:rsidP="00F909B2">
      <w:pPr>
        <w:pStyle w:val="CodeBlock"/>
      </w:pPr>
      <w:r>
        <w:t xml:space="preserve">        [</w:t>
      </w:r>
      <w:r>
        <w:rPr>
          <w:color w:val="2B91AF"/>
        </w:rPr>
        <w:t>OperationContract</w:t>
      </w:r>
      <w:r>
        <w:t xml:space="preserve">(Name = </w:t>
      </w:r>
      <w:r>
        <w:rPr>
          <w:color w:val="A31515"/>
        </w:rPr>
        <w:t>"ProcessInvoke"</w:t>
      </w:r>
      <w:r>
        <w:t xml:space="preserve">, Action = </w:t>
      </w:r>
      <w:r>
        <w:rPr>
          <w:color w:val="2B91AF"/>
        </w:rPr>
        <w:t>HL7Constants</w:t>
      </w:r>
      <w:r>
        <w:t xml:space="preserve">.Namespace + </w:t>
      </w:r>
      <w:r>
        <w:rPr>
          <w:color w:val="A31515"/>
        </w:rPr>
        <w:t>":"</w:t>
      </w:r>
      <w:r>
        <w:t xml:space="preserve"> + </w:t>
      </w:r>
      <w:r>
        <w:rPr>
          <w:color w:val="A31515"/>
        </w:rPr>
        <w:t>"QUQI_IN000003UV01_LV01"</w:t>
      </w:r>
      <w:r>
        <w:t xml:space="preserve">, ReplyAction = </w:t>
      </w:r>
      <w:r>
        <w:rPr>
          <w:color w:val="2B91AF"/>
        </w:rPr>
        <w:t>HL7Constants</w:t>
      </w:r>
      <w:r>
        <w:t xml:space="preserve">.Namespace + </w:t>
      </w:r>
      <w:r>
        <w:rPr>
          <w:color w:val="A31515"/>
        </w:rPr>
        <w:t>":"</w:t>
      </w:r>
      <w:r>
        <w:t xml:space="preserve"> + </w:t>
      </w:r>
      <w:r>
        <w:rPr>
          <w:color w:val="A31515"/>
        </w:rPr>
        <w:t>"MCCI_IN000006UV01_LV01"</w:t>
      </w:r>
      <w:r>
        <w:t>)]</w:t>
      </w:r>
    </w:p>
    <w:p w14:paraId="0E26618F" w14:textId="5A0495EA" w:rsidR="00E8645D" w:rsidRDefault="00E8645D" w:rsidP="00F909B2">
      <w:pPr>
        <w:pStyle w:val="CodeBlock"/>
      </w:pPr>
      <w:r>
        <w:t xml:space="preserve">        </w:t>
      </w:r>
      <w:r w:rsidR="00FC1C5B">
        <w:t>[HL7OperationContract(ReasonCodes.Action.Read, ReasonCodes.Reason.DrugTreatment, Receiver</w:t>
      </w:r>
      <w:r>
        <w:t xml:space="preserve"> = </w:t>
      </w:r>
      <w:r>
        <w:rPr>
          <w:color w:val="A31515"/>
        </w:rPr>
        <w:t>"IP.AUDIT.WS"</w:t>
      </w:r>
      <w:r>
        <w:t xml:space="preserve">, Sender = </w:t>
      </w:r>
      <w:r>
        <w:rPr>
          <w:color w:val="A31515"/>
        </w:rPr>
        <w:t>"IP.AUDIT.WS"</w:t>
      </w:r>
      <w:r>
        <w:t xml:space="preserve">, QueryParameterPayload = </w:t>
      </w:r>
      <w:r>
        <w:rPr>
          <w:color w:val="2B91AF"/>
        </w:rPr>
        <w:t>HL7Request</w:t>
      </w:r>
      <w:r>
        <w:t>.</w:t>
      </w:r>
      <w:r>
        <w:rPr>
          <w:color w:val="2B91AF"/>
        </w:rPr>
        <w:t>RequestType</w:t>
      </w:r>
      <w:r>
        <w:t>.QueryContinuationRequest)]</w:t>
      </w:r>
    </w:p>
    <w:p w14:paraId="71797187" w14:textId="77777777" w:rsidR="00E8645D" w:rsidRDefault="00E8645D" w:rsidP="00F909B2">
      <w:pPr>
        <w:pStyle w:val="CodeBlock"/>
      </w:pPr>
      <w:r>
        <w:lastRenderedPageBreak/>
        <w:t xml:space="preserve">       </w:t>
      </w:r>
      <w:r>
        <w:rPr>
          <w:color w:val="008000"/>
        </w:rPr>
        <w:t>// [return: HL7SubjectSerializer(HL7SubjectSerializerTypes.Custom, CustomSerializerType = typeof(CustomObjectSerializer))]</w:t>
      </w:r>
    </w:p>
    <w:p w14:paraId="5B054C4A" w14:textId="77777777" w:rsidR="00E8645D" w:rsidRDefault="00E8645D" w:rsidP="00F909B2">
      <w:pPr>
        <w:pStyle w:val="CodeBlock"/>
      </w:pPr>
      <w:r>
        <w:t xml:space="preserve">        </w:t>
      </w:r>
      <w:r>
        <w:rPr>
          <w:color w:val="0000FF"/>
        </w:rPr>
        <w:t>void</w:t>
      </w:r>
      <w:r>
        <w:t xml:space="preserve"> ProcessInvoke([</w:t>
      </w:r>
      <w:r>
        <w:rPr>
          <w:color w:val="2B91AF"/>
        </w:rPr>
        <w:t>HL7SubjectSerializer</w:t>
      </w:r>
      <w:r>
        <w:t>(</w:t>
      </w:r>
      <w:r>
        <w:rPr>
          <w:color w:val="2B91AF"/>
        </w:rPr>
        <w:t>HL7SubjectSerializerTypes</w:t>
      </w:r>
      <w:r>
        <w:t xml:space="preserve">.Custom, CustomSerializerType = </w:t>
      </w:r>
      <w:r>
        <w:rPr>
          <w:color w:val="0000FF"/>
        </w:rPr>
        <w:t>typeof</w:t>
      </w:r>
      <w:r>
        <w:t>(</w:t>
      </w:r>
      <w:r>
        <w:rPr>
          <w:color w:val="2B91AF"/>
        </w:rPr>
        <w:t>CustomObjectSerializer</w:t>
      </w:r>
      <w:r>
        <w:t xml:space="preserve">))] </w:t>
      </w:r>
      <w:r>
        <w:rPr>
          <w:color w:val="2B91AF"/>
        </w:rPr>
        <w:t>QUQI_MT000001UV01QueryContinuation</w:t>
      </w:r>
      <w:r>
        <w:t xml:space="preserve"> payload);</w:t>
      </w:r>
    </w:p>
    <w:p w14:paraId="754CA3A6" w14:textId="77777777" w:rsidR="00E8645D" w:rsidRDefault="00E8645D" w:rsidP="00F909B2">
      <w:pPr>
        <w:pStyle w:val="CodeBlock"/>
      </w:pPr>
      <w:r>
        <w:t xml:space="preserve">    }</w:t>
      </w:r>
    </w:p>
    <w:p w14:paraId="0814336B" w14:textId="77777777" w:rsidR="00E8645D" w:rsidRDefault="00E8645D" w:rsidP="00E8645D">
      <w:pPr>
        <w:pStyle w:val="Heading4"/>
      </w:pPr>
      <w:bookmarkStart w:id="1292" w:name="_Toc402364040"/>
      <w:r w:rsidRPr="00AE1A82">
        <w:t xml:space="preserve">Klienta </w:t>
      </w:r>
      <w:r>
        <w:t>realizācijas piemērs</w:t>
      </w:r>
      <w:bookmarkEnd w:id="1292"/>
    </w:p>
    <w:p w14:paraId="33352676" w14:textId="77777777" w:rsidR="00E8645D" w:rsidRDefault="00E8645D" w:rsidP="00F909B2">
      <w:pPr>
        <w:pStyle w:val="CodeBlock"/>
      </w:pPr>
      <w:r>
        <w:t>try</w:t>
      </w:r>
    </w:p>
    <w:p w14:paraId="19115223" w14:textId="77777777" w:rsidR="00E8645D" w:rsidRDefault="00E8645D" w:rsidP="00F909B2">
      <w:pPr>
        <w:pStyle w:val="CodeBlock"/>
      </w:pPr>
      <w:r>
        <w:t xml:space="preserve">            {</w:t>
      </w:r>
    </w:p>
    <w:p w14:paraId="4888D750" w14:textId="77777777" w:rsidR="00E8645D" w:rsidRDefault="00E8645D" w:rsidP="00F909B2">
      <w:pPr>
        <w:pStyle w:val="CodeBlock"/>
      </w:pPr>
      <w:r>
        <w:t xml:space="preserve">                using (</w:t>
      </w:r>
      <w:r>
        <w:rPr>
          <w:color w:val="2B91AF"/>
        </w:rPr>
        <w:t>ChannelFactory</w:t>
      </w:r>
      <w:r>
        <w:t>&lt;</w:t>
      </w:r>
      <w:r>
        <w:rPr>
          <w:color w:val="2B91AF"/>
        </w:rPr>
        <w:t>IHL7QuerySyncContract</w:t>
      </w:r>
      <w:r>
        <w:t xml:space="preserve">&gt; factory = new </w:t>
      </w:r>
      <w:r>
        <w:rPr>
          <w:color w:val="2B91AF"/>
        </w:rPr>
        <w:t>ChannelFactory</w:t>
      </w:r>
      <w:r>
        <w:t>&lt;</w:t>
      </w:r>
      <w:r>
        <w:rPr>
          <w:color w:val="2B91AF"/>
        </w:rPr>
        <w:t>IHL7QuerySyncContract</w:t>
      </w:r>
      <w:r>
        <w:t>&gt;(</w:t>
      </w:r>
      <w:r>
        <w:rPr>
          <w:color w:val="A31515"/>
        </w:rPr>
        <w:t>"HL7Service2"</w:t>
      </w:r>
      <w:r>
        <w:t>))</w:t>
      </w:r>
    </w:p>
    <w:p w14:paraId="44B906A8" w14:textId="77777777" w:rsidR="00E8645D" w:rsidRDefault="00E8645D" w:rsidP="00F909B2">
      <w:pPr>
        <w:pStyle w:val="CodeBlock"/>
      </w:pPr>
      <w:r>
        <w:t xml:space="preserve">                {</w:t>
      </w:r>
    </w:p>
    <w:p w14:paraId="094138C5" w14:textId="77777777" w:rsidR="00E8645D" w:rsidRDefault="00E8645D" w:rsidP="00F909B2">
      <w:pPr>
        <w:pStyle w:val="CodeBlock"/>
      </w:pPr>
      <w:r>
        <w:t xml:space="preserve">                    factory.ConfigureChannelFactory(new </w:t>
      </w:r>
      <w:r>
        <w:rPr>
          <w:color w:val="2B91AF"/>
        </w:rPr>
        <w:t>WebPrincipalSecurityTokenCache</w:t>
      </w:r>
      <w:r>
        <w:t xml:space="preserve">(), new </w:t>
      </w:r>
      <w:r>
        <w:rPr>
          <w:color w:val="2B91AF"/>
        </w:rPr>
        <w:t>Uri</w:t>
      </w:r>
      <w:r>
        <w:t>(</w:t>
      </w:r>
      <w:r>
        <w:rPr>
          <w:color w:val="A31515"/>
        </w:rPr>
        <w:t>"https://eves.abcsoftware.lv/ebook"</w:t>
      </w:r>
      <w:r>
        <w:t>));</w:t>
      </w:r>
    </w:p>
    <w:p w14:paraId="262B99F6" w14:textId="77777777" w:rsidR="00E8645D" w:rsidRDefault="00E8645D" w:rsidP="00F909B2">
      <w:pPr>
        <w:pStyle w:val="CodeBlock"/>
      </w:pPr>
      <w:r>
        <w:t xml:space="preserve">                    </w:t>
      </w:r>
      <w:r>
        <w:rPr>
          <w:color w:val="2B91AF"/>
        </w:rPr>
        <w:t>IHL7QuerySyncContract</w:t>
      </w:r>
      <w:r>
        <w:t xml:space="preserve"> channel = factory.CreateChannel();</w:t>
      </w:r>
    </w:p>
    <w:p w14:paraId="71BE3547" w14:textId="77777777" w:rsidR="00E8645D" w:rsidRDefault="00E8645D" w:rsidP="00F909B2">
      <w:pPr>
        <w:pStyle w:val="CodeBlock"/>
      </w:pPr>
    </w:p>
    <w:p w14:paraId="290EC680" w14:textId="77777777" w:rsidR="00E8645D" w:rsidRDefault="00E8645D" w:rsidP="00F909B2">
      <w:pPr>
        <w:pStyle w:val="CodeBlock"/>
      </w:pPr>
      <w:r>
        <w:t xml:space="preserve">                    using (</w:t>
      </w:r>
      <w:r>
        <w:rPr>
          <w:color w:val="2B91AF"/>
        </w:rPr>
        <w:t>OperationContextScope</w:t>
      </w:r>
      <w:r>
        <w:t xml:space="preserve"> scope = new </w:t>
      </w:r>
      <w:r>
        <w:rPr>
          <w:color w:val="2B91AF"/>
        </w:rPr>
        <w:t>OperationContextScope</w:t>
      </w:r>
      <w:r>
        <w:t>((</w:t>
      </w:r>
      <w:r>
        <w:rPr>
          <w:color w:val="2B91AF"/>
        </w:rPr>
        <w:t>IContextChannel</w:t>
      </w:r>
      <w:r>
        <w:t>)channel))</w:t>
      </w:r>
    </w:p>
    <w:p w14:paraId="36E1F0F2" w14:textId="77777777" w:rsidR="00E8645D" w:rsidRDefault="00E8645D" w:rsidP="00F909B2">
      <w:pPr>
        <w:pStyle w:val="CodeBlock"/>
      </w:pPr>
      <w:r>
        <w:t xml:space="preserve">                    {</w:t>
      </w:r>
    </w:p>
    <w:p w14:paraId="14E54297" w14:textId="77777777" w:rsidR="00E8645D" w:rsidRDefault="00E8645D" w:rsidP="00F909B2">
      <w:pPr>
        <w:pStyle w:val="CodeBlock"/>
      </w:pPr>
      <w:r>
        <w:t xml:space="preserve">                        try</w:t>
      </w:r>
    </w:p>
    <w:p w14:paraId="3A386A0E" w14:textId="77777777" w:rsidR="00E8645D" w:rsidRDefault="00E8645D" w:rsidP="00F909B2">
      <w:pPr>
        <w:pStyle w:val="CodeBlock"/>
      </w:pPr>
      <w:r>
        <w:t xml:space="preserve">                        {</w:t>
      </w:r>
    </w:p>
    <w:p w14:paraId="214974B4" w14:textId="77777777" w:rsidR="00E8645D" w:rsidRDefault="00E8645D" w:rsidP="00F909B2">
      <w:pPr>
        <w:pStyle w:val="CodeBlock"/>
      </w:pPr>
      <w:r>
        <w:t xml:space="preserve">                            </w:t>
      </w:r>
      <w:r>
        <w:rPr>
          <w:color w:val="2B91AF"/>
        </w:rPr>
        <w:t>QUQI_MT000001UV01QueryContinuation</w:t>
      </w:r>
      <w:r>
        <w:t xml:space="preserve"> payload = (</w:t>
      </w:r>
      <w:r>
        <w:rPr>
          <w:color w:val="2B91AF"/>
        </w:rPr>
        <w:t>QUQI_MT000001UV01QueryContinuation</w:t>
      </w:r>
      <w:r>
        <w:t>)</w:t>
      </w:r>
      <w:r>
        <w:rPr>
          <w:color w:val="2B91AF"/>
        </w:rPr>
        <w:t>XElement</w:t>
      </w:r>
      <w:r>
        <w:t>.Load(System.Configuration.</w:t>
      </w:r>
      <w:r>
        <w:rPr>
          <w:color w:val="2B91AF"/>
        </w:rPr>
        <w:t>ConfigurationManager</w:t>
      </w:r>
      <w:r>
        <w:t>.AppSettings.Get(</w:t>
      </w:r>
      <w:r>
        <w:rPr>
          <w:color w:val="A31515"/>
        </w:rPr>
        <w:t>"fileData"</w:t>
      </w:r>
      <w:r>
        <w:t>));</w:t>
      </w:r>
    </w:p>
    <w:p w14:paraId="1A0EDA29" w14:textId="77777777" w:rsidR="00E8645D" w:rsidRDefault="00E8645D" w:rsidP="00F909B2">
      <w:pPr>
        <w:pStyle w:val="CodeBlock"/>
      </w:pPr>
    </w:p>
    <w:p w14:paraId="46D41649" w14:textId="77777777" w:rsidR="00E8645D" w:rsidRDefault="00E8645D" w:rsidP="00F909B2">
      <w:pPr>
        <w:pStyle w:val="CodeBlock"/>
      </w:pPr>
      <w:r>
        <w:t xml:space="preserve">                            channel.ProcessInvoke(payload);</w:t>
      </w:r>
    </w:p>
    <w:p w14:paraId="5167BB9F" w14:textId="77777777" w:rsidR="00E8645D" w:rsidRDefault="00E8645D" w:rsidP="00F909B2">
      <w:pPr>
        <w:pStyle w:val="CodeBlock"/>
      </w:pPr>
      <w:r>
        <w:t xml:space="preserve">                            var receiver = </w:t>
      </w:r>
      <w:r>
        <w:rPr>
          <w:color w:val="2B91AF"/>
        </w:rPr>
        <w:t>HL7OperationContext</w:t>
      </w:r>
      <w:r>
        <w:t>.Current.Receiver;</w:t>
      </w:r>
    </w:p>
    <w:p w14:paraId="13959915" w14:textId="77777777" w:rsidR="00E8645D" w:rsidRDefault="00E8645D" w:rsidP="00F909B2">
      <w:pPr>
        <w:pStyle w:val="CodeBlock"/>
      </w:pPr>
      <w:r>
        <w:t xml:space="preserve">                            var messageId = </w:t>
      </w:r>
      <w:r>
        <w:rPr>
          <w:color w:val="2B91AF"/>
        </w:rPr>
        <w:t>HL7OperationContext</w:t>
      </w:r>
      <w:r>
        <w:t>.Current.MessageId;</w:t>
      </w:r>
    </w:p>
    <w:p w14:paraId="6D1E77B1" w14:textId="77777777" w:rsidR="00E8645D" w:rsidRDefault="00E8645D" w:rsidP="00F909B2">
      <w:pPr>
        <w:pStyle w:val="CodeBlock"/>
      </w:pPr>
      <w:r>
        <w:t xml:space="preserve">                            var target = </w:t>
      </w:r>
      <w:r>
        <w:rPr>
          <w:color w:val="2B91AF"/>
        </w:rPr>
        <w:t>HL7OperationContext</w:t>
      </w:r>
      <w:r>
        <w:t>.Current.TargetMessage;</w:t>
      </w:r>
    </w:p>
    <w:p w14:paraId="44E2C2ED" w14:textId="77777777" w:rsidR="00E8645D" w:rsidRDefault="00E8645D" w:rsidP="00F909B2">
      <w:pPr>
        <w:pStyle w:val="CodeBlock"/>
      </w:pPr>
      <w:r>
        <w:t xml:space="preserve">                            var time = </w:t>
      </w:r>
      <w:r>
        <w:rPr>
          <w:color w:val="2B91AF"/>
        </w:rPr>
        <w:t>HL7OperationContext</w:t>
      </w:r>
      <w:r>
        <w:t>.Current.CreationTime;</w:t>
      </w:r>
    </w:p>
    <w:p w14:paraId="4A5CE13A" w14:textId="77777777" w:rsidR="00E8645D" w:rsidRDefault="00E8645D" w:rsidP="00F909B2">
      <w:pPr>
        <w:pStyle w:val="CodeBlock"/>
      </w:pPr>
      <w:r>
        <w:t xml:space="preserve">                            var typeCode = </w:t>
      </w:r>
      <w:r>
        <w:rPr>
          <w:color w:val="2B91AF"/>
        </w:rPr>
        <w:t>HL7OperationContext</w:t>
      </w:r>
      <w:r>
        <w:t>.Current.AcknowledgementType;</w:t>
      </w:r>
    </w:p>
    <w:p w14:paraId="683953D2" w14:textId="77777777" w:rsidR="00E8645D" w:rsidRDefault="00E8645D" w:rsidP="00F909B2">
      <w:pPr>
        <w:pStyle w:val="CodeBlock"/>
      </w:pPr>
      <w:r>
        <w:t xml:space="preserve">                            var details = </w:t>
      </w:r>
      <w:r>
        <w:rPr>
          <w:color w:val="2B91AF"/>
        </w:rPr>
        <w:t>HL7OperationContext</w:t>
      </w:r>
      <w:r>
        <w:t>.Current.AcknowledgementDetail;</w:t>
      </w:r>
    </w:p>
    <w:p w14:paraId="7A5192C0" w14:textId="77777777" w:rsidR="00E8645D" w:rsidRDefault="00E8645D" w:rsidP="00F909B2">
      <w:pPr>
        <w:pStyle w:val="CodeBlock"/>
      </w:pPr>
      <w:r>
        <w:t xml:space="preserve">                        }</w:t>
      </w:r>
    </w:p>
    <w:p w14:paraId="2677CC6F" w14:textId="77777777" w:rsidR="00E8645D" w:rsidRDefault="00E8645D" w:rsidP="00F909B2">
      <w:pPr>
        <w:pStyle w:val="CodeBlock"/>
      </w:pPr>
      <w:r>
        <w:t xml:space="preserve">                        finally</w:t>
      </w:r>
    </w:p>
    <w:p w14:paraId="5CEA7B64" w14:textId="77777777" w:rsidR="00E8645D" w:rsidRDefault="00E8645D" w:rsidP="00F909B2">
      <w:pPr>
        <w:pStyle w:val="CodeBlock"/>
      </w:pPr>
      <w:r>
        <w:t xml:space="preserve">                        {</w:t>
      </w:r>
    </w:p>
    <w:p w14:paraId="2A8C8698" w14:textId="77777777" w:rsidR="00E8645D" w:rsidRDefault="00E8645D" w:rsidP="00F909B2">
      <w:pPr>
        <w:pStyle w:val="CodeBlock"/>
      </w:pPr>
      <w:r>
        <w:t xml:space="preserve">                            </w:t>
      </w:r>
      <w:r>
        <w:rPr>
          <w:color w:val="2B91AF"/>
        </w:rPr>
        <w:t>ICommunicationObject</w:t>
      </w:r>
      <w:r>
        <w:t xml:space="preserve"> communicationobject = channel as </w:t>
      </w:r>
      <w:r>
        <w:rPr>
          <w:color w:val="2B91AF"/>
        </w:rPr>
        <w:t>ICommunicationObject</w:t>
      </w:r>
      <w:r>
        <w:t>;</w:t>
      </w:r>
    </w:p>
    <w:p w14:paraId="6C1431D5" w14:textId="77777777" w:rsidR="00E8645D" w:rsidRDefault="00E8645D" w:rsidP="00F909B2">
      <w:pPr>
        <w:pStyle w:val="CodeBlock"/>
      </w:pPr>
      <w:r>
        <w:t xml:space="preserve">                            if (communicationobject != null)</w:t>
      </w:r>
    </w:p>
    <w:p w14:paraId="5DC8B68F" w14:textId="77777777" w:rsidR="00E8645D" w:rsidRDefault="00E8645D" w:rsidP="00F909B2">
      <w:pPr>
        <w:pStyle w:val="CodeBlock"/>
      </w:pPr>
      <w:r>
        <w:t xml:space="preserve">                            {</w:t>
      </w:r>
    </w:p>
    <w:p w14:paraId="7810614A" w14:textId="77777777" w:rsidR="00E8645D" w:rsidRDefault="00E8645D" w:rsidP="00F909B2">
      <w:pPr>
        <w:pStyle w:val="CodeBlock"/>
      </w:pPr>
      <w:r>
        <w:t xml:space="preserve">                                communicationobject.Close();</w:t>
      </w:r>
    </w:p>
    <w:p w14:paraId="27714FD1" w14:textId="77777777" w:rsidR="00E8645D" w:rsidRDefault="00E8645D" w:rsidP="00F909B2">
      <w:pPr>
        <w:pStyle w:val="CodeBlock"/>
      </w:pPr>
      <w:r>
        <w:t xml:space="preserve">                            }</w:t>
      </w:r>
    </w:p>
    <w:p w14:paraId="410FC930" w14:textId="77777777" w:rsidR="00E8645D" w:rsidRDefault="00E8645D" w:rsidP="00F909B2">
      <w:pPr>
        <w:pStyle w:val="CodeBlock"/>
      </w:pPr>
    </w:p>
    <w:p w14:paraId="15A5FC20" w14:textId="77777777" w:rsidR="00E8645D" w:rsidRDefault="00E8645D" w:rsidP="00F909B2">
      <w:pPr>
        <w:pStyle w:val="CodeBlock"/>
      </w:pPr>
      <w:r>
        <w:t xml:space="preserve">                            factory.Close();</w:t>
      </w:r>
    </w:p>
    <w:p w14:paraId="1BC60842" w14:textId="77777777" w:rsidR="00E8645D" w:rsidRDefault="00E8645D" w:rsidP="00F909B2">
      <w:pPr>
        <w:pStyle w:val="CodeBlock"/>
      </w:pPr>
      <w:r>
        <w:t xml:space="preserve">                        }</w:t>
      </w:r>
    </w:p>
    <w:p w14:paraId="17377B09" w14:textId="77777777" w:rsidR="00E8645D" w:rsidRDefault="00E8645D" w:rsidP="00F909B2">
      <w:pPr>
        <w:pStyle w:val="CodeBlock"/>
      </w:pPr>
      <w:r>
        <w:lastRenderedPageBreak/>
        <w:t xml:space="preserve">                    }</w:t>
      </w:r>
    </w:p>
    <w:p w14:paraId="4677BE71" w14:textId="77777777" w:rsidR="00E8645D" w:rsidRDefault="00E8645D" w:rsidP="00F909B2">
      <w:pPr>
        <w:pStyle w:val="CodeBlock"/>
      </w:pPr>
      <w:r>
        <w:t xml:space="preserve">                }</w:t>
      </w:r>
    </w:p>
    <w:p w14:paraId="7AD1DB66" w14:textId="77777777" w:rsidR="00E8645D" w:rsidRDefault="00E8645D" w:rsidP="00F909B2">
      <w:pPr>
        <w:pStyle w:val="CodeBlock"/>
      </w:pPr>
      <w:r>
        <w:t xml:space="preserve">            }</w:t>
      </w:r>
    </w:p>
    <w:p w14:paraId="5FDADCE7" w14:textId="77777777" w:rsidR="00E8645D" w:rsidRDefault="00E8645D" w:rsidP="00F909B2">
      <w:pPr>
        <w:pStyle w:val="CodeBlock"/>
      </w:pPr>
      <w:r>
        <w:t xml:space="preserve">            catch (</w:t>
      </w:r>
      <w:r>
        <w:rPr>
          <w:color w:val="2B91AF"/>
        </w:rPr>
        <w:t>HL7FaultException</w:t>
      </w:r>
      <w:r>
        <w:t xml:space="preserve"> e)</w:t>
      </w:r>
    </w:p>
    <w:p w14:paraId="6A5965B4" w14:textId="77777777" w:rsidR="00E8645D" w:rsidRDefault="00E8645D" w:rsidP="00F909B2">
      <w:pPr>
        <w:pStyle w:val="CodeBlock"/>
      </w:pPr>
      <w:r>
        <w:t xml:space="preserve">            {</w:t>
      </w:r>
    </w:p>
    <w:p w14:paraId="029F97CA" w14:textId="77777777" w:rsidR="00E8645D" w:rsidRDefault="00E8645D" w:rsidP="00F909B2">
      <w:pPr>
        <w:pStyle w:val="CodeBlock"/>
      </w:pPr>
      <w:r>
        <w:t xml:space="preserve">                </w:t>
      </w:r>
      <w:r>
        <w:rPr>
          <w:color w:val="2B91AF"/>
        </w:rPr>
        <w:t>Console</w:t>
      </w:r>
      <w:r>
        <w:t>.WriteLine(e.StackTrace);</w:t>
      </w:r>
    </w:p>
    <w:p w14:paraId="3F8EDB5A" w14:textId="77777777" w:rsidR="00E8645D" w:rsidRDefault="00E8645D" w:rsidP="00F909B2">
      <w:pPr>
        <w:pStyle w:val="CodeBlock"/>
      </w:pPr>
      <w:r>
        <w:t xml:space="preserve">            }</w:t>
      </w:r>
    </w:p>
    <w:p w14:paraId="6681E3A9" w14:textId="77777777" w:rsidR="00E8645D" w:rsidRDefault="00E8645D" w:rsidP="00F909B2">
      <w:pPr>
        <w:pStyle w:val="CodeBlock"/>
      </w:pPr>
      <w:r>
        <w:t xml:space="preserve">            catch (</w:t>
      </w:r>
      <w:r>
        <w:rPr>
          <w:color w:val="2B91AF"/>
        </w:rPr>
        <w:t>CommunicationException</w:t>
      </w:r>
      <w:r>
        <w:t xml:space="preserve"> e)</w:t>
      </w:r>
    </w:p>
    <w:p w14:paraId="2007C4AE" w14:textId="77777777" w:rsidR="00E8645D" w:rsidRDefault="00E8645D" w:rsidP="00F909B2">
      <w:pPr>
        <w:pStyle w:val="CodeBlock"/>
      </w:pPr>
      <w:r>
        <w:t xml:space="preserve">            {</w:t>
      </w:r>
    </w:p>
    <w:p w14:paraId="65110B78" w14:textId="77777777" w:rsidR="00E8645D" w:rsidRDefault="00E8645D" w:rsidP="00F909B2">
      <w:pPr>
        <w:pStyle w:val="CodeBlock"/>
      </w:pPr>
      <w:r>
        <w:t xml:space="preserve">                </w:t>
      </w:r>
      <w:r>
        <w:rPr>
          <w:color w:val="2B91AF"/>
        </w:rPr>
        <w:t>Console</w:t>
      </w:r>
      <w:r>
        <w:t>.WriteLine(e.Message);</w:t>
      </w:r>
    </w:p>
    <w:p w14:paraId="59F1E6A4" w14:textId="77777777" w:rsidR="00E8645D" w:rsidRDefault="00E8645D" w:rsidP="00F909B2">
      <w:pPr>
        <w:pStyle w:val="CodeBlock"/>
      </w:pPr>
      <w:r>
        <w:t xml:space="preserve">                </w:t>
      </w:r>
      <w:r>
        <w:rPr>
          <w:color w:val="2B91AF"/>
        </w:rPr>
        <w:t>Console</w:t>
      </w:r>
      <w:r>
        <w:t>.WriteLine(e.StackTrace);</w:t>
      </w:r>
    </w:p>
    <w:p w14:paraId="3029F892" w14:textId="77777777" w:rsidR="00E8645D" w:rsidRDefault="00E8645D" w:rsidP="00F909B2">
      <w:pPr>
        <w:pStyle w:val="CodeBlock"/>
      </w:pPr>
      <w:r>
        <w:t xml:space="preserve">                </w:t>
      </w:r>
      <w:r>
        <w:rPr>
          <w:color w:val="2B91AF"/>
        </w:rPr>
        <w:t>Exception</w:t>
      </w:r>
      <w:r>
        <w:t xml:space="preserve"> ex = e.InnerException;</w:t>
      </w:r>
    </w:p>
    <w:p w14:paraId="5531CE75" w14:textId="77777777" w:rsidR="00E8645D" w:rsidRDefault="00E8645D" w:rsidP="00F909B2">
      <w:pPr>
        <w:pStyle w:val="CodeBlock"/>
      </w:pPr>
    </w:p>
    <w:p w14:paraId="72CA3B0A" w14:textId="77777777" w:rsidR="00E8645D" w:rsidRDefault="00E8645D" w:rsidP="00F909B2">
      <w:pPr>
        <w:pStyle w:val="CodeBlock"/>
      </w:pPr>
      <w:r>
        <w:t xml:space="preserve">                while (ex != null)</w:t>
      </w:r>
    </w:p>
    <w:p w14:paraId="5347D4FC" w14:textId="77777777" w:rsidR="00E8645D" w:rsidRDefault="00E8645D" w:rsidP="00F909B2">
      <w:pPr>
        <w:pStyle w:val="CodeBlock"/>
      </w:pPr>
      <w:r>
        <w:t xml:space="preserve">                {</w:t>
      </w:r>
    </w:p>
    <w:p w14:paraId="05C2A62F" w14:textId="77777777" w:rsidR="00E8645D" w:rsidRDefault="00E8645D" w:rsidP="00F909B2">
      <w:pPr>
        <w:pStyle w:val="CodeBlock"/>
      </w:pPr>
      <w:r>
        <w:t xml:space="preserve">                    </w:t>
      </w:r>
      <w:r>
        <w:rPr>
          <w:color w:val="2B91AF"/>
        </w:rPr>
        <w:t>Console</w:t>
      </w:r>
      <w:r>
        <w:t>.WriteLine(</w:t>
      </w:r>
      <w:r>
        <w:rPr>
          <w:color w:val="A31515"/>
        </w:rPr>
        <w:t>"==========================="</w:t>
      </w:r>
      <w:r>
        <w:t>);</w:t>
      </w:r>
    </w:p>
    <w:p w14:paraId="176E1C5D" w14:textId="77777777" w:rsidR="00E8645D" w:rsidRDefault="00E8645D" w:rsidP="00F909B2">
      <w:pPr>
        <w:pStyle w:val="CodeBlock"/>
      </w:pPr>
      <w:r>
        <w:t xml:space="preserve">                    </w:t>
      </w:r>
      <w:r>
        <w:rPr>
          <w:color w:val="2B91AF"/>
        </w:rPr>
        <w:t>Console</w:t>
      </w:r>
      <w:r>
        <w:t>.WriteLine(ex.Message);</w:t>
      </w:r>
    </w:p>
    <w:p w14:paraId="7642D39B" w14:textId="77777777" w:rsidR="00E8645D" w:rsidRDefault="00E8645D" w:rsidP="00F909B2">
      <w:pPr>
        <w:pStyle w:val="CodeBlock"/>
      </w:pPr>
      <w:r>
        <w:t xml:space="preserve">                    </w:t>
      </w:r>
      <w:r>
        <w:rPr>
          <w:color w:val="2B91AF"/>
        </w:rPr>
        <w:t>Console</w:t>
      </w:r>
      <w:r>
        <w:t>.WriteLine(ex.StackTrace);</w:t>
      </w:r>
    </w:p>
    <w:p w14:paraId="7CBCC782" w14:textId="77777777" w:rsidR="00E8645D" w:rsidRDefault="00E8645D" w:rsidP="00F909B2">
      <w:pPr>
        <w:pStyle w:val="CodeBlock"/>
      </w:pPr>
      <w:r>
        <w:t xml:space="preserve">                    ex = ex.InnerException;</w:t>
      </w:r>
    </w:p>
    <w:p w14:paraId="713EBD23" w14:textId="77777777" w:rsidR="00E8645D" w:rsidRDefault="00E8645D" w:rsidP="00F909B2">
      <w:pPr>
        <w:pStyle w:val="CodeBlock"/>
      </w:pPr>
      <w:r>
        <w:t xml:space="preserve">                }</w:t>
      </w:r>
    </w:p>
    <w:p w14:paraId="0EEACBBF" w14:textId="77777777" w:rsidR="00E8645D" w:rsidRDefault="00E8645D" w:rsidP="00F909B2">
      <w:pPr>
        <w:pStyle w:val="CodeBlock"/>
      </w:pPr>
    </w:p>
    <w:p w14:paraId="609724BE" w14:textId="77777777" w:rsidR="00E8645D" w:rsidRDefault="00E8645D" w:rsidP="00F909B2">
      <w:pPr>
        <w:pStyle w:val="CodeBlock"/>
      </w:pPr>
      <w:r>
        <w:t xml:space="preserve">            }</w:t>
      </w:r>
    </w:p>
    <w:p w14:paraId="21697C5E" w14:textId="77777777" w:rsidR="00E8645D" w:rsidRDefault="00E8645D" w:rsidP="00F909B2">
      <w:pPr>
        <w:pStyle w:val="CodeBlock"/>
      </w:pPr>
      <w:r>
        <w:t xml:space="preserve">            catch (</w:t>
      </w:r>
      <w:r>
        <w:rPr>
          <w:color w:val="2B91AF"/>
        </w:rPr>
        <w:t>TimeoutException</w:t>
      </w:r>
      <w:r>
        <w:t>)</w:t>
      </w:r>
    </w:p>
    <w:p w14:paraId="66D4F8D7" w14:textId="77777777" w:rsidR="00E8645D" w:rsidRDefault="00E8645D" w:rsidP="00F909B2">
      <w:pPr>
        <w:pStyle w:val="CodeBlock"/>
      </w:pPr>
      <w:r>
        <w:t xml:space="preserve">            {</w:t>
      </w:r>
    </w:p>
    <w:p w14:paraId="135B3004" w14:textId="77777777" w:rsidR="00E8645D" w:rsidRDefault="00E8645D" w:rsidP="00F909B2">
      <w:pPr>
        <w:pStyle w:val="CodeBlock"/>
      </w:pPr>
      <w:r>
        <w:t xml:space="preserve">                </w:t>
      </w:r>
      <w:r>
        <w:rPr>
          <w:color w:val="2B91AF"/>
        </w:rPr>
        <w:t>Console</w:t>
      </w:r>
      <w:r>
        <w:t>.WriteLine(</w:t>
      </w:r>
      <w:r>
        <w:rPr>
          <w:color w:val="A31515"/>
        </w:rPr>
        <w:t>"Timed out..."</w:t>
      </w:r>
      <w:r>
        <w:t>);</w:t>
      </w:r>
    </w:p>
    <w:p w14:paraId="2C4DD01D" w14:textId="77777777" w:rsidR="00E8645D" w:rsidRDefault="00E8645D" w:rsidP="00F909B2">
      <w:pPr>
        <w:pStyle w:val="CodeBlock"/>
      </w:pPr>
      <w:r>
        <w:t xml:space="preserve">            }</w:t>
      </w:r>
    </w:p>
    <w:p w14:paraId="4035A707" w14:textId="77777777" w:rsidR="00E8645D" w:rsidRDefault="00E8645D" w:rsidP="00F909B2">
      <w:pPr>
        <w:pStyle w:val="CodeBlock"/>
      </w:pPr>
      <w:r>
        <w:t xml:space="preserve">            catch (</w:t>
      </w:r>
      <w:r>
        <w:rPr>
          <w:color w:val="2B91AF"/>
        </w:rPr>
        <w:t>Exception</w:t>
      </w:r>
      <w:r>
        <w:t xml:space="preserve"> e)</w:t>
      </w:r>
    </w:p>
    <w:p w14:paraId="65557DC0" w14:textId="77777777" w:rsidR="00E8645D" w:rsidRDefault="00E8645D" w:rsidP="00F909B2">
      <w:pPr>
        <w:pStyle w:val="CodeBlock"/>
      </w:pPr>
      <w:r>
        <w:t xml:space="preserve">            {</w:t>
      </w:r>
    </w:p>
    <w:p w14:paraId="1BC61029" w14:textId="77777777" w:rsidR="00E8645D" w:rsidRDefault="00E8645D" w:rsidP="00F909B2">
      <w:pPr>
        <w:pStyle w:val="CodeBlock"/>
      </w:pPr>
      <w:r>
        <w:t xml:space="preserve">                </w:t>
      </w:r>
      <w:r>
        <w:rPr>
          <w:color w:val="2B91AF"/>
        </w:rPr>
        <w:t>Console</w:t>
      </w:r>
      <w:r>
        <w:t>.WriteLine(</w:t>
      </w:r>
      <w:r>
        <w:rPr>
          <w:color w:val="A31515"/>
        </w:rPr>
        <w:t>"An unexpected exception occured."</w:t>
      </w:r>
      <w:r>
        <w:t>);</w:t>
      </w:r>
    </w:p>
    <w:p w14:paraId="1866AD78" w14:textId="77777777" w:rsidR="00E8645D" w:rsidRDefault="00E8645D" w:rsidP="00F909B2">
      <w:pPr>
        <w:pStyle w:val="CodeBlock"/>
      </w:pPr>
      <w:r>
        <w:t xml:space="preserve">                </w:t>
      </w:r>
      <w:r>
        <w:rPr>
          <w:color w:val="2B91AF"/>
        </w:rPr>
        <w:t>Console</w:t>
      </w:r>
      <w:r>
        <w:t>.WriteLine(e.StackTrace);</w:t>
      </w:r>
    </w:p>
    <w:p w14:paraId="36198D64" w14:textId="77777777" w:rsidR="00E8645D" w:rsidRDefault="00E8645D" w:rsidP="00F909B2">
      <w:pPr>
        <w:pStyle w:val="CodeBlock"/>
      </w:pPr>
      <w:r>
        <w:t xml:space="preserve">            }</w:t>
      </w:r>
    </w:p>
    <w:p w14:paraId="29F9FB33" w14:textId="77777777" w:rsidR="00E8645D" w:rsidRPr="00A97384" w:rsidRDefault="00E8645D" w:rsidP="00F909B2"/>
    <w:p w14:paraId="3BB1680D" w14:textId="77777777" w:rsidR="00E8645D" w:rsidRDefault="00E8645D" w:rsidP="00E8645D">
      <w:pPr>
        <w:pStyle w:val="Heading4"/>
      </w:pPr>
      <w:bookmarkStart w:id="1293" w:name="_Toc402364041"/>
      <w:r>
        <w:lastRenderedPageBreak/>
        <w:t>Servisa realizācijas piemērs</w:t>
      </w:r>
      <w:bookmarkEnd w:id="1293"/>
    </w:p>
    <w:p w14:paraId="48027917" w14:textId="77777777" w:rsidR="00E8645D" w:rsidRDefault="00E8645D" w:rsidP="00F909B2">
      <w:pPr>
        <w:pStyle w:val="CodeBlock"/>
      </w:pPr>
      <w:r>
        <w:rPr>
          <w:color w:val="0000FF"/>
        </w:rPr>
        <w:t>public</w:t>
      </w:r>
      <w:r>
        <w:t xml:space="preserve"> </w:t>
      </w:r>
      <w:r>
        <w:rPr>
          <w:color w:val="0000FF"/>
        </w:rPr>
        <w:t>void</w:t>
      </w:r>
      <w:r>
        <w:t xml:space="preserve"> ProcessInvoke(QUQI_MT000001UV01QueryContinuation payload)</w:t>
      </w:r>
    </w:p>
    <w:p w14:paraId="21EC41CC" w14:textId="77777777" w:rsidR="00E8645D" w:rsidRDefault="00E8645D" w:rsidP="00F909B2">
      <w:pPr>
        <w:pStyle w:val="CodeBlock"/>
      </w:pPr>
      <w:r>
        <w:t xml:space="preserve">        {</w:t>
      </w:r>
    </w:p>
    <w:p w14:paraId="7FA4EBCC" w14:textId="77777777" w:rsidR="00E8645D" w:rsidRDefault="00E8645D" w:rsidP="00F909B2">
      <w:pPr>
        <w:pStyle w:val="CodeBlock"/>
      </w:pPr>
      <w:r>
        <w:t xml:space="preserve">            </w:t>
      </w:r>
      <w:r>
        <w:rPr>
          <w:color w:val="0000FF"/>
        </w:rPr>
        <w:t>var</w:t>
      </w:r>
      <w:r>
        <w:t xml:space="preserve"> input = payload;</w:t>
      </w:r>
    </w:p>
    <w:p w14:paraId="74F6F641" w14:textId="77777777" w:rsidR="00E8645D" w:rsidRDefault="00E8645D" w:rsidP="00F909B2">
      <w:pPr>
        <w:pStyle w:val="CodeBlock"/>
      </w:pPr>
      <w:r>
        <w:t xml:space="preserve">            HL7OperationContext.Current.QueryAcknowledgement = </w:t>
      </w:r>
      <w:r>
        <w:rPr>
          <w:color w:val="0000FF"/>
        </w:rPr>
        <w:t>new</w:t>
      </w:r>
      <w:r>
        <w:t xml:space="preserve"> HL7QueryAcknowledgement(HL7QueryResponseCode.HL7QueryResponseCodes.DataFound);</w:t>
      </w:r>
    </w:p>
    <w:p w14:paraId="41521346" w14:textId="77777777" w:rsidR="00E8645D" w:rsidRDefault="00E8645D" w:rsidP="00F909B2">
      <w:pPr>
        <w:pStyle w:val="CodeBlock"/>
      </w:pPr>
      <w:r>
        <w:t xml:space="preserve">            HL7OperationContext.Current.AddWarning(</w:t>
      </w:r>
      <w:r>
        <w:rPr>
          <w:color w:val="A31515"/>
        </w:rPr>
        <w:t>"warning"</w:t>
      </w:r>
      <w:r>
        <w:t>, 1);</w:t>
      </w:r>
    </w:p>
    <w:p w14:paraId="04BA416B" w14:textId="77777777" w:rsidR="00E8645D" w:rsidRDefault="00E8645D" w:rsidP="00F909B2">
      <w:pPr>
        <w:pStyle w:val="CodeBlock"/>
      </w:pPr>
      <w:r>
        <w:t xml:space="preserve">            HL7OperationContext.Current.AddInformation(</w:t>
      </w:r>
      <w:r>
        <w:rPr>
          <w:color w:val="A31515"/>
        </w:rPr>
        <w:t>"information"</w:t>
      </w:r>
      <w:r>
        <w:t>, 2);</w:t>
      </w:r>
    </w:p>
    <w:p w14:paraId="786C694E" w14:textId="77777777" w:rsidR="00E8645D" w:rsidRDefault="00E8645D" w:rsidP="00F909B2">
      <w:pPr>
        <w:pStyle w:val="CodeBlock"/>
      </w:pPr>
      <w:r>
        <w:t xml:space="preserve">            </w:t>
      </w:r>
      <w:r>
        <w:rPr>
          <w:color w:val="0000FF"/>
        </w:rPr>
        <w:t>var</w:t>
      </w:r>
      <w:r>
        <w:t xml:space="preserve"> targetMessage = HL7OperationContext.Current.MessageId;</w:t>
      </w:r>
    </w:p>
    <w:p w14:paraId="7210C174" w14:textId="77777777" w:rsidR="00E8645D" w:rsidRDefault="00E8645D" w:rsidP="00F909B2">
      <w:pPr>
        <w:pStyle w:val="CodeBlock"/>
      </w:pPr>
    </w:p>
    <w:p w14:paraId="07DA838B" w14:textId="77777777" w:rsidR="00E8645D" w:rsidRDefault="00E8645D" w:rsidP="00F909B2">
      <w:pPr>
        <w:pStyle w:val="CodeBlock"/>
      </w:pPr>
      <w:r>
        <w:t xml:space="preserve">            </w:t>
      </w:r>
      <w:r>
        <w:rPr>
          <w:color w:val="008000"/>
        </w:rPr>
        <w:t>// HL7OperationContext.Current.TargetMessage = HL7OperationContext.Current.MessageId;</w:t>
      </w:r>
    </w:p>
    <w:p w14:paraId="64F51D79" w14:textId="77777777" w:rsidR="00E8645D" w:rsidRDefault="00E8645D" w:rsidP="00F909B2">
      <w:pPr>
        <w:pStyle w:val="CodeBlock"/>
      </w:pPr>
      <w:r>
        <w:t xml:space="preserve">            </w:t>
      </w:r>
      <w:r>
        <w:rPr>
          <w:color w:val="008000"/>
        </w:rPr>
        <w:t>// SaveFile(new DirectoryInfo(System.Configuration.ConfigurationManager.AppSettings.Get("directory")), targetMessage);</w:t>
      </w:r>
    </w:p>
    <w:p w14:paraId="2A788AB8" w14:textId="77777777" w:rsidR="00E8645D" w:rsidRDefault="00E8645D" w:rsidP="00F909B2">
      <w:pPr>
        <w:pStyle w:val="CodeBlock"/>
      </w:pPr>
    </w:p>
    <w:p w14:paraId="6D6E6D90" w14:textId="77777777" w:rsidR="00E8645D" w:rsidRDefault="00E8645D" w:rsidP="00F909B2">
      <w:pPr>
        <w:pStyle w:val="CodeBlock"/>
      </w:pPr>
      <w:r>
        <w:t xml:space="preserve">            </w:t>
      </w:r>
      <w:r>
        <w:rPr>
          <w:color w:val="008000"/>
        </w:rPr>
        <w:t>//LVAU_IN000002UV01Subject2 xmlElemem = (LVAU_IN000002UV01Subject2)(XElement.Load("../../RetSubj.xml"));</w:t>
      </w:r>
    </w:p>
    <w:p w14:paraId="406E1A69" w14:textId="77777777" w:rsidR="00E8645D" w:rsidRDefault="00E8645D" w:rsidP="00F909B2">
      <w:pPr>
        <w:pStyle w:val="CodeBlock"/>
      </w:pPr>
    </w:p>
    <w:p w14:paraId="5AF7F39A" w14:textId="77777777" w:rsidR="00E8645D" w:rsidRDefault="00E8645D" w:rsidP="00F909B2">
      <w:pPr>
        <w:pStyle w:val="CodeBlock"/>
      </w:pPr>
      <w:r>
        <w:t xml:space="preserve">            </w:t>
      </w:r>
      <w:r>
        <w:rPr>
          <w:color w:val="008000"/>
        </w:rPr>
        <w:t>// SaveResponse(xmlElemem, targetMessage);</w:t>
      </w:r>
    </w:p>
    <w:p w14:paraId="16AB5B7A" w14:textId="2213E073" w:rsidR="00E8645D" w:rsidRDefault="00E8645D" w:rsidP="00F909B2">
      <w:pPr>
        <w:pStyle w:val="CodeBlock"/>
      </w:pPr>
      <w:r>
        <w:t xml:space="preserve">            </w:t>
      </w:r>
      <w:r>
        <w:rPr>
          <w:color w:val="008000"/>
        </w:rPr>
        <w:t xml:space="preserve">// </w:t>
      </w:r>
    </w:p>
    <w:p w14:paraId="46E10C72" w14:textId="77777777" w:rsidR="00E8645D" w:rsidRDefault="00E8645D" w:rsidP="00F909B2">
      <w:pPr>
        <w:pStyle w:val="CodeBlock"/>
      </w:pPr>
      <w:r>
        <w:t xml:space="preserve">        }</w:t>
      </w:r>
    </w:p>
    <w:p w14:paraId="236F61E4" w14:textId="77777777" w:rsidR="000253EC" w:rsidRDefault="000253EC" w:rsidP="000253EC">
      <w:pPr>
        <w:pStyle w:val="Heading3"/>
      </w:pPr>
      <w:bookmarkStart w:id="1294" w:name="_Ref326314792"/>
      <w:bookmarkStart w:id="1295" w:name="_Ref324953575"/>
      <w:bookmarkStart w:id="1296" w:name="_Toc402364042"/>
      <w:r w:rsidRPr="000253EC">
        <w:t>RequestTest</w:t>
      </w:r>
      <w:bookmarkEnd w:id="1294"/>
      <w:bookmarkEnd w:id="1296"/>
    </w:p>
    <w:p w14:paraId="030B2666" w14:textId="77777777" w:rsidR="000253EC" w:rsidRPr="00877F8A" w:rsidRDefault="000253EC" w:rsidP="000253EC">
      <w:pPr>
        <w:pStyle w:val="Heading4"/>
      </w:pPr>
      <w:bookmarkStart w:id="1297" w:name="_Toc325706106"/>
      <w:bookmarkStart w:id="1298" w:name="_Toc402364043"/>
      <w:r w:rsidRPr="00877F8A">
        <w:t>E-veselības Integrācijas platformas HL7 servisu izsaukšana</w:t>
      </w:r>
      <w:bookmarkEnd w:id="1297"/>
      <w:bookmarkEnd w:id="1298"/>
    </w:p>
    <w:p w14:paraId="5DCCBDDE" w14:textId="3705167C" w:rsidR="000253EC" w:rsidRPr="00181962" w:rsidRDefault="000253EC" w:rsidP="00181962">
      <w:r w:rsidRPr="00181962">
        <w:t xml:space="preserve">E-veselības integrācijas platforma (IP) nodrošina sadarbību starp e-veselības sistēmām (EVK, E-nosūtījumi/e-norīkojumi u.tml.) un šai integrācijai jeb sadarbībai tiek izmantots HL7 V3 standarts, kas ir izvēlēts par veselības nozares ziņojumapmaiņas standartu, kas ir specifisks šai nozarei. Rezultātā, ja kādai ārējai sistēmai/risinājumam ir jāsadarbojas ar e-veselības risinājumiem, izmantojot VRAA VISS Pieprasījuma servisu, būs nepieciešama Pieprasījuma servisa pilnveidošana saskaņā ar diagrammu </w:t>
      </w:r>
      <w:r w:rsidRPr="00181962">
        <w:fldChar w:fldCharType="begin"/>
      </w:r>
      <w:r w:rsidRPr="00181962">
        <w:instrText xml:space="preserve"> REF _Ref325446981 \h </w:instrText>
      </w:r>
      <w:r w:rsidR="00181962">
        <w:instrText xml:space="preserve"> \* MERGEFORMAT </w:instrText>
      </w:r>
      <w:r w:rsidRPr="00181962">
        <w:fldChar w:fldCharType="separate"/>
      </w:r>
      <w:r w:rsidR="00E95266">
        <w:t>50</w:t>
      </w:r>
      <w:r w:rsidRPr="00181962">
        <w:fldChar w:fldCharType="end"/>
      </w:r>
      <w:r w:rsidRPr="00181962">
        <w:t>.attēlu.</w:t>
      </w:r>
    </w:p>
    <w:p w14:paraId="129CCAF1" w14:textId="77777777" w:rsidR="000253EC" w:rsidRPr="00877F8A" w:rsidRDefault="000253EC" w:rsidP="000253EC">
      <w:r w:rsidRPr="00877F8A">
        <w:object w:dxaOrig="20748" w:dyaOrig="16978" w14:anchorId="59656F65">
          <v:shape id="_x0000_i1029" type="#_x0000_t75" style="width:481.55pt;height:394pt" o:ole="">
            <v:imagedata r:id="rId57" o:title=""/>
          </v:shape>
          <o:OLEObject Type="Embed" ProgID="Visio.Drawing.11" ShapeID="_x0000_i1029" DrawAspect="Content" ObjectID="_1476106773" r:id="rId58"/>
        </w:object>
      </w:r>
    </w:p>
    <w:p w14:paraId="24222923" w14:textId="77777777" w:rsidR="000253EC" w:rsidRPr="00877F8A" w:rsidRDefault="0008731D" w:rsidP="000253EC">
      <w:pPr>
        <w:pStyle w:val="Picturecaption"/>
      </w:pPr>
      <w:fldSimple w:instr=" SEQ Attēls \* ARABIC ">
        <w:bookmarkStart w:id="1299" w:name="_Ref325446981"/>
        <w:bookmarkStart w:id="1300" w:name="_Toc325706338"/>
        <w:bookmarkStart w:id="1301" w:name="_Toc402364105"/>
        <w:r w:rsidR="00E95266">
          <w:rPr>
            <w:noProof/>
          </w:rPr>
          <w:t>50</w:t>
        </w:r>
        <w:bookmarkEnd w:id="1299"/>
      </w:fldSimple>
      <w:r w:rsidR="000253EC" w:rsidRPr="00877F8A">
        <w:t>.attēls. Pieprasījuma servisa mijiedarbības ar E-veselības Integrācijas platformu</w:t>
      </w:r>
      <w:bookmarkEnd w:id="1300"/>
      <w:bookmarkEnd w:id="1301"/>
    </w:p>
    <w:p w14:paraId="4D90F649" w14:textId="7CF821B9" w:rsidR="000253EC" w:rsidRPr="00877F8A" w:rsidRDefault="000253EC" w:rsidP="000253EC">
      <w:r w:rsidRPr="00877F8A">
        <w:t>Pieprasījuma serviss paredz šād</w:t>
      </w:r>
      <w:r w:rsidR="00636C17">
        <w:t>u</w:t>
      </w:r>
      <w:r w:rsidRPr="00877F8A">
        <w:t xml:space="preserve"> HL7 ziņojumu un IP ziņojumapmaiņas infrastruktūras papildinājumu esamību: </w:t>
      </w:r>
    </w:p>
    <w:p w14:paraId="4D452ECD" w14:textId="77777777" w:rsidR="000253EC" w:rsidRPr="00877F8A" w:rsidRDefault="000253EC" w:rsidP="000253EC">
      <w:pPr>
        <w:pStyle w:val="ListBullet"/>
        <w:numPr>
          <w:ilvl w:val="0"/>
          <w:numId w:val="41"/>
        </w:numPr>
        <w:tabs>
          <w:tab w:val="left" w:pos="907"/>
        </w:tabs>
        <w:ind w:left="908" w:hanging="454"/>
        <w:contextualSpacing/>
      </w:pPr>
      <w:r w:rsidRPr="00877F8A">
        <w:t xml:space="preserve">HL7 ziņojumam transporta apvalkam </w:t>
      </w:r>
      <w:r w:rsidRPr="00877F8A">
        <w:rPr>
          <w:rStyle w:val="CodeInText"/>
        </w:rPr>
        <w:t>templateID</w:t>
      </w:r>
      <w:r w:rsidRPr="00877F8A">
        <w:t xml:space="preserve"> atribūtā jāsatur VISS Resursu kataloga atbilstošā HL7 IN ziņojuma URN identifikators: </w:t>
      </w:r>
    </w:p>
    <w:p w14:paraId="722157F8" w14:textId="77777777" w:rsidR="000253EC" w:rsidRPr="00877F8A" w:rsidRDefault="000253EC" w:rsidP="000253EC">
      <w:pPr>
        <w:pStyle w:val="Source"/>
      </w:pPr>
      <w:r w:rsidRPr="00877F8A">
        <w:rPr>
          <w:color w:val="0000FF"/>
          <w:highlight w:val="white"/>
          <w:lang w:eastAsia="lv-LV"/>
        </w:rPr>
        <w:t>&lt;</w:t>
      </w:r>
      <w:r w:rsidRPr="00877F8A">
        <w:rPr>
          <w:color w:val="800000"/>
          <w:highlight w:val="white"/>
          <w:lang w:eastAsia="lv-LV"/>
        </w:rPr>
        <w:t>templateId</w:t>
      </w:r>
      <w:r w:rsidRPr="00877F8A">
        <w:rPr>
          <w:color w:val="FF0000"/>
          <w:highlight w:val="white"/>
          <w:lang w:eastAsia="lv-LV"/>
        </w:rPr>
        <w:t xml:space="preserve"> root</w:t>
      </w:r>
      <w:r w:rsidRPr="00877F8A">
        <w:rPr>
          <w:color w:val="0000FF"/>
          <w:highlight w:val="white"/>
          <w:lang w:eastAsia="lv-LV"/>
        </w:rPr>
        <w:t>="</w:t>
      </w:r>
      <w:r w:rsidRPr="00877F8A">
        <w:rPr>
          <w:highlight w:val="white"/>
          <w:lang w:eastAsia="lv-LV"/>
        </w:rPr>
        <w:t>1.3.6.1.4.1.38760.3.4.2</w:t>
      </w:r>
      <w:r w:rsidRPr="00877F8A">
        <w:rPr>
          <w:color w:val="0000FF"/>
          <w:highlight w:val="white"/>
          <w:lang w:eastAsia="lv-LV"/>
        </w:rPr>
        <w:t>"</w:t>
      </w:r>
      <w:r w:rsidRPr="00877F8A">
        <w:rPr>
          <w:color w:val="FF0000"/>
          <w:highlight w:val="white"/>
          <w:lang w:eastAsia="lv-LV"/>
        </w:rPr>
        <w:t xml:space="preserve"> extension</w:t>
      </w:r>
      <w:r w:rsidRPr="00877F8A">
        <w:rPr>
          <w:color w:val="0000FF"/>
          <w:highlight w:val="white"/>
          <w:lang w:eastAsia="lv-LV"/>
        </w:rPr>
        <w:t>="</w:t>
      </w:r>
      <w:r w:rsidRPr="00877F8A">
        <w:rPr>
          <w:highlight w:val="white"/>
          <w:lang w:eastAsia="lv-LV"/>
        </w:rPr>
        <w:t>URN:IVIS:100001:XSD-HL7V3-2011-lvext-LVAU_IN000001UV01</w:t>
      </w:r>
      <w:r w:rsidRPr="00877F8A">
        <w:rPr>
          <w:color w:val="0000FF"/>
          <w:highlight w:val="white"/>
          <w:lang w:eastAsia="lv-LV"/>
        </w:rPr>
        <w:t>"/&gt;</w:t>
      </w:r>
    </w:p>
    <w:p w14:paraId="0438BBB6" w14:textId="77777777" w:rsidR="000253EC" w:rsidRPr="00877F8A" w:rsidRDefault="000253EC" w:rsidP="000253EC">
      <w:pPr>
        <w:pStyle w:val="ListBullet"/>
        <w:numPr>
          <w:ilvl w:val="0"/>
          <w:numId w:val="41"/>
        </w:numPr>
        <w:tabs>
          <w:tab w:val="left" w:pos="907"/>
        </w:tabs>
        <w:ind w:left="908" w:hanging="454"/>
        <w:contextualSpacing/>
      </w:pPr>
      <w:r w:rsidRPr="00877F8A">
        <w:t>IP ziņojumapmaiņas infrastruktūrai jānodrošina speciāls serviss, kas varētu pēc ziņojuma identifikatora atgriezt atbilstošo asinhrono atbildi jebkuram HL7 ziņojumam.</w:t>
      </w:r>
    </w:p>
    <w:p w14:paraId="0F85D6EA" w14:textId="77777777" w:rsidR="000253EC" w:rsidRDefault="000253EC" w:rsidP="000253EC">
      <w:pPr>
        <w:pStyle w:val="Heading4"/>
      </w:pPr>
      <w:bookmarkStart w:id="1302" w:name="_Toc402364044"/>
      <w:r>
        <w:lastRenderedPageBreak/>
        <w:t>IVISRequest izveidošana</w:t>
      </w:r>
      <w:bookmarkEnd w:id="1302"/>
    </w:p>
    <w:p w14:paraId="1C927F6A" w14:textId="77777777" w:rsidR="000253EC" w:rsidRDefault="000253EC" w:rsidP="000253EC">
      <w:pPr>
        <w:pStyle w:val="CodeBlock"/>
      </w:pPr>
      <w:r>
        <w:t>string URN = client.StartTransaction("URN:IVIS:100001:EP-Authority-v1-3");</w:t>
      </w:r>
    </w:p>
    <w:p w14:paraId="3B2EC606" w14:textId="77777777" w:rsidR="000253EC" w:rsidRDefault="000253EC" w:rsidP="000253EC">
      <w:pPr>
        <w:pStyle w:val="CodeBlock"/>
      </w:pPr>
      <w:r>
        <w:t xml:space="preserve">                IVISRequestStructure request = new IVISRequestStructure();</w:t>
      </w:r>
    </w:p>
    <w:p w14:paraId="0C6F96B8" w14:textId="77777777" w:rsidR="000253EC" w:rsidRDefault="000253EC" w:rsidP="000253EC">
      <w:pPr>
        <w:pStyle w:val="CodeBlock"/>
      </w:pPr>
      <w:r>
        <w:t xml:space="preserve">                request.Header = new RequestHeaderStructure();</w:t>
      </w:r>
    </w:p>
    <w:p w14:paraId="2FF5CFB6" w14:textId="77777777" w:rsidR="000253EC" w:rsidRDefault="000253EC" w:rsidP="000253EC">
      <w:pPr>
        <w:pStyle w:val="CodeBlock"/>
      </w:pPr>
      <w:r>
        <w:t xml:space="preserve">                request.Header.CorrelationID = Guid.NewGuid();</w:t>
      </w:r>
    </w:p>
    <w:p w14:paraId="042E3BCF" w14:textId="77777777" w:rsidR="000253EC" w:rsidRDefault="000253EC" w:rsidP="000253EC">
      <w:pPr>
        <w:pStyle w:val="CodeBlock"/>
      </w:pPr>
      <w:r>
        <w:t xml:space="preserve">                request.Header.MessageID = Guid.NewGuid();</w:t>
      </w:r>
    </w:p>
    <w:p w14:paraId="7CB91AA2" w14:textId="77777777" w:rsidR="000253EC" w:rsidRDefault="000253EC" w:rsidP="000253EC">
      <w:pPr>
        <w:pStyle w:val="CodeBlock"/>
      </w:pPr>
    </w:p>
    <w:p w14:paraId="643FC005" w14:textId="77777777" w:rsidR="000253EC" w:rsidRDefault="000253EC" w:rsidP="000253EC">
      <w:pPr>
        <w:pStyle w:val="CodeBlock"/>
      </w:pPr>
      <w:r>
        <w:t xml:space="preserve">                request.Header.Destination = new URNType("URN:IVIS:100001:ISS-VM.VSMT_VA-HL7Service-v1-0");</w:t>
      </w:r>
    </w:p>
    <w:p w14:paraId="7CB673BA" w14:textId="77777777" w:rsidR="000253EC" w:rsidRDefault="000253EC" w:rsidP="000253EC">
      <w:pPr>
        <w:pStyle w:val="CodeBlock"/>
      </w:pPr>
      <w:r>
        <w:t xml:space="preserve">                request.Header.MessageType = new URNType("URN:IVIS:100001:XSD-HL7V3.2011-lvext-LVAU_IN000001UV01");</w:t>
      </w:r>
    </w:p>
    <w:p w14:paraId="7E82A6B2" w14:textId="77777777" w:rsidR="000253EC" w:rsidRDefault="000253EC" w:rsidP="000253EC">
      <w:pPr>
        <w:pStyle w:val="CodeBlock"/>
      </w:pPr>
      <w:r>
        <w:t xml:space="preserve">                request.Header.TransactionID = new URNType(URN);</w:t>
      </w:r>
    </w:p>
    <w:p w14:paraId="7541EBE1" w14:textId="77777777" w:rsidR="000253EC" w:rsidRDefault="000253EC" w:rsidP="000253EC">
      <w:pPr>
        <w:pStyle w:val="CodeBlock"/>
      </w:pPr>
    </w:p>
    <w:p w14:paraId="7D030242" w14:textId="77777777" w:rsidR="000253EC" w:rsidRDefault="000253EC" w:rsidP="000253EC">
      <w:pPr>
        <w:pStyle w:val="CodeBlock"/>
      </w:pPr>
    </w:p>
    <w:p w14:paraId="777A90FD" w14:textId="77777777" w:rsidR="000253EC" w:rsidRDefault="000253EC" w:rsidP="000253EC">
      <w:pPr>
        <w:pStyle w:val="CodeBlock"/>
      </w:pPr>
      <w:r>
        <w:t xml:space="preserve">                //XmlDocument xml = new XmlDocument();</w:t>
      </w:r>
    </w:p>
    <w:p w14:paraId="34193338" w14:textId="77777777" w:rsidR="000253EC" w:rsidRDefault="000253EC" w:rsidP="000253EC">
      <w:pPr>
        <w:pStyle w:val="CodeBlock"/>
      </w:pPr>
      <w:r>
        <w:t xml:space="preserve">                //xml.Load("../../Body.xml");</w:t>
      </w:r>
    </w:p>
    <w:p w14:paraId="45CEC82E" w14:textId="77777777" w:rsidR="000253EC" w:rsidRDefault="000253EC" w:rsidP="000253EC">
      <w:pPr>
        <w:pStyle w:val="CodeBlock"/>
      </w:pPr>
      <w:r>
        <w:t xml:space="preserve">                request.SetBody(CreateHL7Message());</w:t>
      </w:r>
    </w:p>
    <w:p w14:paraId="28E26893" w14:textId="5632AFBD" w:rsidR="000253EC" w:rsidRDefault="000253EC" w:rsidP="000253EC">
      <w:r>
        <w:t xml:space="preserve">Kur IVISRequest klase ir aprakstīta dokumentā </w:t>
      </w:r>
      <w:r>
        <w:fldChar w:fldCharType="begin"/>
      </w:r>
      <w:r>
        <w:instrText xml:space="preserve"> REF _Ref326313512 \r \h </w:instrText>
      </w:r>
      <w:r>
        <w:fldChar w:fldCharType="separate"/>
      </w:r>
      <w:ins w:id="1303" w:author="Aleksandrs Zeļikovičs" w:date="2014-10-29T16:37:00Z">
        <w:r w:rsidR="00E95266">
          <w:rPr>
            <w:b/>
            <w:bCs/>
            <w:lang w:val="en-US"/>
          </w:rPr>
          <w:t>Error! Reference source not found.</w:t>
        </w:r>
      </w:ins>
      <w:del w:id="1304" w:author="Aleksandrs Zeļikovičs" w:date="2014-09-04T18:09:00Z">
        <w:r w:rsidR="00D6316E" w:rsidDel="0008731D">
          <w:delText>[7]</w:delText>
        </w:r>
      </w:del>
      <w:r>
        <w:fldChar w:fldCharType="end"/>
      </w:r>
      <w:r>
        <w:t>.</w:t>
      </w:r>
    </w:p>
    <w:p w14:paraId="10D29D68" w14:textId="77777777" w:rsidR="000253EC" w:rsidRDefault="000253EC" w:rsidP="008D6997">
      <w:pPr>
        <w:pStyle w:val="Heading4"/>
      </w:pPr>
      <w:bookmarkStart w:id="1305" w:name="_Toc402364045"/>
      <w:r>
        <w:t>HL7 ziņojuma izveidošana</w:t>
      </w:r>
      <w:bookmarkEnd w:id="1305"/>
    </w:p>
    <w:p w14:paraId="37B8C0CA" w14:textId="464E849A" w:rsidR="000253EC" w:rsidRDefault="000253EC">
      <w:r>
        <w:t xml:space="preserve">Ziņojums ir izveidots pamatoties uz piemēru </w:t>
      </w:r>
      <w:r w:rsidR="009845F7" w:rsidRPr="0073270D">
        <w:t>HL7Serializer</w:t>
      </w:r>
      <w:r w:rsidR="009845F7">
        <w:t xml:space="preserve"> </w:t>
      </w:r>
      <w:r>
        <w:t xml:space="preserve">(sk. sadaļu </w:t>
      </w:r>
      <w:r>
        <w:fldChar w:fldCharType="begin"/>
      </w:r>
      <w:r>
        <w:instrText xml:space="preserve"> REF _Ref326313677 \r \h </w:instrText>
      </w:r>
      <w:r>
        <w:fldChar w:fldCharType="separate"/>
      </w:r>
      <w:r w:rsidR="00E95266">
        <w:t>2.7.6</w:t>
      </w:r>
      <w:r>
        <w:fldChar w:fldCharType="end"/>
      </w:r>
      <w:r>
        <w:t>).</w:t>
      </w:r>
    </w:p>
    <w:p w14:paraId="77BF0145" w14:textId="77777777" w:rsidR="000253EC" w:rsidRDefault="000253EC" w:rsidP="008D6997">
      <w:pPr>
        <w:pStyle w:val="CodeBlock"/>
      </w:pPr>
      <w:r>
        <w:lastRenderedPageBreak/>
        <w:t>public static string CreateHL7Message()</w:t>
      </w:r>
    </w:p>
    <w:p w14:paraId="75A0BB62" w14:textId="77777777" w:rsidR="000253EC" w:rsidRDefault="000253EC" w:rsidP="008D6997">
      <w:pPr>
        <w:pStyle w:val="CodeBlock"/>
      </w:pPr>
      <w:r>
        <w:t xml:space="preserve">        {</w:t>
      </w:r>
    </w:p>
    <w:p w14:paraId="3241A09A" w14:textId="77777777" w:rsidR="000253EC" w:rsidRDefault="000253EC" w:rsidP="008D6997">
      <w:pPr>
        <w:pStyle w:val="CodeBlock"/>
      </w:pPr>
      <w:r>
        <w:t xml:space="preserve">            string interactionExtension = "LVAU_IN000001UV01";</w:t>
      </w:r>
    </w:p>
    <w:p w14:paraId="1ABB137B" w14:textId="77777777" w:rsidR="000253EC" w:rsidRDefault="000253EC" w:rsidP="008D6997">
      <w:pPr>
        <w:pStyle w:val="CodeBlock"/>
      </w:pPr>
      <w:r>
        <w:t xml:space="preserve">            string receiverExtension = "IP.AUDIT.WS";</w:t>
      </w:r>
    </w:p>
    <w:p w14:paraId="15E71FDE" w14:textId="77777777" w:rsidR="000253EC" w:rsidRDefault="000253EC" w:rsidP="008D6997">
      <w:pPr>
        <w:pStyle w:val="CodeBlock"/>
      </w:pPr>
      <w:r>
        <w:t xml:space="preserve">            string senderExtension = "IP.AUDIT.WS";</w:t>
      </w:r>
    </w:p>
    <w:p w14:paraId="5EBE3461" w14:textId="77777777" w:rsidR="000253EC" w:rsidRDefault="000253EC" w:rsidP="008D6997">
      <w:pPr>
        <w:pStyle w:val="CodeBlock"/>
      </w:pPr>
      <w:r>
        <w:t xml:space="preserve">            var queryId = Guid.NewGuid();</w:t>
      </w:r>
    </w:p>
    <w:p w14:paraId="41EC57F0" w14:textId="77777777" w:rsidR="000253EC" w:rsidRDefault="000253EC" w:rsidP="008D6997">
      <w:pPr>
        <w:pStyle w:val="CodeBlock"/>
      </w:pPr>
      <w:r>
        <w:t xml:space="preserve">            LVAU_MT000001UV01QueryByParameterPayload subject = new LVAU_MT000001UV01QueryByParameterPayload();</w:t>
      </w:r>
    </w:p>
    <w:p w14:paraId="22F65ED7" w14:textId="77777777" w:rsidR="000253EC" w:rsidRDefault="000253EC" w:rsidP="008D6997">
      <w:pPr>
        <w:pStyle w:val="CodeBlock"/>
      </w:pPr>
      <w:r>
        <w:t xml:space="preserve">            subject.queryId = new II();</w:t>
      </w:r>
    </w:p>
    <w:p w14:paraId="60A130F9" w14:textId="77777777" w:rsidR="000253EC" w:rsidRDefault="000253EC" w:rsidP="008D6997">
      <w:pPr>
        <w:pStyle w:val="CodeBlock"/>
      </w:pPr>
      <w:r>
        <w:t xml:space="preserve">            subject.queryId.root = HL7Constants.OIds.IdentificationId.ToString();</w:t>
      </w:r>
    </w:p>
    <w:p w14:paraId="22E0BC9E" w14:textId="77777777" w:rsidR="000253EC" w:rsidRDefault="000253EC" w:rsidP="008D6997">
      <w:pPr>
        <w:pStyle w:val="CodeBlock"/>
      </w:pPr>
      <w:r>
        <w:t xml:space="preserve">            subject.queryId.extension = queryId.ToString();</w:t>
      </w:r>
    </w:p>
    <w:p w14:paraId="22B0AC0D" w14:textId="77777777" w:rsidR="000253EC" w:rsidRDefault="000253EC" w:rsidP="008D6997">
      <w:pPr>
        <w:pStyle w:val="CodeBlock"/>
      </w:pPr>
      <w:r>
        <w:t xml:space="preserve">            subject.statusCode = new CSType();</w:t>
      </w:r>
    </w:p>
    <w:p w14:paraId="6EC54078" w14:textId="77777777" w:rsidR="000253EC" w:rsidRDefault="000253EC" w:rsidP="008D6997">
      <w:pPr>
        <w:pStyle w:val="CodeBlock"/>
      </w:pPr>
      <w:r>
        <w:t xml:space="preserve">            subject.statusCode.code = "new";</w:t>
      </w:r>
    </w:p>
    <w:p w14:paraId="20471BF4" w14:textId="77777777" w:rsidR="000253EC" w:rsidRDefault="000253EC" w:rsidP="008D6997">
      <w:pPr>
        <w:pStyle w:val="CodeBlock"/>
      </w:pPr>
      <w:r>
        <w:t xml:space="preserve">            subject.modifyCode = new CSType();</w:t>
      </w:r>
    </w:p>
    <w:p w14:paraId="630829E5" w14:textId="77777777" w:rsidR="000253EC" w:rsidRDefault="000253EC" w:rsidP="008D6997">
      <w:pPr>
        <w:pStyle w:val="CodeBlock"/>
      </w:pPr>
      <w:r>
        <w:t xml:space="preserve">            subject.modifyCode.code = "N";</w:t>
      </w:r>
    </w:p>
    <w:p w14:paraId="4B3C1041" w14:textId="77777777" w:rsidR="000253EC" w:rsidRDefault="000253EC" w:rsidP="008D6997">
      <w:pPr>
        <w:pStyle w:val="CodeBlock"/>
      </w:pPr>
      <w:r>
        <w:t xml:space="preserve">            subject.responseModalityCode = new CSType();</w:t>
      </w:r>
    </w:p>
    <w:p w14:paraId="289E48D4" w14:textId="0D6E7000" w:rsidR="000253EC" w:rsidRDefault="000253EC" w:rsidP="008D6997">
      <w:pPr>
        <w:pStyle w:val="CodeBlock"/>
      </w:pPr>
      <w:r>
        <w:t xml:space="preserve">            subject.responseModalityCode.code = "R";</w:t>
      </w:r>
    </w:p>
    <w:p w14:paraId="5B5CBC5D" w14:textId="77777777" w:rsidR="000253EC" w:rsidRDefault="000253EC" w:rsidP="008D6997">
      <w:pPr>
        <w:pStyle w:val="CodeBlock"/>
      </w:pPr>
      <w:r>
        <w:t xml:space="preserve">            HL7QueryByParameterPayload SubjectDoc = HL7QueryByParameterPayload.CreateQueryByParameterPayload(subject.Untyped);</w:t>
      </w:r>
    </w:p>
    <w:p w14:paraId="0FB32357" w14:textId="77777777" w:rsidR="000253EC" w:rsidRDefault="000253EC" w:rsidP="008D6997">
      <w:pPr>
        <w:pStyle w:val="CodeBlock"/>
      </w:pPr>
      <w:r>
        <w:t xml:space="preserve">            Collection&lt;HL7ClassificatorId&gt; reasonCodeId = new Collection&lt;HL7ClassificatorId&gt;();</w:t>
      </w:r>
    </w:p>
    <w:p w14:paraId="771D597D" w14:textId="77F2F720" w:rsidR="000253EC" w:rsidRDefault="000253EC" w:rsidP="008D6997">
      <w:pPr>
        <w:pStyle w:val="CodeBlock"/>
      </w:pPr>
      <w:r>
        <w:t xml:space="preserve">            reasonCodeId.Add(new HL7ClassificatorId("code", HL7Constants.OIds.ReasonCodeId));</w:t>
      </w:r>
    </w:p>
    <w:p w14:paraId="40364AED" w14:textId="690A259C" w:rsidR="000253EC" w:rsidRDefault="000253EC" w:rsidP="008D6997">
      <w:pPr>
        <w:pStyle w:val="CodeBlock"/>
      </w:pPr>
      <w:r>
        <w:t xml:space="preserve">            var controlAct = new HL7QueryControlAcknowledgement(SubjectDoc);</w:t>
      </w:r>
    </w:p>
    <w:p w14:paraId="5C1DEB07" w14:textId="6BCB5420" w:rsidR="000253EC" w:rsidRDefault="000253EC" w:rsidP="008D6997">
      <w:pPr>
        <w:pStyle w:val="CodeBlock"/>
      </w:pPr>
      <w:r>
        <w:t xml:space="preserve">            HL7Request request = new HL7Request(interactionExtension, HL7Constants.Versions.V3NE2011, senderExtension, receiverExtension, controlAct);</w:t>
      </w:r>
    </w:p>
    <w:p w14:paraId="3D965A4B" w14:textId="0031EC8F" w:rsidR="000253EC" w:rsidRDefault="000253EC" w:rsidP="008D6997">
      <w:pPr>
        <w:pStyle w:val="CodeBlock"/>
      </w:pPr>
      <w:r>
        <w:t xml:space="preserve">            StringBuilder sb = new StringBuilder();</w:t>
      </w:r>
    </w:p>
    <w:p w14:paraId="4C12BB9A" w14:textId="77777777" w:rsidR="000253EC" w:rsidRDefault="000253EC" w:rsidP="008D6997">
      <w:pPr>
        <w:pStyle w:val="CodeBlock"/>
      </w:pPr>
      <w:r>
        <w:t xml:space="preserve">            using (XmlWriter writer = XmlWriter.Create(sb))</w:t>
      </w:r>
    </w:p>
    <w:p w14:paraId="05B3D0F3" w14:textId="77777777" w:rsidR="000253EC" w:rsidRDefault="000253EC" w:rsidP="008D6997">
      <w:pPr>
        <w:pStyle w:val="CodeBlock"/>
      </w:pPr>
      <w:r>
        <w:t xml:space="preserve">            {</w:t>
      </w:r>
    </w:p>
    <w:p w14:paraId="5E63B120" w14:textId="77777777" w:rsidR="000253EC" w:rsidRDefault="000253EC" w:rsidP="008D6997">
      <w:pPr>
        <w:pStyle w:val="CodeBlock"/>
      </w:pPr>
      <w:r>
        <w:t xml:space="preserve">                writer.WriteStartDocument();</w:t>
      </w:r>
    </w:p>
    <w:p w14:paraId="318EF0F7" w14:textId="77777777" w:rsidR="000253EC" w:rsidRDefault="000253EC" w:rsidP="008D6997">
      <w:pPr>
        <w:pStyle w:val="CodeBlock"/>
      </w:pPr>
      <w:r>
        <w:t xml:space="preserve">                HL7Serializer serializer = new HL7Serializer(HL7Version.HL7V3_2011);</w:t>
      </w:r>
    </w:p>
    <w:p w14:paraId="53BF137D" w14:textId="77777777" w:rsidR="000253EC" w:rsidRDefault="000253EC" w:rsidP="008D6997">
      <w:pPr>
        <w:pStyle w:val="CodeBlock"/>
      </w:pPr>
      <w:r>
        <w:t xml:space="preserve">                //"RCMR_IN000002UV01"</w:t>
      </w:r>
    </w:p>
    <w:p w14:paraId="645B817E" w14:textId="77777777" w:rsidR="000253EC" w:rsidRDefault="000253EC" w:rsidP="008D6997">
      <w:pPr>
        <w:pStyle w:val="CodeBlock"/>
      </w:pPr>
      <w:r>
        <w:t xml:space="preserve">                serializer.WriteMessage(writer, request, interactionExtension);</w:t>
      </w:r>
    </w:p>
    <w:p w14:paraId="2583ABDF" w14:textId="77777777" w:rsidR="000253EC" w:rsidRDefault="000253EC" w:rsidP="008D6997">
      <w:pPr>
        <w:pStyle w:val="CodeBlock"/>
      </w:pPr>
      <w:r>
        <w:t xml:space="preserve">                writer.WriteEndDocument();</w:t>
      </w:r>
    </w:p>
    <w:p w14:paraId="14A6970C" w14:textId="5E0A3D65" w:rsidR="000253EC" w:rsidRDefault="009845F7" w:rsidP="008D6997">
      <w:pPr>
        <w:pStyle w:val="CodeBlock"/>
      </w:pPr>
      <w:r>
        <w:t xml:space="preserve">            }</w:t>
      </w:r>
    </w:p>
    <w:p w14:paraId="74C347B4" w14:textId="064D66FC" w:rsidR="000253EC" w:rsidRDefault="000253EC" w:rsidP="008D6997">
      <w:pPr>
        <w:pStyle w:val="CodeBlock"/>
      </w:pPr>
      <w:r>
        <w:t xml:space="preserve">            string</w:t>
      </w:r>
      <w:r w:rsidR="009845F7">
        <w:t xml:space="preserve"> requestString = sb.ToString();</w:t>
      </w:r>
    </w:p>
    <w:p w14:paraId="02A2B550" w14:textId="77777777" w:rsidR="000253EC" w:rsidRDefault="000253EC" w:rsidP="008D6997">
      <w:pPr>
        <w:pStyle w:val="CodeBlock"/>
      </w:pPr>
      <w:r>
        <w:t xml:space="preserve">            return requestString;</w:t>
      </w:r>
    </w:p>
    <w:p w14:paraId="09EA3310" w14:textId="37126759" w:rsidR="000253EC" w:rsidRPr="00181962" w:rsidRDefault="000253EC" w:rsidP="008D6997">
      <w:pPr>
        <w:pStyle w:val="CodeBlock"/>
      </w:pPr>
      <w:r>
        <w:t xml:space="preserve">        }</w:t>
      </w:r>
    </w:p>
    <w:p w14:paraId="62747E0D" w14:textId="2A14B4E1" w:rsidR="009845F7" w:rsidRDefault="009845F7" w:rsidP="008D6997">
      <w:pPr>
        <w:pStyle w:val="Heading4"/>
      </w:pPr>
      <w:bookmarkStart w:id="1306" w:name="_Toc402364046"/>
      <w:r>
        <w:t>Piemēra konfigurācija</w:t>
      </w:r>
      <w:bookmarkEnd w:id="1306"/>
      <w:r>
        <w:t xml:space="preserve"> </w:t>
      </w:r>
    </w:p>
    <w:p w14:paraId="7070338F" w14:textId="718CD779" w:rsidR="009845F7" w:rsidRDefault="009845F7" w:rsidP="009845F7">
      <w:r>
        <w:t>Pieslēgšana pieprasījuma servisa ir izveidota pamatoties uz E-pakalpojumu arhitektūras izstrāde.</w:t>
      </w:r>
    </w:p>
    <w:p w14:paraId="776BF4C0" w14:textId="433339CA" w:rsidR="009845F7" w:rsidRPr="00181962" w:rsidRDefault="009845F7" w:rsidP="008D6997">
      <w:r>
        <w:t xml:space="preserve">Vadlīnijas </w:t>
      </w:r>
      <w:r>
        <w:fldChar w:fldCharType="begin"/>
      </w:r>
      <w:r>
        <w:instrText xml:space="preserve"> REF _Ref326314074 \r \h </w:instrText>
      </w:r>
      <w:r>
        <w:fldChar w:fldCharType="separate"/>
      </w:r>
      <w:r w:rsidR="00E95266">
        <w:t>[6]</w:t>
      </w:r>
      <w:r>
        <w:fldChar w:fldCharType="end"/>
      </w:r>
      <w:r>
        <w:t>.</w:t>
      </w:r>
    </w:p>
    <w:p w14:paraId="79CF559F" w14:textId="759E031B" w:rsidR="00E8645D" w:rsidRDefault="00A97384">
      <w:pPr>
        <w:pStyle w:val="Heading2"/>
      </w:pPr>
      <w:bookmarkStart w:id="1307" w:name="_Ref326315291"/>
      <w:bookmarkStart w:id="1308" w:name="_Ref326315295"/>
      <w:bookmarkStart w:id="1309" w:name="_Toc402364047"/>
      <w:r>
        <w:lastRenderedPageBreak/>
        <w:t xml:space="preserve">Pāreja no 0.1. versijas uz </w:t>
      </w:r>
      <w:r w:rsidR="006C6282">
        <w:t>0</w:t>
      </w:r>
      <w:r>
        <w:t>.</w:t>
      </w:r>
      <w:r w:rsidR="006C6282">
        <w:t>2</w:t>
      </w:r>
      <w:r>
        <w:t xml:space="preserve"> versiju</w:t>
      </w:r>
      <w:bookmarkEnd w:id="1295"/>
      <w:bookmarkEnd w:id="1307"/>
      <w:bookmarkEnd w:id="1308"/>
      <w:bookmarkEnd w:id="1309"/>
      <w:r>
        <w:t xml:space="preserve">  </w:t>
      </w:r>
    </w:p>
    <w:p w14:paraId="46D60226" w14:textId="5C2D6EFD" w:rsidR="00A97384" w:rsidRDefault="00A97384" w:rsidP="00F909B2">
      <w:pPr>
        <w:pStyle w:val="Heading3"/>
      </w:pPr>
      <w:bookmarkStart w:id="1310" w:name="_Toc402364048"/>
      <w:r>
        <w:t>Interfeisa izmaiņas</w:t>
      </w:r>
      <w:bookmarkEnd w:id="1310"/>
    </w:p>
    <w:p w14:paraId="0682F9B3" w14:textId="51FAB0F8" w:rsidR="00A97384" w:rsidRPr="00F909B2" w:rsidRDefault="00A97384" w:rsidP="00F909B2">
      <w:pPr>
        <w:pStyle w:val="CodeBlock"/>
      </w:pPr>
      <w:r w:rsidRPr="00F909B2">
        <w:t>[OperationContract(Name = "ProcessInvoke", Action = HL7Constants.Namespace + ":" + "LVAU_IN000001UV01", ReplyAction = HL7Constants.Namespace + ":" + "LVAU_IN000002UV01")]</w:t>
      </w:r>
    </w:p>
    <w:p w14:paraId="69B1F82B" w14:textId="77777777" w:rsidR="00A97384" w:rsidRDefault="00A97384" w:rsidP="00F909B2">
      <w:pPr>
        <w:pStyle w:val="CodeBlock"/>
      </w:pPr>
      <w:r>
        <w:t xml:space="preserve">        </w:t>
      </w:r>
      <w:r w:rsidRPr="00F909B2">
        <w:t>[HL7OperationContract(</w:t>
      </w:r>
      <w:r w:rsidRPr="00F909B2">
        <w:rPr>
          <w:strike/>
          <w:color w:val="A31515"/>
        </w:rPr>
        <w:t>"1.1.1"</w:t>
      </w:r>
      <w:r w:rsidRPr="00F909B2">
        <w:rPr>
          <w:strike/>
        </w:rPr>
        <w:t xml:space="preserve">, </w:t>
      </w:r>
      <w:r w:rsidRPr="00F909B2">
        <w:rPr>
          <w:strike/>
          <w:color w:val="A31515"/>
        </w:rPr>
        <w:t>"1.1.1"</w:t>
      </w:r>
      <w:r w:rsidRPr="00F909B2">
        <w:rPr>
          <w:strike/>
        </w:rPr>
        <w:t xml:space="preserve">, </w:t>
      </w:r>
      <w:r w:rsidRPr="00F909B2">
        <w:t xml:space="preserve">Receiver </w:t>
      </w:r>
      <w:r>
        <w:t xml:space="preserve">= </w:t>
      </w:r>
      <w:r>
        <w:rPr>
          <w:color w:val="A31515"/>
        </w:rPr>
        <w:t>"Receiver"</w:t>
      </w:r>
      <w:r>
        <w:t xml:space="preserve">, </w:t>
      </w:r>
      <w:r w:rsidRPr="00F909B2">
        <w:t xml:space="preserve">Sender </w:t>
      </w:r>
      <w:r>
        <w:t xml:space="preserve">= </w:t>
      </w:r>
      <w:r>
        <w:rPr>
          <w:color w:val="A31515"/>
        </w:rPr>
        <w:t>"Sender"</w:t>
      </w:r>
      <w:r>
        <w:t xml:space="preserve">, </w:t>
      </w:r>
      <w:r w:rsidRPr="00F909B2">
        <w:t>QueryParameterPayload = HL7Request.RequestType.QueryParamRequest)]</w:t>
      </w:r>
    </w:p>
    <w:p w14:paraId="6B8A6B4A" w14:textId="77777777" w:rsidR="00A97384" w:rsidRPr="00F909B2" w:rsidRDefault="00A97384" w:rsidP="00F909B2">
      <w:pPr>
        <w:pStyle w:val="CodeBlock"/>
      </w:pPr>
      <w:r w:rsidRPr="00F909B2">
        <w:t xml:space="preserve">        LVAU_IN000002UV01QUQI_MT120001UV01Subject2 ProcessInvoke([HL7SubjectSerializer(HL7SubjectSerializerTypes.Custom, CustomSerializerType = typeof(CustomObjectSerializer))] LVAU_MT000001UV01QueryByParameterPayload payload);</w:t>
      </w:r>
    </w:p>
    <w:p w14:paraId="3842D9FD" w14:textId="77777777" w:rsidR="00A97384" w:rsidRPr="00F909B2" w:rsidRDefault="00A97384" w:rsidP="00F909B2">
      <w:pPr>
        <w:pStyle w:val="CodeBlock"/>
        <w:rPr>
          <w:rFonts w:ascii="Consolas" w:hAnsi="Consolas" w:cs="Consolas"/>
          <w:color w:val="A6A6A6" w:themeColor="background1" w:themeShade="A6"/>
          <w:sz w:val="19"/>
          <w:szCs w:val="19"/>
        </w:rPr>
      </w:pPr>
      <w:r w:rsidRPr="00F909B2">
        <w:rPr>
          <w:rFonts w:ascii="Consolas" w:hAnsi="Consolas" w:cs="Consolas"/>
          <w:color w:val="A6A6A6" w:themeColor="background1" w:themeShade="A6"/>
          <w:sz w:val="19"/>
          <w:szCs w:val="19"/>
        </w:rPr>
        <w:t xml:space="preserve">    }</w:t>
      </w:r>
    </w:p>
    <w:p w14:paraId="5607C48A" w14:textId="526D4D10" w:rsidR="00A97384" w:rsidRDefault="00A97384" w:rsidP="00F909B2">
      <w:r>
        <w:t>TempateId un ReplyTemplateId ir dzēsti no interfeisa.</w:t>
      </w:r>
    </w:p>
    <w:p w14:paraId="41E03C12" w14:textId="7E29AFDE" w:rsidR="00A97384" w:rsidRDefault="00A97384" w:rsidP="00F909B2">
      <w:r>
        <w:t>Receiver un Sender jābūt noradītam saskaņa ar reģistru, citā gadījumā būs validācijas kļūda no OSB.</w:t>
      </w:r>
    </w:p>
    <w:p w14:paraId="3D8BE8C1" w14:textId="4AE3300F" w:rsidR="00A97384" w:rsidRDefault="00FC1C5B" w:rsidP="00F909B2">
      <w:pPr>
        <w:pStyle w:val="CodeBlock"/>
      </w:pPr>
      <w:r>
        <w:t>[HL7OperationContract(ReasonCodes.Action.Read, ReasonCodes.Reason.DrugTreatment, Receiver</w:t>
      </w:r>
      <w:r w:rsidR="00A97384">
        <w:t xml:space="preserve"> = </w:t>
      </w:r>
      <w:r w:rsidR="00A97384">
        <w:rPr>
          <w:color w:val="A31515"/>
        </w:rPr>
        <w:t>"</w:t>
      </w:r>
      <w:r w:rsidR="00A97384" w:rsidRPr="00F909B2">
        <w:rPr>
          <w:b/>
          <w:color w:val="A31515"/>
        </w:rPr>
        <w:t>IP.AUDIT.WS</w:t>
      </w:r>
      <w:r w:rsidR="00A97384">
        <w:rPr>
          <w:color w:val="A31515"/>
        </w:rPr>
        <w:t>"</w:t>
      </w:r>
      <w:r w:rsidR="00A97384">
        <w:t xml:space="preserve">, Sender = </w:t>
      </w:r>
      <w:r w:rsidR="00A97384">
        <w:rPr>
          <w:color w:val="A31515"/>
        </w:rPr>
        <w:t>"</w:t>
      </w:r>
      <w:r w:rsidR="00A97384" w:rsidRPr="00F909B2">
        <w:rPr>
          <w:b/>
          <w:color w:val="A31515"/>
        </w:rPr>
        <w:t>IP.AUDIT.WS</w:t>
      </w:r>
      <w:r w:rsidR="00A97384">
        <w:rPr>
          <w:color w:val="A31515"/>
        </w:rPr>
        <w:t>"</w:t>
      </w:r>
      <w:r w:rsidR="00A97384">
        <w:t xml:space="preserve">, QueryParameterPayload = </w:t>
      </w:r>
      <w:r w:rsidR="00A97384">
        <w:rPr>
          <w:color w:val="2B91AF"/>
        </w:rPr>
        <w:t>HL7Request</w:t>
      </w:r>
      <w:r w:rsidR="00A97384">
        <w:t>.</w:t>
      </w:r>
      <w:r w:rsidR="00A97384">
        <w:rPr>
          <w:color w:val="2B91AF"/>
        </w:rPr>
        <w:t>RequestType</w:t>
      </w:r>
      <w:r w:rsidR="00A97384">
        <w:t>.QueryParamRequest)]</w:t>
      </w:r>
    </w:p>
    <w:p w14:paraId="67C82FE8" w14:textId="66D3EB5C" w:rsidR="006C6282" w:rsidRDefault="006C6282" w:rsidP="00F909B2">
      <w:pPr>
        <w:pStyle w:val="Heading4"/>
      </w:pPr>
      <w:bookmarkStart w:id="1311" w:name="_Toc391990223"/>
      <w:bookmarkStart w:id="1312" w:name="_Toc402364049"/>
      <w:bookmarkEnd w:id="1311"/>
      <w:r>
        <w:t>HL7 Versijas noradīšana</w:t>
      </w:r>
      <w:bookmarkEnd w:id="1312"/>
    </w:p>
    <w:p w14:paraId="7B32A7A2" w14:textId="25DB33A8" w:rsidR="006C6282" w:rsidRPr="00F909B2" w:rsidRDefault="006C6282" w:rsidP="00F909B2">
      <w:r>
        <w:t xml:space="preserve">Var noradīt HL7 standarta versiju: </w:t>
      </w:r>
    </w:p>
    <w:p w14:paraId="484A1ABE" w14:textId="77777777" w:rsidR="006C6282" w:rsidRDefault="006C6282" w:rsidP="00F909B2">
      <w:pPr>
        <w:pStyle w:val="CodeBlock"/>
      </w:pPr>
      <w:r>
        <w:t xml:space="preserve">   [</w:t>
      </w:r>
      <w:r>
        <w:rPr>
          <w:color w:val="2B91AF"/>
        </w:rPr>
        <w:t>HL7OperationContract</w:t>
      </w:r>
      <w:r>
        <w:t>(</w:t>
      </w:r>
      <w:r>
        <w:rPr>
          <w:color w:val="2B91AF"/>
        </w:rPr>
        <w:t>HL7Constants</w:t>
      </w:r>
      <w:r>
        <w:t>.</w:t>
      </w:r>
      <w:r>
        <w:rPr>
          <w:color w:val="2B91AF"/>
        </w:rPr>
        <w:t>Versions</w:t>
      </w:r>
      <w:r>
        <w:t>.</w:t>
      </w:r>
      <w:r>
        <w:rPr>
          <w:color w:val="2B91AF"/>
        </w:rPr>
        <w:t>HL7Version</w:t>
      </w:r>
      <w:r>
        <w:t>.</w:t>
      </w:r>
      <w:r w:rsidRPr="00F909B2">
        <w:rPr>
          <w:b/>
        </w:rPr>
        <w:t>HL72011</w:t>
      </w:r>
      <w:r>
        <w:t xml:space="preserve">, Receiver = </w:t>
      </w:r>
      <w:r>
        <w:rPr>
          <w:color w:val="A31515"/>
        </w:rPr>
        <w:t>"IP.AUDIT.WS"</w:t>
      </w:r>
      <w:r>
        <w:t xml:space="preserve">, Sender = </w:t>
      </w:r>
      <w:r>
        <w:rPr>
          <w:color w:val="A31515"/>
        </w:rPr>
        <w:t>"IP.AUDIT.WS"</w:t>
      </w:r>
      <w:r>
        <w:t xml:space="preserve">, QueryParameterPayload = </w:t>
      </w:r>
      <w:r>
        <w:rPr>
          <w:color w:val="2B91AF"/>
        </w:rPr>
        <w:t>HL7Request</w:t>
      </w:r>
      <w:r>
        <w:t>.</w:t>
      </w:r>
      <w:r>
        <w:rPr>
          <w:color w:val="2B91AF"/>
        </w:rPr>
        <w:t>RequestType</w:t>
      </w:r>
      <w:r>
        <w:t>.QueryParamRequest)]</w:t>
      </w:r>
    </w:p>
    <w:p w14:paraId="5DF0D545" w14:textId="77777777" w:rsidR="006C6282" w:rsidRPr="00A65C44" w:rsidRDefault="006C6282" w:rsidP="00F909B2">
      <w:r>
        <w:t xml:space="preserve">     </w:t>
      </w:r>
    </w:p>
    <w:p w14:paraId="4A106B32" w14:textId="77777777" w:rsidR="00A65C44" w:rsidRDefault="00316E16" w:rsidP="00F909B2">
      <w:pPr>
        <w:pStyle w:val="CodeBlock"/>
      </w:pPr>
      <w:r>
        <w:rPr>
          <w:color w:val="2B91AF"/>
        </w:rPr>
        <w:t>HL7Constants</w:t>
      </w:r>
      <w:r>
        <w:t>.</w:t>
      </w:r>
      <w:r>
        <w:rPr>
          <w:color w:val="2B91AF"/>
        </w:rPr>
        <w:t>Versions</w:t>
      </w:r>
      <w:r>
        <w:t>.</w:t>
      </w:r>
      <w:r>
        <w:rPr>
          <w:color w:val="2B91AF"/>
        </w:rPr>
        <w:t>HL7Version</w:t>
      </w:r>
      <w:r>
        <w:t>.</w:t>
      </w:r>
      <w:r w:rsidRPr="00C310A2">
        <w:rPr>
          <w:b/>
        </w:rPr>
        <w:t>HL72011</w:t>
      </w:r>
      <w:r>
        <w:rPr>
          <w:b/>
        </w:rPr>
        <w:t xml:space="preserve"> </w:t>
      </w:r>
    </w:p>
    <w:p w14:paraId="120AAB8A" w14:textId="77777777" w:rsidR="00A65C44" w:rsidRDefault="00316E16" w:rsidP="00F909B2">
      <w:pPr>
        <w:pStyle w:val="CodeBlock"/>
      </w:pPr>
      <w:r w:rsidRPr="00F909B2">
        <w:t>vai</w:t>
      </w:r>
      <w:r>
        <w:rPr>
          <w:b/>
        </w:rPr>
        <w:t xml:space="preserve"> </w:t>
      </w:r>
    </w:p>
    <w:p w14:paraId="6AF91870" w14:textId="3E637751" w:rsidR="006C6282" w:rsidRDefault="00316E16" w:rsidP="00F909B2">
      <w:pPr>
        <w:pStyle w:val="CodeBlock"/>
      </w:pPr>
      <w:r>
        <w:rPr>
          <w:color w:val="2B91AF"/>
        </w:rPr>
        <w:t>HL7Constants</w:t>
      </w:r>
      <w:r>
        <w:t>.</w:t>
      </w:r>
      <w:r>
        <w:rPr>
          <w:color w:val="2B91AF"/>
        </w:rPr>
        <w:t>Versions</w:t>
      </w:r>
      <w:r>
        <w:t>.</w:t>
      </w:r>
      <w:r>
        <w:rPr>
          <w:color w:val="2B91AF"/>
        </w:rPr>
        <w:t>HL7Version</w:t>
      </w:r>
      <w:r>
        <w:t>.</w:t>
      </w:r>
      <w:r w:rsidRPr="00C310A2">
        <w:rPr>
          <w:b/>
        </w:rPr>
        <w:t>HL720</w:t>
      </w:r>
      <w:r>
        <w:rPr>
          <w:b/>
        </w:rPr>
        <w:t>06</w:t>
      </w:r>
    </w:p>
    <w:p w14:paraId="547DB657" w14:textId="06D1E426" w:rsidR="00A65C44" w:rsidRDefault="00A65C44" w:rsidP="00F909B2">
      <w:pPr>
        <w:pStyle w:val="Heading3"/>
      </w:pPr>
      <w:bookmarkStart w:id="1313" w:name="_Toc402364050"/>
      <w:r>
        <w:t>Konfigurācijas faila izmainīšana</w:t>
      </w:r>
      <w:bookmarkEnd w:id="1313"/>
      <w:r>
        <w:t xml:space="preserve"> </w:t>
      </w:r>
    </w:p>
    <w:p w14:paraId="4E2223A6" w14:textId="26046253" w:rsidR="00A65C44" w:rsidRDefault="00A65C44" w:rsidP="00F909B2">
      <w:r>
        <w:t>Behavior izmainīšana:</w:t>
      </w:r>
    </w:p>
    <w:p w14:paraId="49FF2140" w14:textId="77777777" w:rsidR="00A65C44" w:rsidRDefault="00A65C44" w:rsidP="00F909B2">
      <w:pPr>
        <w:pStyle w:val="CodeBlock"/>
      </w:pPr>
      <w:r>
        <w:lastRenderedPageBreak/>
        <w:t xml:space="preserve">  &lt;behaviors&gt;</w:t>
      </w:r>
    </w:p>
    <w:p w14:paraId="5BAB6BB1" w14:textId="77777777" w:rsidR="00A65C44" w:rsidRDefault="00A65C44" w:rsidP="00F909B2">
      <w:pPr>
        <w:pStyle w:val="CodeBlock"/>
      </w:pPr>
      <w:r>
        <w:t xml:space="preserve">            &lt;endpointBehaviors&gt;</w:t>
      </w:r>
    </w:p>
    <w:p w14:paraId="5A4F3E2A" w14:textId="77777777" w:rsidR="00A65C44" w:rsidRDefault="00A65C44" w:rsidP="00F909B2">
      <w:pPr>
        <w:pStyle w:val="CodeBlock"/>
      </w:pPr>
      <w:r>
        <w:t xml:space="preserve">                &lt;behavior name="certificateIPDataRouter"&gt;</w:t>
      </w:r>
    </w:p>
    <w:p w14:paraId="2D10BB6F" w14:textId="77777777" w:rsidR="00A65C44" w:rsidRDefault="00A65C44" w:rsidP="00F909B2">
      <w:pPr>
        <w:pStyle w:val="CodeBlock"/>
      </w:pPr>
      <w:r>
        <w:t xml:space="preserve">                    &lt;clientCredentials&gt;</w:t>
      </w:r>
    </w:p>
    <w:p w14:paraId="75F3538F" w14:textId="77777777" w:rsidR="00A65C44" w:rsidRDefault="00A65C44" w:rsidP="00F909B2">
      <w:pPr>
        <w:pStyle w:val="CodeBlock"/>
      </w:pPr>
      <w:r>
        <w:t xml:space="preserve">                        &lt;clientCertificate findValue="7d a6 83 cf 8b 85 9a 23 8f 26 c3 19 1a 98 fb 0c e3 9f 60 12"</w:t>
      </w:r>
    </w:p>
    <w:p w14:paraId="12D984AC" w14:textId="77777777" w:rsidR="00A65C44" w:rsidRDefault="00A65C44" w:rsidP="00F909B2">
      <w:pPr>
        <w:pStyle w:val="CodeBlock"/>
      </w:pPr>
      <w:r>
        <w:t xml:space="preserve">                            storeLocation="LocalMachine" x509FindType="FindByThumbprint" /&gt;</w:t>
      </w:r>
    </w:p>
    <w:p w14:paraId="3DC3675E" w14:textId="77777777" w:rsidR="00A65C44" w:rsidRDefault="00A65C44" w:rsidP="00F909B2">
      <w:pPr>
        <w:pStyle w:val="CodeBlock"/>
      </w:pPr>
      <w:r>
        <w:t xml:space="preserve">                    &lt;/clientCredentials&gt;</w:t>
      </w:r>
    </w:p>
    <w:p w14:paraId="0C61536C" w14:textId="77777777" w:rsidR="00A65C44" w:rsidRPr="00F909B2" w:rsidRDefault="00A65C44" w:rsidP="00F909B2">
      <w:pPr>
        <w:pStyle w:val="CodeBlock"/>
        <w:rPr>
          <w:strike/>
        </w:rPr>
      </w:pPr>
      <w:r w:rsidRPr="00F909B2">
        <w:rPr>
          <w:strike/>
        </w:rPr>
        <w:t xml:space="preserve">                    &lt;clientVia viaUri="https://osb-test.abcsoftware.lv:7002/IPDataRouter/IPDataRouter" /&gt;</w:t>
      </w:r>
    </w:p>
    <w:p w14:paraId="0CCA1AA6" w14:textId="77777777" w:rsidR="00A65C44" w:rsidRDefault="00A65C44" w:rsidP="00F909B2">
      <w:pPr>
        <w:pStyle w:val="CodeBlock"/>
      </w:pPr>
      <w:r>
        <w:t xml:space="preserve">                &lt;/behavior&gt;</w:t>
      </w:r>
    </w:p>
    <w:p w14:paraId="406CFF90" w14:textId="77777777" w:rsidR="00A65C44" w:rsidRDefault="00A65C44" w:rsidP="00F909B2">
      <w:pPr>
        <w:pStyle w:val="CodeBlock"/>
      </w:pPr>
      <w:r>
        <w:t xml:space="preserve">            &lt;/endpointBehaviors&gt;</w:t>
      </w:r>
    </w:p>
    <w:p w14:paraId="44FFD7BE" w14:textId="30950610" w:rsidR="00A65C44" w:rsidRDefault="00A65C44" w:rsidP="00F909B2">
      <w:pPr>
        <w:pStyle w:val="CodeBlock"/>
      </w:pPr>
      <w:r>
        <w:t xml:space="preserve">        &lt;/behaviors&gt;</w:t>
      </w:r>
    </w:p>
    <w:p w14:paraId="396A9864" w14:textId="4D83AB5A" w:rsidR="00A65C44" w:rsidRDefault="00A65C44" w:rsidP="00F909B2">
      <w:pPr>
        <w:pStyle w:val="Heading3"/>
      </w:pPr>
      <w:bookmarkStart w:id="1314" w:name="_Toc402364051"/>
      <w:r>
        <w:t>Servisa konfigurācija</w:t>
      </w:r>
      <w:bookmarkEnd w:id="1314"/>
    </w:p>
    <w:p w14:paraId="19C0EFB6" w14:textId="77777777" w:rsidR="00A65C44" w:rsidRDefault="00A65C44" w:rsidP="00F909B2">
      <w:pPr>
        <w:pStyle w:val="CodeBlock"/>
      </w:pPr>
      <w:r>
        <w:t>&lt;system.serviceModel&gt;</w:t>
      </w:r>
    </w:p>
    <w:p w14:paraId="19B8CBEC" w14:textId="77777777" w:rsidR="00A65C44" w:rsidRDefault="00A65C44" w:rsidP="00F909B2">
      <w:pPr>
        <w:pStyle w:val="CodeBlock"/>
      </w:pPr>
      <w:r>
        <w:t xml:space="preserve">        &lt;extensions&gt;</w:t>
      </w:r>
    </w:p>
    <w:p w14:paraId="6173D60E" w14:textId="77777777" w:rsidR="00A65C44" w:rsidRDefault="00A65C44" w:rsidP="00F909B2">
      <w:pPr>
        <w:pStyle w:val="CodeBlock"/>
      </w:pPr>
      <w:r>
        <w:t xml:space="preserve">            &lt;behaviorExtensions&gt;</w:t>
      </w:r>
    </w:p>
    <w:p w14:paraId="33E7AF34" w14:textId="77777777" w:rsidR="00A65C44" w:rsidRDefault="00A65C44" w:rsidP="00F909B2">
      <w:pPr>
        <w:pStyle w:val="CodeBlock"/>
      </w:pPr>
      <w:r>
        <w:t xml:space="preserve">                &lt;add name="federatedServiceHostConfiguration" type="Microsoft.IdentityModel.Configuration.ConfigureServiceHostBehaviorExtensionElement, Microsoft.IdentityModel, Version=3.5.0.0, Culture=neutral, PublicKeyToken=31bf3856ad364e35" /&gt;</w:t>
      </w:r>
    </w:p>
    <w:p w14:paraId="5A3928BE" w14:textId="77777777" w:rsidR="00A65C44" w:rsidRPr="00F909B2" w:rsidRDefault="00A65C44" w:rsidP="00F909B2">
      <w:pPr>
        <w:pStyle w:val="CodeBlock"/>
        <w:rPr>
          <w:b/>
        </w:rPr>
      </w:pPr>
      <w:r>
        <w:t xml:space="preserve">                </w:t>
      </w:r>
      <w:r w:rsidRPr="00F909B2">
        <w:rPr>
          <w:b/>
        </w:rPr>
        <w:t>&lt;add name="matchalladdressfilter" type="Abc.ServiceModel.Samples.OverrideAddressFilterModeElement, ServiceLib, Version=1.0.0.0, Culture=neutral, PublicKeyToken=null" /&gt;</w:t>
      </w:r>
    </w:p>
    <w:p w14:paraId="5DDCEC78" w14:textId="77777777" w:rsidR="00A65C44" w:rsidRDefault="00A65C44" w:rsidP="00F909B2">
      <w:pPr>
        <w:pStyle w:val="CodeBlock"/>
      </w:pPr>
      <w:r>
        <w:t xml:space="preserve">            &lt;/behaviorExtensions&gt;</w:t>
      </w:r>
    </w:p>
    <w:p w14:paraId="4F517DED" w14:textId="7F68A390" w:rsidR="00A65C44" w:rsidRPr="00F909B2" w:rsidRDefault="00A65C44" w:rsidP="00F909B2">
      <w:pPr>
        <w:pStyle w:val="CodeBlock"/>
        <w:rPr>
          <w:rFonts w:eastAsiaTheme="minorHAnsi"/>
        </w:rPr>
      </w:pPr>
      <w:r>
        <w:t xml:space="preserve">        &lt;/extensions&gt;</w:t>
      </w:r>
    </w:p>
    <w:p w14:paraId="7DAEC990" w14:textId="15439CB9" w:rsidR="00A65C44" w:rsidRPr="00F909B2" w:rsidRDefault="00A65C44" w:rsidP="00F909B2">
      <w:pPr>
        <w:rPr>
          <w:b/>
        </w:rPr>
      </w:pPr>
      <w:r w:rsidRPr="00F909B2">
        <w:t>Vajag pievienot behaviorExtension matchalladdressfilter no ServiceLib bibliot</w:t>
      </w:r>
      <w:r w:rsidRPr="00F909B2">
        <w:rPr>
          <w:rFonts w:hint="eastAsia"/>
        </w:rPr>
        <w:t>ē</w:t>
      </w:r>
      <w:r w:rsidRPr="00F909B2">
        <w:t>kas.</w:t>
      </w:r>
    </w:p>
    <w:p w14:paraId="54349520" w14:textId="77777777" w:rsidR="00A65C44" w:rsidRDefault="00A65C44" w:rsidP="00F909B2">
      <w:pPr>
        <w:pStyle w:val="CodeBlock"/>
      </w:pPr>
      <w:r>
        <w:rPr>
          <w:color w:val="0000FF"/>
        </w:rPr>
        <w:t xml:space="preserve">  &lt;</w:t>
      </w:r>
      <w:r>
        <w:t>serviceBehaviors</w:t>
      </w:r>
      <w:r>
        <w:rPr>
          <w:color w:val="0000FF"/>
        </w:rPr>
        <w:t>&gt;</w:t>
      </w:r>
    </w:p>
    <w:p w14:paraId="0049D5E7" w14:textId="77777777" w:rsidR="00A65C44" w:rsidRDefault="00A65C44" w:rsidP="00F909B2">
      <w:pPr>
        <w:pStyle w:val="CodeBlock"/>
      </w:pPr>
      <w:r>
        <w:rPr>
          <w:color w:val="0000FF"/>
        </w:rPr>
        <w:t xml:space="preserve">                &lt;</w:t>
      </w:r>
      <w:r>
        <w:t>behavior</w:t>
      </w:r>
      <w:r>
        <w:rPr>
          <w:color w:val="0000FF"/>
        </w:rPr>
        <w:t xml:space="preserve"> </w:t>
      </w:r>
      <w:r>
        <w:rPr>
          <w:color w:val="FF0000"/>
        </w:rPr>
        <w:t>name</w:t>
      </w:r>
      <w:r>
        <w:rPr>
          <w:color w:val="0000FF"/>
        </w:rPr>
        <w:t>=</w:t>
      </w:r>
      <w:r>
        <w:t>"</w:t>
      </w:r>
      <w:r>
        <w:rPr>
          <w:color w:val="0000FF"/>
        </w:rPr>
        <w:t>hl7ServiceBehavior</w:t>
      </w:r>
      <w:r>
        <w:t>"</w:t>
      </w:r>
      <w:r>
        <w:rPr>
          <w:color w:val="0000FF"/>
        </w:rPr>
        <w:t>&gt;</w:t>
      </w:r>
    </w:p>
    <w:p w14:paraId="2B9FBA43" w14:textId="77777777" w:rsidR="00A65C44" w:rsidRDefault="00A65C44" w:rsidP="00F909B2">
      <w:pPr>
        <w:pStyle w:val="CodeBlock"/>
      </w:pPr>
      <w:r>
        <w:rPr>
          <w:color w:val="0000FF"/>
        </w:rPr>
        <w:t xml:space="preserve">                    &lt;</w:t>
      </w:r>
      <w:r>
        <w:t>serviceMetadata</w:t>
      </w:r>
      <w:r>
        <w:rPr>
          <w:color w:val="0000FF"/>
        </w:rPr>
        <w:t xml:space="preserve"> </w:t>
      </w:r>
      <w:r>
        <w:rPr>
          <w:color w:val="FF0000"/>
        </w:rPr>
        <w:t>externalMetadataLocation</w:t>
      </w:r>
      <w:r>
        <w:rPr>
          <w:color w:val="0000FF"/>
        </w:rPr>
        <w:t>=</w:t>
      </w:r>
      <w:r>
        <w:t>"</w:t>
      </w:r>
      <w:r>
        <w:rPr>
          <w:color w:val="0000FF"/>
        </w:rPr>
        <w:t>http://192.168.100.66/WcfService/HL7Service.wsdl</w:t>
      </w:r>
      <w:r>
        <w:t>"</w:t>
      </w:r>
    </w:p>
    <w:p w14:paraId="29B970CA" w14:textId="77777777" w:rsidR="00A65C44" w:rsidRDefault="00A65C44" w:rsidP="00F909B2">
      <w:pPr>
        <w:pStyle w:val="CodeBlock"/>
      </w:pPr>
      <w:r>
        <w:rPr>
          <w:color w:val="0000FF"/>
        </w:rPr>
        <w:t xml:space="preserve">                        </w:t>
      </w:r>
      <w:r>
        <w:rPr>
          <w:color w:val="FF0000"/>
        </w:rPr>
        <w:t>httpGetEnabled</w:t>
      </w:r>
      <w:r>
        <w:rPr>
          <w:color w:val="0000FF"/>
        </w:rPr>
        <w:t>=</w:t>
      </w:r>
      <w:r>
        <w:t>"</w:t>
      </w:r>
      <w:r>
        <w:rPr>
          <w:color w:val="0000FF"/>
        </w:rPr>
        <w:t>true</w:t>
      </w:r>
      <w:r>
        <w:t>"</w:t>
      </w:r>
      <w:r>
        <w:rPr>
          <w:color w:val="0000FF"/>
        </w:rPr>
        <w:t xml:space="preserve"> /&gt;</w:t>
      </w:r>
    </w:p>
    <w:p w14:paraId="4A28AC15" w14:textId="77777777" w:rsidR="00A65C44" w:rsidRDefault="00A65C44" w:rsidP="00F909B2">
      <w:pPr>
        <w:pStyle w:val="CodeBlock"/>
      </w:pPr>
      <w:r>
        <w:rPr>
          <w:color w:val="0000FF"/>
        </w:rPr>
        <w:t xml:space="preserve">                    &lt;</w:t>
      </w:r>
      <w:r>
        <w:t>serviceDebug</w:t>
      </w:r>
      <w:r>
        <w:rPr>
          <w:color w:val="0000FF"/>
        </w:rPr>
        <w:t xml:space="preserve"> </w:t>
      </w:r>
      <w:r>
        <w:rPr>
          <w:color w:val="FF0000"/>
        </w:rPr>
        <w:t>httpHelpPageEnabled</w:t>
      </w:r>
      <w:r>
        <w:rPr>
          <w:color w:val="0000FF"/>
        </w:rPr>
        <w:t>=</w:t>
      </w:r>
      <w:r>
        <w:t>"</w:t>
      </w:r>
      <w:r>
        <w:rPr>
          <w:color w:val="0000FF"/>
        </w:rPr>
        <w:t>true</w:t>
      </w:r>
      <w:r>
        <w:t>"</w:t>
      </w:r>
      <w:r>
        <w:rPr>
          <w:color w:val="0000FF"/>
        </w:rPr>
        <w:t xml:space="preserve"> </w:t>
      </w:r>
      <w:r>
        <w:rPr>
          <w:color w:val="FF0000"/>
        </w:rPr>
        <w:t>includeExceptionDetailInFaults</w:t>
      </w:r>
      <w:r>
        <w:rPr>
          <w:color w:val="0000FF"/>
        </w:rPr>
        <w:t>=</w:t>
      </w:r>
      <w:r>
        <w:t>"</w:t>
      </w:r>
      <w:r>
        <w:rPr>
          <w:color w:val="0000FF"/>
        </w:rPr>
        <w:t>true</w:t>
      </w:r>
      <w:r>
        <w:t>"</w:t>
      </w:r>
      <w:r>
        <w:rPr>
          <w:color w:val="0000FF"/>
        </w:rPr>
        <w:t xml:space="preserve"> /&gt;</w:t>
      </w:r>
    </w:p>
    <w:p w14:paraId="155E6C09" w14:textId="77777777" w:rsidR="00A65C44" w:rsidRDefault="00A65C44" w:rsidP="00F909B2">
      <w:pPr>
        <w:pStyle w:val="CodeBlock"/>
      </w:pPr>
      <w:r>
        <w:rPr>
          <w:color w:val="0000FF"/>
        </w:rPr>
        <w:t xml:space="preserve">                    &lt;</w:t>
      </w:r>
      <w:r>
        <w:t>federatedServiceHostConfiguration</w:t>
      </w:r>
      <w:r>
        <w:rPr>
          <w:color w:val="0000FF"/>
        </w:rPr>
        <w:t xml:space="preserve"> /&gt;</w:t>
      </w:r>
    </w:p>
    <w:p w14:paraId="626356E8" w14:textId="77777777" w:rsidR="00A65C44" w:rsidRPr="00F909B2" w:rsidRDefault="00A65C44" w:rsidP="00F909B2">
      <w:pPr>
        <w:pStyle w:val="CodeBlock"/>
        <w:rPr>
          <w:b/>
        </w:rPr>
      </w:pPr>
      <w:r w:rsidRPr="00F909B2">
        <w:rPr>
          <w:b/>
          <w:color w:val="0000FF"/>
        </w:rPr>
        <w:t xml:space="preserve">                    &lt;</w:t>
      </w:r>
      <w:r w:rsidRPr="00F909B2">
        <w:rPr>
          <w:b/>
        </w:rPr>
        <w:t>matchalladdressfilter</w:t>
      </w:r>
      <w:r w:rsidRPr="00F909B2">
        <w:rPr>
          <w:b/>
          <w:color w:val="0000FF"/>
        </w:rPr>
        <w:t xml:space="preserve"> /&gt;</w:t>
      </w:r>
    </w:p>
    <w:p w14:paraId="1809E09E" w14:textId="77777777" w:rsidR="00A65C44" w:rsidRDefault="00A65C44" w:rsidP="00F909B2">
      <w:pPr>
        <w:pStyle w:val="CodeBlock"/>
      </w:pPr>
      <w:r>
        <w:rPr>
          <w:color w:val="0000FF"/>
        </w:rPr>
        <w:t xml:space="preserve">                &lt;/</w:t>
      </w:r>
      <w:r>
        <w:t>behavior</w:t>
      </w:r>
      <w:r>
        <w:rPr>
          <w:color w:val="0000FF"/>
        </w:rPr>
        <w:t>&gt;</w:t>
      </w:r>
    </w:p>
    <w:p w14:paraId="4DFADB2C" w14:textId="77777777" w:rsidR="00A65C44" w:rsidRDefault="00A65C44" w:rsidP="00F909B2">
      <w:pPr>
        <w:pStyle w:val="CodeBlock"/>
        <w:rPr>
          <w:color w:val="0000FF"/>
        </w:rPr>
      </w:pPr>
      <w:r>
        <w:rPr>
          <w:color w:val="0000FF"/>
        </w:rPr>
        <w:t xml:space="preserve">            &lt;/</w:t>
      </w:r>
      <w:r>
        <w:t>serviceBehaviors</w:t>
      </w:r>
      <w:r>
        <w:rPr>
          <w:color w:val="0000FF"/>
        </w:rPr>
        <w:t>&gt;</w:t>
      </w:r>
    </w:p>
    <w:p w14:paraId="74C87DB6" w14:textId="1DC8FFBC" w:rsidR="002A4A73" w:rsidRDefault="002A4A73" w:rsidP="002A4A73">
      <w:pPr>
        <w:pStyle w:val="Heading2"/>
      </w:pPr>
      <w:bookmarkStart w:id="1315" w:name="_Toc402364052"/>
      <w:r>
        <w:t>HL7 bibliotēkas kontekstu atslēgas</w:t>
      </w:r>
      <w:bookmarkEnd w:id="1315"/>
    </w:p>
    <w:p w14:paraId="14BE9085" w14:textId="0FB7B811" w:rsidR="00DA28EF" w:rsidRDefault="00DA28EF" w:rsidP="00DA28EF">
      <w:pPr>
        <w:pStyle w:val="Heading3"/>
      </w:pPr>
      <w:bookmarkStart w:id="1316" w:name="_Ref317237906"/>
      <w:bookmarkStart w:id="1317" w:name="_Ref317239428"/>
      <w:bookmarkStart w:id="1318" w:name="_Toc402364053"/>
      <w:r>
        <w:t>Visi Operācijas konteksta atslēgas</w:t>
      </w:r>
      <w:bookmarkEnd w:id="1316"/>
      <w:bookmarkEnd w:id="1317"/>
      <w:bookmarkEnd w:id="1318"/>
    </w:p>
    <w:p w14:paraId="544B8389" w14:textId="5E08B3CC" w:rsidR="00DA28EF" w:rsidRDefault="00DA28EF" w:rsidP="00DA28EF">
      <w:pPr>
        <w:autoSpaceDE w:val="0"/>
        <w:autoSpaceDN w:val="0"/>
        <w:adjustRightInd w:val="0"/>
        <w:spacing w:before="0" w:after="0" w:line="240" w:lineRule="auto"/>
        <w:jc w:val="left"/>
      </w:pPr>
    </w:p>
    <w:tbl>
      <w:tblPr>
        <w:tblStyle w:val="TableClassic1"/>
        <w:tblW w:w="5000" w:type="pct"/>
        <w:tblLayout w:type="fixed"/>
        <w:tblLook w:val="04A0" w:firstRow="1" w:lastRow="0" w:firstColumn="1" w:lastColumn="0" w:noHBand="0" w:noVBand="1"/>
      </w:tblPr>
      <w:tblGrid>
        <w:gridCol w:w="1851"/>
        <w:gridCol w:w="1659"/>
        <w:gridCol w:w="2677"/>
        <w:gridCol w:w="3667"/>
      </w:tblGrid>
      <w:tr w:rsidR="00DE4FEC" w14:paraId="32F923CF" w14:textId="77777777" w:rsidTr="00795E6A">
        <w:tc>
          <w:tcPr>
            <w:tcW w:w="1851" w:type="dxa"/>
          </w:tcPr>
          <w:p w14:paraId="4BFEC7D0" w14:textId="1ADF7FF0" w:rsidR="00DA28EF" w:rsidRPr="00DA28EF" w:rsidRDefault="00DA28EF" w:rsidP="00DA28EF">
            <w:pPr>
              <w:autoSpaceDE w:val="0"/>
              <w:autoSpaceDN w:val="0"/>
              <w:adjustRightInd w:val="0"/>
              <w:spacing w:before="0" w:after="0" w:line="240" w:lineRule="auto"/>
              <w:jc w:val="left"/>
              <w:rPr>
                <w:b/>
              </w:rPr>
            </w:pPr>
            <w:r w:rsidRPr="00DA28EF">
              <w:rPr>
                <w:b/>
              </w:rPr>
              <w:t>Nosaukums</w:t>
            </w:r>
          </w:p>
        </w:tc>
        <w:tc>
          <w:tcPr>
            <w:tcW w:w="1659" w:type="dxa"/>
          </w:tcPr>
          <w:p w14:paraId="69F86367" w14:textId="607E42E2" w:rsidR="00DA28EF" w:rsidRPr="00DA28EF" w:rsidRDefault="00DA28EF" w:rsidP="00DA28EF">
            <w:pPr>
              <w:autoSpaceDE w:val="0"/>
              <w:autoSpaceDN w:val="0"/>
              <w:adjustRightInd w:val="0"/>
              <w:spacing w:before="0" w:after="0" w:line="240" w:lineRule="auto"/>
              <w:jc w:val="left"/>
              <w:rPr>
                <w:b/>
              </w:rPr>
            </w:pPr>
            <w:r>
              <w:rPr>
                <w:b/>
              </w:rPr>
              <w:t>Tips</w:t>
            </w:r>
          </w:p>
        </w:tc>
        <w:tc>
          <w:tcPr>
            <w:tcW w:w="2677" w:type="dxa"/>
          </w:tcPr>
          <w:p w14:paraId="08444E4F" w14:textId="5F66131F" w:rsidR="00DA28EF" w:rsidRPr="00DA28EF" w:rsidRDefault="00DA28EF" w:rsidP="00DA28EF">
            <w:pPr>
              <w:autoSpaceDE w:val="0"/>
              <w:autoSpaceDN w:val="0"/>
              <w:adjustRightInd w:val="0"/>
              <w:spacing w:before="0" w:after="0" w:line="240" w:lineRule="auto"/>
              <w:jc w:val="left"/>
              <w:rPr>
                <w:b/>
              </w:rPr>
            </w:pPr>
            <w:r w:rsidRPr="00DA28EF">
              <w:rPr>
                <w:b/>
              </w:rPr>
              <w:t>Apraksts</w:t>
            </w:r>
          </w:p>
        </w:tc>
        <w:tc>
          <w:tcPr>
            <w:tcW w:w="3667" w:type="dxa"/>
          </w:tcPr>
          <w:p w14:paraId="3F7CD4B6" w14:textId="077E1ADE" w:rsidR="00DA28EF" w:rsidRPr="00DA28EF" w:rsidRDefault="00DA28EF" w:rsidP="00DA28EF">
            <w:pPr>
              <w:autoSpaceDE w:val="0"/>
              <w:autoSpaceDN w:val="0"/>
              <w:adjustRightInd w:val="0"/>
              <w:spacing w:before="0" w:after="0" w:line="240" w:lineRule="auto"/>
              <w:jc w:val="left"/>
              <w:rPr>
                <w:b/>
              </w:rPr>
            </w:pPr>
            <w:r w:rsidRPr="00DA28EF">
              <w:rPr>
                <w:b/>
              </w:rPr>
              <w:t>Piemērs</w:t>
            </w:r>
          </w:p>
        </w:tc>
      </w:tr>
      <w:tr w:rsidR="00DE4FEC" w14:paraId="48C553A8" w14:textId="77777777" w:rsidTr="00795E6A">
        <w:tc>
          <w:tcPr>
            <w:tcW w:w="1851" w:type="dxa"/>
          </w:tcPr>
          <w:p w14:paraId="7005E74F" w14:textId="54334C28" w:rsidR="00DA28EF" w:rsidRPr="00DE4FEC" w:rsidRDefault="00DA28EF" w:rsidP="00E95266">
            <w:pPr>
              <w:pStyle w:val="Tablebody"/>
              <w:pPrChange w:id="1319" w:author="Aleksandrs Zeļikovičs" w:date="2014-10-29T16:44:00Z">
                <w:pPr>
                  <w:pStyle w:val="Tablebody"/>
                </w:pPr>
              </w:pPrChange>
            </w:pPr>
            <w:r w:rsidRPr="00DE4FEC">
              <w:t xml:space="preserve">MessageId </w:t>
            </w:r>
          </w:p>
        </w:tc>
        <w:tc>
          <w:tcPr>
            <w:tcW w:w="1659" w:type="dxa"/>
          </w:tcPr>
          <w:p w14:paraId="1ABD053A" w14:textId="66D8B682" w:rsidR="00DA28EF" w:rsidRPr="00DE4FEC" w:rsidRDefault="00DA28EF" w:rsidP="00E95266">
            <w:pPr>
              <w:pStyle w:val="Tablebody"/>
              <w:pPrChange w:id="1320" w:author="Aleksandrs Zeļikovičs" w:date="2014-10-29T16:44:00Z">
                <w:pPr>
                  <w:pStyle w:val="Tablebody"/>
                </w:pPr>
              </w:pPrChange>
            </w:pPr>
            <w:r w:rsidRPr="00DE4FEC">
              <w:t>Guid</w:t>
            </w:r>
          </w:p>
        </w:tc>
        <w:tc>
          <w:tcPr>
            <w:tcW w:w="2677" w:type="dxa"/>
          </w:tcPr>
          <w:p w14:paraId="2D87C221" w14:textId="2F5CE9AC" w:rsidR="00DE4FEC" w:rsidRPr="00DE4FEC" w:rsidRDefault="00DE4FEC" w:rsidP="00E95266">
            <w:pPr>
              <w:pStyle w:val="Tablebody"/>
              <w:pPrChange w:id="1321" w:author="Aleksandrs Zeļikovičs" w:date="2014-10-29T16:44:00Z">
                <w:pPr>
                  <w:pStyle w:val="Tablebody"/>
                </w:pPr>
              </w:pPrChange>
            </w:pPr>
            <w:r w:rsidRPr="00DE4FEC">
              <w:t xml:space="preserve">Ziņojuma identifikators; Tiek uzstādīts ar </w:t>
            </w:r>
            <w:r w:rsidRPr="00F909B2">
              <w:rPr>
                <w:i/>
              </w:rPr>
              <w:t>Serializer</w:t>
            </w:r>
            <w:r w:rsidRPr="00DE4FEC">
              <w:t xml:space="preserve"> bibliotēku automātiski;</w:t>
            </w:r>
          </w:p>
        </w:tc>
        <w:tc>
          <w:tcPr>
            <w:tcW w:w="3667" w:type="dxa"/>
          </w:tcPr>
          <w:p w14:paraId="473FFE89" w14:textId="1DCAC4B3" w:rsidR="00DE4FEC" w:rsidRPr="00DE4FEC" w:rsidRDefault="00DE4FEC" w:rsidP="00795E6A">
            <w:pPr>
              <w:pStyle w:val="Tablebody"/>
            </w:pPr>
            <w:r w:rsidRPr="00DE4FEC">
              <w:t>messageHl7. IdentificationId. Extension</w:t>
            </w:r>
          </w:p>
          <w:p w14:paraId="4C2F2C5A" w14:textId="0F712330" w:rsidR="00DA28EF" w:rsidRPr="00DE4FEC" w:rsidRDefault="00DE4FEC" w:rsidP="00DA28EF">
            <w:pPr>
              <w:autoSpaceDE w:val="0"/>
              <w:autoSpaceDN w:val="0"/>
              <w:adjustRightInd w:val="0"/>
              <w:spacing w:before="0" w:after="0" w:line="240" w:lineRule="auto"/>
              <w:jc w:val="left"/>
              <w:rPr>
                <w:rStyle w:val="CodeInText"/>
              </w:rPr>
            </w:pPr>
            <w:r w:rsidRPr="00DE4FEC">
              <w:rPr>
                <w:rStyle w:val="CodeInText"/>
                <w:highlight w:val="white"/>
              </w:rPr>
              <w:t>&lt;hl7:id root=</w:t>
            </w:r>
            <w:r w:rsidR="00795E6A">
              <w:rPr>
                <w:rStyle w:val="CodeInText"/>
                <w:highlight w:val="white"/>
              </w:rPr>
              <w:t xml:space="preserve"> </w:t>
            </w:r>
            <w:r w:rsidRPr="00DE4FEC">
              <w:rPr>
                <w:rStyle w:val="CodeInText"/>
                <w:highlight w:val="white"/>
              </w:rPr>
              <w:t xml:space="preserve">"1.3.6.1.4.1.38760.3.4.1" </w:t>
            </w:r>
            <w:r w:rsidRPr="00DE4FEC">
              <w:rPr>
                <w:rStyle w:val="CodeInText"/>
                <w:highlight w:val="white"/>
              </w:rPr>
              <w:lastRenderedPageBreak/>
              <w:t>extension=</w:t>
            </w:r>
            <w:r w:rsidR="00795E6A">
              <w:rPr>
                <w:rStyle w:val="CodeInText"/>
                <w:highlight w:val="white"/>
              </w:rPr>
              <w:t xml:space="preserve"> </w:t>
            </w:r>
            <w:r w:rsidRPr="00DE4FEC">
              <w:rPr>
                <w:rStyle w:val="CodeInText"/>
                <w:highlight w:val="white"/>
              </w:rPr>
              <w:t>"0d7138d4-8b65-488e-83ff-613a256b0cec"/&gt;</w:t>
            </w:r>
          </w:p>
        </w:tc>
      </w:tr>
      <w:tr w:rsidR="00DE4FEC" w14:paraId="7BD77354" w14:textId="77777777" w:rsidTr="00795E6A">
        <w:tc>
          <w:tcPr>
            <w:tcW w:w="1851" w:type="dxa"/>
          </w:tcPr>
          <w:p w14:paraId="1C4A88C0" w14:textId="77777777" w:rsidR="00DE4FEC" w:rsidRPr="00DE4FEC" w:rsidRDefault="00DE4FEC" w:rsidP="00E95266">
            <w:pPr>
              <w:pStyle w:val="Tablebody"/>
              <w:pPrChange w:id="1322" w:author="Aleksandrs Zeļikovičs" w:date="2014-10-29T16:44:00Z">
                <w:pPr>
                  <w:pStyle w:val="Tablebody"/>
                </w:pPr>
              </w:pPrChange>
            </w:pPr>
            <w:r w:rsidRPr="00DE4FEC">
              <w:lastRenderedPageBreak/>
              <w:t>CreationTime</w:t>
            </w:r>
          </w:p>
          <w:p w14:paraId="2C8E4AC6" w14:textId="77777777" w:rsidR="00DE4FEC" w:rsidRPr="00DE4FEC" w:rsidRDefault="00DE4FEC" w:rsidP="00E95266">
            <w:pPr>
              <w:pStyle w:val="Tablebody"/>
              <w:pPrChange w:id="1323" w:author="Aleksandrs Zeļikovičs" w:date="2014-10-29T16:44:00Z">
                <w:pPr>
                  <w:pStyle w:val="Tablebody"/>
                </w:pPr>
              </w:pPrChange>
            </w:pPr>
          </w:p>
        </w:tc>
        <w:tc>
          <w:tcPr>
            <w:tcW w:w="1659" w:type="dxa"/>
          </w:tcPr>
          <w:p w14:paraId="567C3A91" w14:textId="77777777" w:rsidR="00DE4FEC" w:rsidRPr="00DE4FEC" w:rsidRDefault="00DE4FEC" w:rsidP="00E95266">
            <w:pPr>
              <w:pStyle w:val="Tablebody"/>
              <w:pPrChange w:id="1324" w:author="Aleksandrs Zeļikovičs" w:date="2014-10-29T16:44:00Z">
                <w:pPr>
                  <w:pStyle w:val="Tablebody"/>
                </w:pPr>
              </w:pPrChange>
            </w:pPr>
            <w:r w:rsidRPr="00DE4FEC">
              <w:t>DateTime</w:t>
            </w:r>
          </w:p>
          <w:p w14:paraId="69D75F3A" w14:textId="77777777" w:rsidR="00DE4FEC" w:rsidRPr="00DE4FEC" w:rsidRDefault="00DE4FEC" w:rsidP="00E95266">
            <w:pPr>
              <w:pStyle w:val="Tablebody"/>
              <w:pPrChange w:id="1325" w:author="Aleksandrs Zeļikovičs" w:date="2014-10-29T16:44:00Z">
                <w:pPr>
                  <w:pStyle w:val="Tablebody"/>
                </w:pPr>
              </w:pPrChange>
            </w:pPr>
          </w:p>
        </w:tc>
        <w:tc>
          <w:tcPr>
            <w:tcW w:w="2677" w:type="dxa"/>
          </w:tcPr>
          <w:p w14:paraId="066D10FC" w14:textId="2FA2BB26" w:rsidR="00DE4FEC" w:rsidRPr="00DE4FEC" w:rsidRDefault="00DE4FEC" w:rsidP="00E95266">
            <w:pPr>
              <w:pStyle w:val="Tablebody"/>
              <w:pPrChange w:id="1326" w:author="Aleksandrs Zeļikovičs" w:date="2014-10-29T16:44:00Z">
                <w:pPr>
                  <w:pStyle w:val="Tablebody"/>
                </w:pPr>
              </w:pPrChange>
            </w:pPr>
            <w:r w:rsidRPr="00DE4FEC">
              <w:t xml:space="preserve">Ziņojuma izveidošanas laiks; Tiek uzstādīts ar </w:t>
            </w:r>
            <w:r w:rsidRPr="00F909B2">
              <w:rPr>
                <w:i/>
              </w:rPr>
              <w:t>Serializer</w:t>
            </w:r>
            <w:r w:rsidRPr="00DE4FEC">
              <w:t xml:space="preserve"> bibliotēku automātiski;</w:t>
            </w:r>
          </w:p>
        </w:tc>
        <w:tc>
          <w:tcPr>
            <w:tcW w:w="3667" w:type="dxa"/>
          </w:tcPr>
          <w:p w14:paraId="6BC92F63" w14:textId="77777777" w:rsidR="00DE4FEC" w:rsidRPr="00DE4FEC" w:rsidRDefault="00DE4FEC" w:rsidP="00DE4FEC">
            <w:pPr>
              <w:autoSpaceDE w:val="0"/>
              <w:autoSpaceDN w:val="0"/>
              <w:adjustRightInd w:val="0"/>
              <w:spacing w:before="0" w:after="0" w:line="240" w:lineRule="auto"/>
              <w:jc w:val="left"/>
            </w:pPr>
            <w:r w:rsidRPr="00DE4FEC">
              <w:t>messageHl7. CreationTime</w:t>
            </w:r>
          </w:p>
          <w:p w14:paraId="21315004" w14:textId="202BD95C" w:rsidR="00DE4FEC" w:rsidRPr="00DE4FEC" w:rsidRDefault="00DE4FEC" w:rsidP="00DE4FEC">
            <w:pPr>
              <w:autoSpaceDE w:val="0"/>
              <w:autoSpaceDN w:val="0"/>
              <w:adjustRightInd w:val="0"/>
              <w:spacing w:before="0" w:after="0" w:line="240" w:lineRule="auto"/>
              <w:jc w:val="left"/>
              <w:rPr>
                <w:rStyle w:val="CodeInText"/>
              </w:rPr>
            </w:pPr>
            <w:r w:rsidRPr="00DE4FEC">
              <w:rPr>
                <w:rStyle w:val="CodeInText"/>
                <w:highlight w:val="white"/>
              </w:rPr>
              <w:t>&lt;hl7:creationTime value="20120215145632.825"/&gt;</w:t>
            </w:r>
          </w:p>
        </w:tc>
      </w:tr>
      <w:tr w:rsidR="00DE4FEC" w14:paraId="28567145" w14:textId="77777777" w:rsidTr="00795E6A">
        <w:tc>
          <w:tcPr>
            <w:tcW w:w="1851" w:type="dxa"/>
          </w:tcPr>
          <w:p w14:paraId="2EFD3844" w14:textId="77777777" w:rsidR="00DE4FEC" w:rsidRPr="00DE4FEC" w:rsidRDefault="00DE4FEC" w:rsidP="00E95266">
            <w:pPr>
              <w:pStyle w:val="Tablebody"/>
              <w:pPrChange w:id="1327" w:author="Aleksandrs Zeļikovičs" w:date="2014-10-29T16:44:00Z">
                <w:pPr>
                  <w:pStyle w:val="Tablebody"/>
                </w:pPr>
              </w:pPrChange>
            </w:pPr>
            <w:r w:rsidRPr="00DE4FEC">
              <w:t>Sender</w:t>
            </w:r>
          </w:p>
          <w:p w14:paraId="1F32206D" w14:textId="77777777" w:rsidR="00DE4FEC" w:rsidRPr="00DE4FEC" w:rsidRDefault="00DE4FEC" w:rsidP="00E95266">
            <w:pPr>
              <w:pStyle w:val="Tablebody"/>
              <w:pPrChange w:id="1328" w:author="Aleksandrs Zeļikovičs" w:date="2014-10-29T16:44:00Z">
                <w:pPr>
                  <w:pStyle w:val="Tablebody"/>
                </w:pPr>
              </w:pPrChange>
            </w:pPr>
          </w:p>
        </w:tc>
        <w:tc>
          <w:tcPr>
            <w:tcW w:w="1659" w:type="dxa"/>
          </w:tcPr>
          <w:p w14:paraId="0E652F98" w14:textId="77777777" w:rsidR="00DE4FEC" w:rsidRPr="00DE4FEC" w:rsidRDefault="00DE4FEC" w:rsidP="00E95266">
            <w:pPr>
              <w:pStyle w:val="Tablebody"/>
              <w:pPrChange w:id="1329" w:author="Aleksandrs Zeļikovičs" w:date="2014-10-29T16:44:00Z">
                <w:pPr>
                  <w:pStyle w:val="Tablebody"/>
                </w:pPr>
              </w:pPrChange>
            </w:pPr>
            <w:r w:rsidRPr="00DE4FEC">
              <w:t>HL7Device</w:t>
            </w:r>
          </w:p>
          <w:p w14:paraId="6112C6BE" w14:textId="77777777" w:rsidR="00DE4FEC" w:rsidRPr="00DE4FEC" w:rsidRDefault="00DE4FEC" w:rsidP="00E95266">
            <w:pPr>
              <w:pStyle w:val="Tablebody"/>
              <w:pPrChange w:id="1330" w:author="Aleksandrs Zeļikovičs" w:date="2014-10-29T16:44:00Z">
                <w:pPr>
                  <w:pStyle w:val="Tablebody"/>
                </w:pPr>
              </w:pPrChange>
            </w:pPr>
          </w:p>
        </w:tc>
        <w:tc>
          <w:tcPr>
            <w:tcW w:w="2677" w:type="dxa"/>
          </w:tcPr>
          <w:p w14:paraId="44CAEAB9" w14:textId="1A7D4840" w:rsidR="00DE4FEC" w:rsidRPr="00DE4FEC" w:rsidRDefault="00DE4FEC" w:rsidP="00E95266">
            <w:pPr>
              <w:pStyle w:val="Tablebody"/>
              <w:pPrChange w:id="1331" w:author="Aleksandrs Zeļikovičs" w:date="2014-10-29T16:44:00Z">
                <w:pPr>
                  <w:pStyle w:val="Tablebody"/>
                </w:pPr>
              </w:pPrChange>
            </w:pPr>
            <w:r w:rsidRPr="00DE4FEC">
              <w:t>Izmantots uzstādīšanai un lasīšanai servisa pusē.</w:t>
            </w:r>
          </w:p>
          <w:p w14:paraId="285F5C5D" w14:textId="4C25FF28" w:rsidR="00DE4FEC" w:rsidRPr="00DE4FEC" w:rsidRDefault="00DE4FEC" w:rsidP="00E95266">
            <w:pPr>
              <w:pStyle w:val="Tablebody"/>
              <w:pPrChange w:id="1332" w:author="Aleksandrs Zeļikovičs" w:date="2014-10-29T16:44:00Z">
                <w:pPr>
                  <w:pStyle w:val="Tablebody"/>
                </w:pPr>
              </w:pPrChange>
            </w:pPr>
            <w:r w:rsidRPr="00DE4FEC">
              <w:t>Lasīt klienta pusē var pēc servisa izsaukšanas.</w:t>
            </w:r>
          </w:p>
        </w:tc>
        <w:tc>
          <w:tcPr>
            <w:tcW w:w="3667" w:type="dxa"/>
          </w:tcPr>
          <w:p w14:paraId="15024BCD" w14:textId="77777777" w:rsidR="00DE4FEC" w:rsidRPr="00DE4FEC" w:rsidRDefault="00DE4FEC" w:rsidP="00795E6A">
            <w:pPr>
              <w:pStyle w:val="Tablebody"/>
            </w:pPr>
            <w:r w:rsidRPr="00DE4FEC">
              <w:t>messageHl7. Sender</w:t>
            </w:r>
          </w:p>
          <w:p w14:paraId="28073806" w14:textId="77777777" w:rsidR="00DE4FEC" w:rsidRPr="00DE4FEC" w:rsidRDefault="00DE4FEC" w:rsidP="00DE4FEC">
            <w:pPr>
              <w:rPr>
                <w:rStyle w:val="CodeInText"/>
                <w:highlight w:val="white"/>
              </w:rPr>
            </w:pPr>
            <w:r w:rsidRPr="00DE4FEC">
              <w:rPr>
                <w:rStyle w:val="CodeInText"/>
                <w:highlight w:val="white"/>
              </w:rPr>
              <w:t>&lt;hl7:sender typeCode="SND"&gt;</w:t>
            </w:r>
          </w:p>
          <w:p w14:paraId="37FCF614" w14:textId="52130DEE" w:rsidR="00DE4FEC" w:rsidRPr="00DE4FEC" w:rsidRDefault="00DE4FEC" w:rsidP="00DE4FEC">
            <w:pPr>
              <w:rPr>
                <w:rStyle w:val="CodeInText"/>
                <w:highlight w:val="white"/>
              </w:rPr>
            </w:pPr>
            <w:r w:rsidRPr="00DE4FEC">
              <w:rPr>
                <w:rStyle w:val="CodeInText"/>
                <w:highlight w:val="white"/>
              </w:rPr>
              <w:t>&lt;hl7:device classCode="DEV" determinerCode=</w:t>
            </w:r>
            <w:r w:rsidR="00795E6A">
              <w:rPr>
                <w:rStyle w:val="CodeInText"/>
                <w:highlight w:val="white"/>
              </w:rPr>
              <w:t xml:space="preserve"> </w:t>
            </w:r>
            <w:r w:rsidRPr="00DE4FEC">
              <w:rPr>
                <w:rStyle w:val="CodeInText"/>
                <w:highlight w:val="white"/>
              </w:rPr>
              <w:t>"INSTANCE"&gt;</w:t>
            </w:r>
          </w:p>
          <w:p w14:paraId="7E792412" w14:textId="400A5354" w:rsidR="00DE4FEC" w:rsidRPr="00DE4FEC" w:rsidRDefault="00DE4FEC" w:rsidP="00DE4FEC">
            <w:pPr>
              <w:rPr>
                <w:rStyle w:val="CodeInText"/>
                <w:highlight w:val="white"/>
              </w:rPr>
            </w:pPr>
            <w:r w:rsidRPr="00DE4FEC">
              <w:rPr>
                <w:rStyle w:val="CodeInText"/>
                <w:highlight w:val="white"/>
              </w:rPr>
              <w:t>&lt;hl7:id root=</w:t>
            </w:r>
            <w:r w:rsidR="00795E6A">
              <w:rPr>
                <w:rStyle w:val="CodeInText"/>
                <w:highlight w:val="white"/>
              </w:rPr>
              <w:t xml:space="preserve"> </w:t>
            </w:r>
            <w:r w:rsidRPr="00DE4FEC">
              <w:rPr>
                <w:rStyle w:val="CodeInText"/>
                <w:highlight w:val="white"/>
              </w:rPr>
              <w:t>"1.3.6.1.4.1.38760.2.3" extension=</w:t>
            </w:r>
            <w:r w:rsidR="00795E6A">
              <w:rPr>
                <w:rStyle w:val="CodeInText"/>
                <w:highlight w:val="white"/>
              </w:rPr>
              <w:t xml:space="preserve"> </w:t>
            </w:r>
            <w:r w:rsidRPr="00DE4FEC">
              <w:rPr>
                <w:rStyle w:val="CodeInText"/>
                <w:highlight w:val="white"/>
              </w:rPr>
              <w:t>"RECEIVER"/&gt;</w:t>
            </w:r>
          </w:p>
          <w:p w14:paraId="0869B955" w14:textId="0FFB3BA1" w:rsidR="00DE4FEC" w:rsidRPr="00DE4FEC" w:rsidRDefault="00DE4FEC" w:rsidP="00DE4FEC">
            <w:pPr>
              <w:rPr>
                <w:rStyle w:val="CodeInText"/>
                <w:highlight w:val="white"/>
              </w:rPr>
            </w:pPr>
            <w:r w:rsidRPr="00DE4FEC">
              <w:rPr>
                <w:rStyle w:val="CodeInText"/>
                <w:highlight w:val="white"/>
              </w:rPr>
              <w:t>&lt;/hl7:device&gt;</w:t>
            </w:r>
          </w:p>
          <w:p w14:paraId="6D67207E" w14:textId="034883F7" w:rsidR="00DE4FEC" w:rsidRPr="00DE4FEC" w:rsidRDefault="00DE4FEC" w:rsidP="00DE4FEC">
            <w:r w:rsidRPr="00DE4FEC">
              <w:rPr>
                <w:rStyle w:val="CodeInText"/>
                <w:highlight w:val="white"/>
              </w:rPr>
              <w:t>&lt;/hl7:sender&gt;</w:t>
            </w:r>
          </w:p>
        </w:tc>
      </w:tr>
      <w:tr w:rsidR="00DE4FEC" w14:paraId="409A4683" w14:textId="77777777" w:rsidTr="00795E6A">
        <w:tc>
          <w:tcPr>
            <w:tcW w:w="1851" w:type="dxa"/>
          </w:tcPr>
          <w:p w14:paraId="211D7115" w14:textId="77777777" w:rsidR="00DE4FEC" w:rsidRPr="00DE4FEC" w:rsidRDefault="00DE4FEC" w:rsidP="00E95266">
            <w:pPr>
              <w:pStyle w:val="Tablebody"/>
              <w:pPrChange w:id="1333" w:author="Aleksandrs Zeļikovičs" w:date="2014-10-29T16:44:00Z">
                <w:pPr>
                  <w:pStyle w:val="Tablebody"/>
                </w:pPr>
              </w:pPrChange>
            </w:pPr>
            <w:r w:rsidRPr="00DE4FEC">
              <w:t>Receiver</w:t>
            </w:r>
          </w:p>
          <w:p w14:paraId="0721058E" w14:textId="77777777" w:rsidR="00DE4FEC" w:rsidRPr="00DE4FEC" w:rsidRDefault="00DE4FEC" w:rsidP="00E95266">
            <w:pPr>
              <w:pStyle w:val="Tablebody"/>
              <w:pPrChange w:id="1334" w:author="Aleksandrs Zeļikovičs" w:date="2014-10-29T16:44:00Z">
                <w:pPr>
                  <w:pStyle w:val="Tablebody"/>
                </w:pPr>
              </w:pPrChange>
            </w:pPr>
          </w:p>
        </w:tc>
        <w:tc>
          <w:tcPr>
            <w:tcW w:w="1659" w:type="dxa"/>
          </w:tcPr>
          <w:p w14:paraId="4EC44665" w14:textId="77777777" w:rsidR="00DE4FEC" w:rsidRPr="00DE4FEC" w:rsidRDefault="00DE4FEC" w:rsidP="00E95266">
            <w:pPr>
              <w:pStyle w:val="Tablebody"/>
              <w:pPrChange w:id="1335" w:author="Aleksandrs Zeļikovičs" w:date="2014-10-29T16:44:00Z">
                <w:pPr>
                  <w:pStyle w:val="Tablebody"/>
                </w:pPr>
              </w:pPrChange>
            </w:pPr>
            <w:r w:rsidRPr="00DE4FEC">
              <w:t>HL7Device</w:t>
            </w:r>
          </w:p>
          <w:p w14:paraId="18DED176" w14:textId="77777777" w:rsidR="00DE4FEC" w:rsidRPr="00DE4FEC" w:rsidRDefault="00DE4FEC" w:rsidP="00E95266">
            <w:pPr>
              <w:pStyle w:val="Tablebody"/>
              <w:pPrChange w:id="1336" w:author="Aleksandrs Zeļikovičs" w:date="2014-10-29T16:44:00Z">
                <w:pPr>
                  <w:pStyle w:val="Tablebody"/>
                </w:pPr>
              </w:pPrChange>
            </w:pPr>
          </w:p>
        </w:tc>
        <w:tc>
          <w:tcPr>
            <w:tcW w:w="2677" w:type="dxa"/>
          </w:tcPr>
          <w:p w14:paraId="08E29286" w14:textId="53496DC8" w:rsidR="00DE4FEC" w:rsidRPr="00DE4FEC" w:rsidRDefault="00DE4FEC" w:rsidP="00E95266">
            <w:pPr>
              <w:pStyle w:val="Tablebody"/>
              <w:pPrChange w:id="1337" w:author="Aleksandrs Zeļikovičs" w:date="2014-10-29T16:44:00Z">
                <w:pPr>
                  <w:pStyle w:val="Tablebody"/>
                </w:pPr>
              </w:pPrChange>
            </w:pPr>
            <w:r w:rsidRPr="00DE4FEC">
              <w:t xml:space="preserve">Izmantots uzstādīšanai un lasīšanai servisa pusē. </w:t>
            </w:r>
          </w:p>
          <w:p w14:paraId="37164A2C" w14:textId="771BDF0A" w:rsidR="00DE4FEC" w:rsidRPr="00DE4FEC" w:rsidRDefault="00DE4FEC" w:rsidP="00E95266">
            <w:pPr>
              <w:pStyle w:val="Tablebody"/>
              <w:pPrChange w:id="1338" w:author="Aleksandrs Zeļikovičs" w:date="2014-10-29T16:44:00Z">
                <w:pPr>
                  <w:pStyle w:val="Tablebody"/>
                </w:pPr>
              </w:pPrChange>
            </w:pPr>
            <w:r w:rsidRPr="00DE4FEC">
              <w:t>Lasīt klienta pusē var pēc servisa izsaukšanas.</w:t>
            </w:r>
          </w:p>
        </w:tc>
        <w:tc>
          <w:tcPr>
            <w:tcW w:w="3667" w:type="dxa"/>
          </w:tcPr>
          <w:p w14:paraId="192BA697" w14:textId="77777777" w:rsidR="00DE4FEC" w:rsidRPr="00DE4FEC" w:rsidRDefault="00DE4FEC" w:rsidP="00795E6A">
            <w:pPr>
              <w:pStyle w:val="Tablebody"/>
            </w:pPr>
            <w:r w:rsidRPr="00DE4FEC">
              <w:t>messageHl7. Receiver</w:t>
            </w:r>
          </w:p>
          <w:p w14:paraId="574889B4" w14:textId="77777777" w:rsidR="00DE4FEC" w:rsidRPr="00DE4FEC" w:rsidRDefault="00DE4FEC" w:rsidP="00DE4FEC">
            <w:pPr>
              <w:autoSpaceDE w:val="0"/>
              <w:autoSpaceDN w:val="0"/>
              <w:adjustRightInd w:val="0"/>
              <w:spacing w:before="0" w:after="0" w:line="240" w:lineRule="auto"/>
              <w:jc w:val="left"/>
              <w:rPr>
                <w:rStyle w:val="CodeInText"/>
                <w:highlight w:val="white"/>
              </w:rPr>
            </w:pPr>
            <w:r w:rsidRPr="00DE4FEC">
              <w:rPr>
                <w:rStyle w:val="CodeInText"/>
                <w:highlight w:val="white"/>
              </w:rPr>
              <w:t>&lt;hl7:receiver typeCode="RCV"&gt;</w:t>
            </w:r>
          </w:p>
          <w:p w14:paraId="14D79DB4" w14:textId="025FB1B9" w:rsidR="00DE4FEC" w:rsidRPr="00DE4FEC" w:rsidRDefault="00DE4FEC" w:rsidP="00DE4FEC">
            <w:pPr>
              <w:autoSpaceDE w:val="0"/>
              <w:autoSpaceDN w:val="0"/>
              <w:adjustRightInd w:val="0"/>
              <w:spacing w:before="0" w:after="0" w:line="240" w:lineRule="auto"/>
              <w:jc w:val="left"/>
              <w:rPr>
                <w:rStyle w:val="CodeInText"/>
                <w:highlight w:val="white"/>
              </w:rPr>
            </w:pPr>
            <w:r w:rsidRPr="00DE4FEC">
              <w:rPr>
                <w:rStyle w:val="CodeInText"/>
                <w:highlight w:val="white"/>
              </w:rPr>
              <w:t>&lt;hl7:device classCode="DEV" determinerCode=</w:t>
            </w:r>
            <w:r w:rsidR="00795E6A">
              <w:rPr>
                <w:rStyle w:val="CodeInText"/>
                <w:highlight w:val="white"/>
              </w:rPr>
              <w:t xml:space="preserve"> </w:t>
            </w:r>
            <w:r w:rsidRPr="00DE4FEC">
              <w:rPr>
                <w:rStyle w:val="CodeInText"/>
                <w:highlight w:val="white"/>
              </w:rPr>
              <w:t>"INSTANCE"&gt;</w:t>
            </w:r>
          </w:p>
          <w:p w14:paraId="2EC9B7AB" w14:textId="08A217CA" w:rsidR="00DE4FEC" w:rsidRPr="00DE4FEC" w:rsidRDefault="00DE4FEC" w:rsidP="00DE4FEC">
            <w:pPr>
              <w:autoSpaceDE w:val="0"/>
              <w:autoSpaceDN w:val="0"/>
              <w:adjustRightInd w:val="0"/>
              <w:spacing w:before="0" w:after="0" w:line="240" w:lineRule="auto"/>
              <w:jc w:val="left"/>
              <w:rPr>
                <w:rStyle w:val="CodeInText"/>
                <w:highlight w:val="white"/>
              </w:rPr>
            </w:pPr>
            <w:r w:rsidRPr="00DE4FEC">
              <w:rPr>
                <w:rStyle w:val="CodeInText"/>
                <w:highlight w:val="white"/>
              </w:rPr>
              <w:t>&lt;hl7:id root=</w:t>
            </w:r>
            <w:r w:rsidR="00795E6A">
              <w:rPr>
                <w:rStyle w:val="CodeInText"/>
                <w:highlight w:val="white"/>
              </w:rPr>
              <w:t xml:space="preserve"> </w:t>
            </w:r>
            <w:r w:rsidRPr="00DE4FEC">
              <w:rPr>
                <w:rStyle w:val="CodeInText"/>
                <w:highlight w:val="white"/>
              </w:rPr>
              <w:t>"1.3.6.1.4.1.</w:t>
            </w:r>
            <w:r w:rsidR="00795E6A">
              <w:rPr>
                <w:rStyle w:val="CodeInText"/>
                <w:highlight w:val="white"/>
              </w:rPr>
              <w:t xml:space="preserve"> </w:t>
            </w:r>
            <w:r w:rsidRPr="00DE4FEC">
              <w:rPr>
                <w:rStyle w:val="CodeInText"/>
                <w:highlight w:val="white"/>
              </w:rPr>
              <w:t>38760.2.3" extension=</w:t>
            </w:r>
            <w:r w:rsidR="00795E6A">
              <w:rPr>
                <w:rStyle w:val="CodeInText"/>
                <w:highlight w:val="white"/>
              </w:rPr>
              <w:t xml:space="preserve"> </w:t>
            </w:r>
            <w:r w:rsidRPr="00DE4FEC">
              <w:rPr>
                <w:rStyle w:val="CodeInText"/>
                <w:highlight w:val="white"/>
              </w:rPr>
              <w:t>"SENDER"/&gt;</w:t>
            </w:r>
          </w:p>
          <w:p w14:paraId="0B97D438" w14:textId="24EE8565" w:rsidR="00DE4FEC" w:rsidRPr="00DE4FEC" w:rsidRDefault="00DE4FEC" w:rsidP="00DE4FEC">
            <w:pPr>
              <w:autoSpaceDE w:val="0"/>
              <w:autoSpaceDN w:val="0"/>
              <w:adjustRightInd w:val="0"/>
              <w:spacing w:before="0" w:after="0" w:line="240" w:lineRule="auto"/>
              <w:jc w:val="left"/>
              <w:rPr>
                <w:rStyle w:val="CodeInText"/>
                <w:highlight w:val="white"/>
              </w:rPr>
            </w:pPr>
            <w:r w:rsidRPr="00DE4FEC">
              <w:rPr>
                <w:rStyle w:val="CodeInText"/>
                <w:highlight w:val="white"/>
              </w:rPr>
              <w:t>&lt;/hl7:device&gt;</w:t>
            </w:r>
          </w:p>
          <w:p w14:paraId="6D285D90" w14:textId="1A3E6C50" w:rsidR="00DE4FEC" w:rsidRPr="00DE4FEC" w:rsidRDefault="00DE4FEC" w:rsidP="00DE4FEC">
            <w:pPr>
              <w:autoSpaceDE w:val="0"/>
              <w:autoSpaceDN w:val="0"/>
              <w:adjustRightInd w:val="0"/>
              <w:spacing w:before="0" w:after="0" w:line="240" w:lineRule="auto"/>
              <w:jc w:val="left"/>
              <w:rPr>
                <w:rFonts w:ascii="Courier New" w:hAnsi="Courier New" w:cs="Times New Roman"/>
                <w:noProof/>
                <w:spacing w:val="-5"/>
                <w:szCs w:val="20"/>
                <w:lang w:val="en-GB"/>
              </w:rPr>
            </w:pPr>
            <w:r w:rsidRPr="00DE4FEC">
              <w:rPr>
                <w:rStyle w:val="CodeInText"/>
                <w:highlight w:val="white"/>
              </w:rPr>
              <w:t>&lt;/hl7:receiver&gt;</w:t>
            </w:r>
          </w:p>
        </w:tc>
      </w:tr>
      <w:tr w:rsidR="00DE4FEC" w14:paraId="614646CA" w14:textId="77777777" w:rsidTr="00795E6A">
        <w:tc>
          <w:tcPr>
            <w:tcW w:w="1851" w:type="dxa"/>
          </w:tcPr>
          <w:p w14:paraId="7D203338" w14:textId="77777777" w:rsidR="00DE4FEC" w:rsidRPr="00DE4FEC" w:rsidRDefault="00DE4FEC" w:rsidP="00E95266">
            <w:pPr>
              <w:pStyle w:val="Tablebody"/>
              <w:pPrChange w:id="1339" w:author="Aleksandrs Zeļikovičs" w:date="2014-10-29T16:44:00Z">
                <w:pPr>
                  <w:pStyle w:val="Tablebody"/>
                </w:pPr>
              </w:pPrChange>
            </w:pPr>
            <w:r w:rsidRPr="00DE4FEC">
              <w:t>TargetMessage</w:t>
            </w:r>
          </w:p>
          <w:p w14:paraId="495BF2D8" w14:textId="77777777" w:rsidR="00DE4FEC" w:rsidRPr="00DE4FEC" w:rsidRDefault="00DE4FEC" w:rsidP="00E95266">
            <w:pPr>
              <w:pStyle w:val="Tablebody"/>
              <w:pPrChange w:id="1340" w:author="Aleksandrs Zeļikovičs" w:date="2014-10-29T16:44:00Z">
                <w:pPr>
                  <w:pStyle w:val="Tablebody"/>
                </w:pPr>
              </w:pPrChange>
            </w:pPr>
          </w:p>
        </w:tc>
        <w:tc>
          <w:tcPr>
            <w:tcW w:w="1659" w:type="dxa"/>
          </w:tcPr>
          <w:p w14:paraId="30D35E6B" w14:textId="77777777" w:rsidR="00DE4FEC" w:rsidRPr="00DE4FEC" w:rsidRDefault="00DE4FEC" w:rsidP="00E95266">
            <w:pPr>
              <w:pStyle w:val="Tablebody"/>
              <w:pPrChange w:id="1341" w:author="Aleksandrs Zeļikovičs" w:date="2014-10-29T16:44:00Z">
                <w:pPr>
                  <w:pStyle w:val="Tablebody"/>
                </w:pPr>
              </w:pPrChange>
            </w:pPr>
            <w:r w:rsidRPr="00DE4FEC">
              <w:t>Guid</w:t>
            </w:r>
          </w:p>
          <w:p w14:paraId="67801365" w14:textId="77777777" w:rsidR="00DE4FEC" w:rsidRPr="00DE4FEC" w:rsidRDefault="00DE4FEC" w:rsidP="00E95266">
            <w:pPr>
              <w:pStyle w:val="Tablebody"/>
              <w:pPrChange w:id="1342" w:author="Aleksandrs Zeļikovičs" w:date="2014-10-29T16:44:00Z">
                <w:pPr>
                  <w:pStyle w:val="Tablebody"/>
                </w:pPr>
              </w:pPrChange>
            </w:pPr>
          </w:p>
        </w:tc>
        <w:tc>
          <w:tcPr>
            <w:tcW w:w="2677" w:type="dxa"/>
          </w:tcPr>
          <w:p w14:paraId="341A2ED9" w14:textId="264EB630" w:rsidR="00795E6A" w:rsidRPr="00786A98" w:rsidRDefault="00795E6A" w:rsidP="00E95266">
            <w:pPr>
              <w:pStyle w:val="Tablebody"/>
              <w:pPrChange w:id="1343" w:author="Aleksandrs Zeļikovičs" w:date="2014-10-29T16:44:00Z">
                <w:pPr>
                  <w:pStyle w:val="Tablebody"/>
                </w:pPr>
              </w:pPrChange>
            </w:pPr>
            <w:r w:rsidRPr="00786A98">
              <w:rPr>
                <w:i/>
              </w:rPr>
              <w:t>TargetMessage</w:t>
            </w:r>
            <w:r w:rsidRPr="00786A98">
              <w:t xml:space="preserve"> kas tas ir par ziņojumu, kuram šis ir apstiprinājums.</w:t>
            </w:r>
          </w:p>
          <w:p w14:paraId="3774FC1C" w14:textId="0771646B" w:rsidR="00DE4FEC" w:rsidRPr="00DE4FEC" w:rsidRDefault="00DE4FEC" w:rsidP="00E95266">
            <w:pPr>
              <w:pStyle w:val="Tablebody"/>
              <w:pPrChange w:id="1344" w:author="Aleksandrs Zeļikovičs" w:date="2014-10-29T16:44:00Z">
                <w:pPr>
                  <w:pStyle w:val="Tablebody"/>
                </w:pPr>
              </w:pPrChange>
            </w:pPr>
            <w:r w:rsidRPr="00DE4FEC">
              <w:t xml:space="preserve">Ziņojuma identifikators; Tiek uzstādīts ar </w:t>
            </w:r>
            <w:r w:rsidRPr="00F909B2">
              <w:rPr>
                <w:i/>
              </w:rPr>
              <w:t>Serializer</w:t>
            </w:r>
            <w:r w:rsidRPr="00DE4FEC">
              <w:t xml:space="preserve"> bibliotēku automātiski, ja nav uzstādīts servisa pusē. </w:t>
            </w:r>
          </w:p>
        </w:tc>
        <w:tc>
          <w:tcPr>
            <w:tcW w:w="3667" w:type="dxa"/>
          </w:tcPr>
          <w:p w14:paraId="3E0693E8" w14:textId="59545A33" w:rsidR="00DE4FEC" w:rsidRPr="00DE4FEC" w:rsidRDefault="00DE4FEC" w:rsidP="00795E6A">
            <w:pPr>
              <w:pStyle w:val="Tablebody"/>
            </w:pPr>
            <w:r w:rsidRPr="00DE4FEC">
              <w:t>response. Acknowledgement. TargetMessage. Extension = operationContext. MessageId</w:t>
            </w:r>
          </w:p>
          <w:p w14:paraId="1DF87FA9" w14:textId="5DBFA788" w:rsidR="00DE4FEC" w:rsidRPr="00DE4FEC" w:rsidRDefault="00DE4FEC" w:rsidP="00DE4FEC">
            <w:pPr>
              <w:autoSpaceDE w:val="0"/>
              <w:autoSpaceDN w:val="0"/>
              <w:adjustRightInd w:val="0"/>
              <w:spacing w:before="0" w:after="0" w:line="240" w:lineRule="auto"/>
              <w:jc w:val="left"/>
              <w:rPr>
                <w:rStyle w:val="CodeInText"/>
              </w:rPr>
            </w:pPr>
            <w:r w:rsidRPr="00DE4FEC">
              <w:rPr>
                <w:rStyle w:val="CodeInText"/>
                <w:highlight w:val="white"/>
              </w:rPr>
              <w:t>&lt;hl7:id root="1.3.6.1.4.1.38760.3.4.1" extension=</w:t>
            </w:r>
            <w:r w:rsidR="00795E6A">
              <w:rPr>
                <w:rStyle w:val="CodeInText"/>
                <w:highlight w:val="white"/>
              </w:rPr>
              <w:t xml:space="preserve"> </w:t>
            </w:r>
            <w:r w:rsidRPr="00DE4FEC">
              <w:rPr>
                <w:rStyle w:val="CodeInText"/>
                <w:highlight w:val="white"/>
              </w:rPr>
              <w:t>"f1db4884-3c12-457f-ad0e-7d251cb1cffc"/&gt;</w:t>
            </w:r>
          </w:p>
        </w:tc>
      </w:tr>
      <w:tr w:rsidR="00DE4FEC" w14:paraId="678D64E7" w14:textId="77777777" w:rsidTr="00795E6A">
        <w:tc>
          <w:tcPr>
            <w:tcW w:w="1851" w:type="dxa"/>
          </w:tcPr>
          <w:p w14:paraId="5236C46D" w14:textId="5D27DFC0" w:rsidR="00DE4FEC" w:rsidRPr="00795E6A" w:rsidRDefault="00DE4FEC" w:rsidP="00E95266">
            <w:pPr>
              <w:pStyle w:val="Tablebody"/>
              <w:pPrChange w:id="1345" w:author="Aleksandrs Zeļikovičs" w:date="2014-10-29T16:44:00Z">
                <w:pPr>
                  <w:pStyle w:val="Tablebody"/>
                </w:pPr>
              </w:pPrChange>
            </w:pPr>
            <w:r w:rsidRPr="00795E6A">
              <w:t>Acknowledgement</w:t>
            </w:r>
            <w:r w:rsidR="00795E6A" w:rsidRPr="00795E6A">
              <w:t xml:space="preserve"> </w:t>
            </w:r>
            <w:r w:rsidRPr="00795E6A">
              <w:t>Detail</w:t>
            </w:r>
          </w:p>
          <w:p w14:paraId="60CB52E7" w14:textId="77777777" w:rsidR="00DE4FEC" w:rsidRPr="00795E6A" w:rsidRDefault="00DE4FEC" w:rsidP="00E95266">
            <w:pPr>
              <w:pStyle w:val="Tablebody"/>
              <w:pPrChange w:id="1346" w:author="Aleksandrs Zeļikovičs" w:date="2014-10-29T16:44:00Z">
                <w:pPr>
                  <w:pStyle w:val="Tablebody"/>
                </w:pPr>
              </w:pPrChange>
            </w:pPr>
          </w:p>
        </w:tc>
        <w:tc>
          <w:tcPr>
            <w:tcW w:w="1659" w:type="dxa"/>
          </w:tcPr>
          <w:p w14:paraId="03DB150A" w14:textId="7DF94931" w:rsidR="00DE4FEC" w:rsidRPr="00795E6A" w:rsidRDefault="00DE4FEC" w:rsidP="00E95266">
            <w:pPr>
              <w:pStyle w:val="Tablebody"/>
              <w:pPrChange w:id="1347" w:author="Aleksandrs Zeļikovičs" w:date="2014-10-29T16:44:00Z">
                <w:pPr>
                  <w:pStyle w:val="Tablebody"/>
                </w:pPr>
              </w:pPrChange>
            </w:pPr>
            <w:r w:rsidRPr="00795E6A">
              <w:t>ICollection &lt;HL7Acknowledgement Detail&gt;</w:t>
            </w:r>
          </w:p>
          <w:p w14:paraId="73384DD1" w14:textId="77777777" w:rsidR="00DE4FEC" w:rsidRPr="00795E6A" w:rsidRDefault="00DE4FEC" w:rsidP="00E95266">
            <w:pPr>
              <w:pStyle w:val="Tablebody"/>
              <w:pPrChange w:id="1348" w:author="Aleksandrs Zeļikovičs" w:date="2014-10-29T16:44:00Z">
                <w:pPr>
                  <w:pStyle w:val="Tablebody"/>
                </w:pPr>
              </w:pPrChange>
            </w:pPr>
          </w:p>
        </w:tc>
        <w:tc>
          <w:tcPr>
            <w:tcW w:w="2677" w:type="dxa"/>
          </w:tcPr>
          <w:p w14:paraId="520E4C53" w14:textId="55D84B97" w:rsidR="00DE4FEC" w:rsidRPr="00795E6A" w:rsidRDefault="00795E6A" w:rsidP="00E95266">
            <w:pPr>
              <w:pStyle w:val="Tablebody"/>
              <w:pPrChange w:id="1349" w:author="Aleksandrs Zeļikovičs" w:date="2014-10-29T16:44:00Z">
                <w:pPr>
                  <w:pStyle w:val="Tablebody"/>
                </w:pPr>
              </w:pPrChange>
            </w:pPr>
            <w:r>
              <w:t>K</w:t>
            </w:r>
            <w:r w:rsidRPr="00786A98">
              <w:t>lases eksemplāri var saturēt sīkāku informāciju par komunikāciju</w:t>
            </w:r>
          </w:p>
        </w:tc>
        <w:tc>
          <w:tcPr>
            <w:tcW w:w="3667" w:type="dxa"/>
          </w:tcPr>
          <w:p w14:paraId="1EF5C99A" w14:textId="01AFE0CA" w:rsidR="00795E6A" w:rsidRPr="00795E6A" w:rsidRDefault="00795E6A" w:rsidP="00795E6A">
            <w:pPr>
              <w:pStyle w:val="Tablebody"/>
            </w:pPr>
            <w:r w:rsidRPr="00795E6A">
              <w:t>operationContext.</w:t>
            </w:r>
            <w:r>
              <w:t xml:space="preserve"> </w:t>
            </w:r>
            <w:r w:rsidRPr="00795E6A">
              <w:t>AcknowledgementDetail = messageHl7.</w:t>
            </w:r>
            <w:r>
              <w:t xml:space="preserve"> </w:t>
            </w:r>
            <w:r w:rsidRPr="00795E6A">
              <w:t>Acknowledgement.AcknowledgementDetails</w:t>
            </w:r>
          </w:p>
          <w:p w14:paraId="1716522D" w14:textId="77777777" w:rsidR="00795E6A" w:rsidRDefault="00795E6A" w:rsidP="00795E6A">
            <w:pPr>
              <w:pStyle w:val="Tablebody"/>
            </w:pPr>
          </w:p>
          <w:p w14:paraId="099300AB" w14:textId="2C84B22E" w:rsidR="00DE4FEC" w:rsidRPr="00795E6A" w:rsidRDefault="00795E6A" w:rsidP="00795E6A">
            <w:pPr>
              <w:pStyle w:val="Tablebody"/>
            </w:pPr>
            <w:r w:rsidRPr="00786A98">
              <w:t>&lt;typeCode code="E" /&gt;</w:t>
            </w:r>
          </w:p>
        </w:tc>
      </w:tr>
      <w:tr w:rsidR="00795E6A" w14:paraId="1C4D71D3" w14:textId="77777777" w:rsidTr="00795E6A">
        <w:tc>
          <w:tcPr>
            <w:tcW w:w="1851" w:type="dxa"/>
          </w:tcPr>
          <w:p w14:paraId="4524890B" w14:textId="77777777" w:rsidR="00795E6A" w:rsidRPr="00795E6A" w:rsidRDefault="00795E6A" w:rsidP="00E95266">
            <w:pPr>
              <w:pStyle w:val="Tablebody"/>
              <w:pPrChange w:id="1350" w:author="Aleksandrs Zeļikovičs" w:date="2014-10-29T16:44:00Z">
                <w:pPr>
                  <w:pStyle w:val="Tablebody"/>
                </w:pPr>
              </w:pPrChange>
            </w:pPr>
            <w:r w:rsidRPr="00795E6A">
              <w:t>AcknowledgementType</w:t>
            </w:r>
          </w:p>
          <w:p w14:paraId="0EFB3696" w14:textId="77777777" w:rsidR="00795E6A" w:rsidRPr="00795E6A" w:rsidRDefault="00795E6A" w:rsidP="00E95266">
            <w:pPr>
              <w:pStyle w:val="Tablebody"/>
              <w:pPrChange w:id="1351" w:author="Aleksandrs Zeļikovičs" w:date="2014-10-29T16:44:00Z">
                <w:pPr>
                  <w:pStyle w:val="Tablebody"/>
                </w:pPr>
              </w:pPrChange>
            </w:pPr>
          </w:p>
        </w:tc>
        <w:tc>
          <w:tcPr>
            <w:tcW w:w="1659" w:type="dxa"/>
          </w:tcPr>
          <w:p w14:paraId="125B9DAE" w14:textId="77777777" w:rsidR="00795E6A" w:rsidRPr="00795E6A" w:rsidRDefault="00795E6A" w:rsidP="00E95266">
            <w:pPr>
              <w:pStyle w:val="Tablebody"/>
              <w:pPrChange w:id="1352" w:author="Aleksandrs Zeļikovičs" w:date="2014-10-29T16:44:00Z">
                <w:pPr>
                  <w:autoSpaceDE w:val="0"/>
                  <w:autoSpaceDN w:val="0"/>
                  <w:adjustRightInd w:val="0"/>
                  <w:spacing w:before="0" w:after="0" w:line="240" w:lineRule="auto"/>
                  <w:jc w:val="left"/>
                </w:pPr>
              </w:pPrChange>
            </w:pPr>
            <w:r w:rsidRPr="00795E6A">
              <w:t>HL7AcknowledgementType</w:t>
            </w:r>
          </w:p>
          <w:p w14:paraId="5669DBA0" w14:textId="77777777" w:rsidR="00795E6A" w:rsidRPr="00795E6A" w:rsidRDefault="00795E6A" w:rsidP="00E95266">
            <w:pPr>
              <w:pStyle w:val="Tablebody"/>
              <w:pPrChange w:id="1353" w:author="Aleksandrs Zeļikovičs" w:date="2014-10-29T16:44:00Z">
                <w:pPr>
                  <w:pStyle w:val="Tablebody"/>
                </w:pPr>
              </w:pPrChange>
            </w:pPr>
          </w:p>
        </w:tc>
        <w:tc>
          <w:tcPr>
            <w:tcW w:w="2677" w:type="dxa"/>
          </w:tcPr>
          <w:p w14:paraId="2E617F2B" w14:textId="6D586817" w:rsidR="002500B5" w:rsidRDefault="002500B5" w:rsidP="00E95266">
            <w:pPr>
              <w:pStyle w:val="Tablebody"/>
              <w:pPrChange w:id="1354" w:author="Aleksandrs Zeļikovičs" w:date="2014-10-29T16:44:00Z">
                <w:pPr>
                  <w:pStyle w:val="Tablebody"/>
                </w:pPr>
              </w:pPrChange>
            </w:pPr>
            <w:r w:rsidRPr="00786A98">
              <w:t>Vispārīgs karogs, kas norāda veiksmi vai neveiksmi.</w:t>
            </w:r>
          </w:p>
          <w:p w14:paraId="361B7FBD" w14:textId="40D1A621" w:rsidR="00795E6A" w:rsidRDefault="004767F2" w:rsidP="00E95266">
            <w:pPr>
              <w:pStyle w:val="Tablebody"/>
              <w:pPrChange w:id="1355" w:author="Aleksandrs Zeļikovičs" w:date="2014-10-29T16:44:00Z">
                <w:pPr>
                  <w:pStyle w:val="Tablebody"/>
                </w:pPr>
              </w:pPrChange>
            </w:pPr>
            <w:r>
              <w:t>A</w:t>
            </w:r>
            <w:r w:rsidR="00795E6A">
              <w:t>tbildei</w:t>
            </w:r>
            <w:r>
              <w:t xml:space="preserve"> tiek uzstādīts automātiski</w:t>
            </w:r>
            <w:r w:rsidR="00795E6A">
              <w:t>.</w:t>
            </w:r>
          </w:p>
        </w:tc>
        <w:tc>
          <w:tcPr>
            <w:tcW w:w="3667" w:type="dxa"/>
          </w:tcPr>
          <w:p w14:paraId="4E99BE6E" w14:textId="201A570D" w:rsidR="002500B5" w:rsidRPr="002500B5" w:rsidRDefault="002500B5" w:rsidP="002500B5">
            <w:pPr>
              <w:pStyle w:val="Tablebody"/>
            </w:pPr>
            <w:r w:rsidRPr="002500B5">
              <w:t>operationContext.</w:t>
            </w:r>
            <w:r>
              <w:t xml:space="preserve"> </w:t>
            </w:r>
            <w:r w:rsidRPr="002500B5">
              <w:t>AcknowledgementType = messageHl7.</w:t>
            </w:r>
            <w:r>
              <w:t xml:space="preserve"> </w:t>
            </w:r>
            <w:r w:rsidRPr="002500B5">
              <w:t>Acknowledgement.</w:t>
            </w:r>
            <w:r>
              <w:t xml:space="preserve"> </w:t>
            </w:r>
            <w:r w:rsidRPr="002500B5">
              <w:t>AcknowledgementDataType</w:t>
            </w:r>
          </w:p>
          <w:p w14:paraId="58003DBD" w14:textId="7E9FB6CA" w:rsidR="00795E6A" w:rsidRPr="00795E6A" w:rsidRDefault="00795E6A" w:rsidP="00795E6A">
            <w:pPr>
              <w:pStyle w:val="Tablebody"/>
              <w:rPr>
                <w:rStyle w:val="CodeInText"/>
              </w:rPr>
            </w:pPr>
            <w:r w:rsidRPr="00795E6A">
              <w:rPr>
                <w:rStyle w:val="CodeInText"/>
                <w:highlight w:val="white"/>
              </w:rPr>
              <w:t>&lt;acknowledgement typeCode="AA"&gt;</w:t>
            </w:r>
          </w:p>
        </w:tc>
      </w:tr>
      <w:tr w:rsidR="002500B5" w14:paraId="22AE96E5" w14:textId="77777777" w:rsidTr="00795E6A">
        <w:tc>
          <w:tcPr>
            <w:tcW w:w="1851" w:type="dxa"/>
          </w:tcPr>
          <w:p w14:paraId="030BA49C" w14:textId="72DB7B40" w:rsidR="002500B5" w:rsidRPr="002500B5" w:rsidRDefault="002500B5" w:rsidP="00E95266">
            <w:pPr>
              <w:pStyle w:val="Tablebody"/>
              <w:pPrChange w:id="1356" w:author="Aleksandrs Zeļikovičs" w:date="2014-10-29T16:44:00Z">
                <w:pPr>
                  <w:autoSpaceDE w:val="0"/>
                  <w:autoSpaceDN w:val="0"/>
                  <w:adjustRightInd w:val="0"/>
                  <w:spacing w:before="0" w:after="0" w:line="240" w:lineRule="auto"/>
                  <w:jc w:val="left"/>
                </w:pPr>
              </w:pPrChange>
            </w:pPr>
            <w:r w:rsidRPr="002500B5">
              <w:t>Query</w:t>
            </w:r>
            <w:r w:rsidR="00651823" w:rsidRPr="00651823">
              <w:t>Acknowledgement</w:t>
            </w:r>
          </w:p>
          <w:p w14:paraId="62A97BC3" w14:textId="77777777" w:rsidR="002500B5" w:rsidRPr="002500B5" w:rsidRDefault="002500B5" w:rsidP="00E95266">
            <w:pPr>
              <w:pStyle w:val="Tablebody"/>
              <w:pPrChange w:id="1357" w:author="Aleksandrs Zeļikovičs" w:date="2014-10-29T16:44:00Z">
                <w:pPr>
                  <w:pStyle w:val="Tablebody"/>
                </w:pPr>
              </w:pPrChange>
            </w:pPr>
          </w:p>
        </w:tc>
        <w:tc>
          <w:tcPr>
            <w:tcW w:w="1659" w:type="dxa"/>
          </w:tcPr>
          <w:p w14:paraId="2CE44E62" w14:textId="49080B83" w:rsidR="002500B5" w:rsidRPr="002500B5" w:rsidRDefault="002500B5" w:rsidP="00E95266">
            <w:pPr>
              <w:pStyle w:val="Tablebody"/>
              <w:pPrChange w:id="1358" w:author="Aleksandrs Zeļikovičs" w:date="2014-10-29T16:44:00Z">
                <w:pPr>
                  <w:autoSpaceDE w:val="0"/>
                  <w:autoSpaceDN w:val="0"/>
                  <w:adjustRightInd w:val="0"/>
                  <w:spacing w:before="0" w:after="0" w:line="240" w:lineRule="auto"/>
                  <w:jc w:val="left"/>
                </w:pPr>
              </w:pPrChange>
            </w:pPr>
            <w:r w:rsidRPr="002500B5">
              <w:t>HL7Query</w:t>
            </w:r>
            <w:r w:rsidR="00651823" w:rsidRPr="00651823">
              <w:t>Acknowledgement</w:t>
            </w:r>
          </w:p>
          <w:p w14:paraId="1AFDD47D" w14:textId="77777777" w:rsidR="002500B5" w:rsidRPr="002500B5" w:rsidRDefault="002500B5" w:rsidP="00E95266">
            <w:pPr>
              <w:pStyle w:val="Tablebody"/>
              <w:pPrChange w:id="1359" w:author="Aleksandrs Zeļikovičs" w:date="2014-10-29T16:44:00Z">
                <w:pPr>
                  <w:autoSpaceDE w:val="0"/>
                  <w:autoSpaceDN w:val="0"/>
                  <w:adjustRightInd w:val="0"/>
                  <w:spacing w:before="0" w:after="0" w:line="240" w:lineRule="auto"/>
                  <w:jc w:val="left"/>
                </w:pPr>
              </w:pPrChange>
            </w:pPr>
          </w:p>
        </w:tc>
        <w:tc>
          <w:tcPr>
            <w:tcW w:w="2677" w:type="dxa"/>
          </w:tcPr>
          <w:p w14:paraId="16CD816D" w14:textId="72AA835F" w:rsidR="002500B5" w:rsidRPr="002500B5" w:rsidRDefault="002500B5" w:rsidP="00E95266">
            <w:pPr>
              <w:pStyle w:val="Tablebody"/>
              <w:pPrChange w:id="1360" w:author="Aleksandrs Zeļikovičs" w:date="2014-10-29T16:44:00Z">
                <w:pPr>
                  <w:pStyle w:val="Tablebody"/>
                </w:pPr>
              </w:pPrChange>
            </w:pPr>
            <w:r w:rsidRPr="002500B5">
              <w:t>Tiek uzstādīts servisā pusē</w:t>
            </w:r>
            <w:r w:rsidR="004767F2">
              <w:t>;</w:t>
            </w:r>
            <w:r w:rsidRPr="002500B5">
              <w:t xml:space="preserve"> </w:t>
            </w:r>
            <w:r w:rsidRPr="00F909B2">
              <w:rPr>
                <w:i/>
              </w:rPr>
              <w:t>Query</w:t>
            </w:r>
            <w:r w:rsidRPr="002500B5">
              <w:t xml:space="preserve"> ziņojumā gadījuma </w:t>
            </w:r>
            <w:r w:rsidR="004767F2">
              <w:t xml:space="preserve">- </w:t>
            </w:r>
            <w:r w:rsidRPr="002500B5">
              <w:t>obligāta uzstādīšana.</w:t>
            </w:r>
          </w:p>
        </w:tc>
        <w:tc>
          <w:tcPr>
            <w:tcW w:w="3667" w:type="dxa"/>
          </w:tcPr>
          <w:p w14:paraId="64EAE70C" w14:textId="77777777" w:rsidR="002500B5" w:rsidRPr="002500B5" w:rsidRDefault="002500B5" w:rsidP="002500B5">
            <w:pPr>
              <w:pStyle w:val="Tablebody"/>
            </w:pPr>
          </w:p>
        </w:tc>
      </w:tr>
      <w:tr w:rsidR="00E95266" w14:paraId="1BDFF08E" w14:textId="77777777" w:rsidTr="00795E6A">
        <w:trPr>
          <w:ins w:id="1361" w:author="Aleksandrs Zeļikovičs" w:date="2014-10-29T16:43:00Z"/>
        </w:trPr>
        <w:tc>
          <w:tcPr>
            <w:tcW w:w="1851" w:type="dxa"/>
          </w:tcPr>
          <w:p w14:paraId="06F1B96F" w14:textId="0D7444B0" w:rsidR="00E95266" w:rsidRPr="00E95266" w:rsidRDefault="00E95266" w:rsidP="00E95266">
            <w:pPr>
              <w:pStyle w:val="Tablebody"/>
              <w:rPr>
                <w:ins w:id="1362" w:author="Aleksandrs Zeļikovičs" w:date="2014-10-29T16:43:00Z"/>
                <w:rPrChange w:id="1363" w:author="Aleksandrs Zeļikovičs" w:date="2014-10-29T16:44:00Z">
                  <w:rPr>
                    <w:ins w:id="1364" w:author="Aleksandrs Zeļikovičs" w:date="2014-10-29T16:43:00Z"/>
                  </w:rPr>
                </w:rPrChange>
              </w:rPr>
              <w:pPrChange w:id="1365" w:author="Aleksandrs Zeļikovičs" w:date="2014-10-29T16:44:00Z">
                <w:pPr>
                  <w:autoSpaceDE w:val="0"/>
                  <w:autoSpaceDN w:val="0"/>
                  <w:adjustRightInd w:val="0"/>
                  <w:spacing w:before="0" w:after="0" w:line="240" w:lineRule="auto"/>
                  <w:jc w:val="left"/>
                </w:pPr>
              </w:pPrChange>
            </w:pPr>
            <w:ins w:id="1366" w:author="Aleksandrs Zeļikovičs" w:date="2014-10-29T16:43:00Z">
              <w:r w:rsidRPr="00E95266">
                <w:rPr>
                  <w:highlight w:val="white"/>
                  <w:rPrChange w:id="1367" w:author="Aleksandrs Zeļikovičs" w:date="2014-10-29T16:44:00Z">
                    <w:rPr>
                      <w:rFonts w:ascii="Consolas" w:hAnsi="Consolas" w:cs="Consolas"/>
                      <w:color w:val="000000"/>
                      <w:sz w:val="19"/>
                      <w:szCs w:val="19"/>
                      <w:highlight w:val="white"/>
                    </w:rPr>
                  </w:rPrChange>
                </w:rPr>
                <w:t>SetDataEnterer</w:t>
              </w:r>
            </w:ins>
          </w:p>
        </w:tc>
        <w:tc>
          <w:tcPr>
            <w:tcW w:w="1659" w:type="dxa"/>
          </w:tcPr>
          <w:p w14:paraId="0263790C" w14:textId="538FD773" w:rsidR="00E95266" w:rsidRPr="00E95266" w:rsidRDefault="00E95266" w:rsidP="00E95266">
            <w:pPr>
              <w:pStyle w:val="Tablebody"/>
              <w:rPr>
                <w:ins w:id="1368" w:author="Aleksandrs Zeļikovičs" w:date="2014-10-29T16:43:00Z"/>
                <w:rPrChange w:id="1369" w:author="Aleksandrs Zeļikovičs" w:date="2014-10-29T16:45:00Z">
                  <w:rPr>
                    <w:ins w:id="1370" w:author="Aleksandrs Zeļikovičs" w:date="2014-10-29T16:43:00Z"/>
                  </w:rPr>
                </w:rPrChange>
              </w:rPr>
              <w:pPrChange w:id="1371" w:author="Aleksandrs Zeļikovičs" w:date="2014-10-29T16:45:00Z">
                <w:pPr>
                  <w:autoSpaceDE w:val="0"/>
                  <w:autoSpaceDN w:val="0"/>
                  <w:adjustRightInd w:val="0"/>
                  <w:spacing w:before="0" w:after="0" w:line="240" w:lineRule="auto"/>
                  <w:jc w:val="left"/>
                </w:pPr>
              </w:pPrChange>
            </w:pPr>
            <w:ins w:id="1372" w:author="Aleksandrs Zeļikovičs" w:date="2014-10-29T16:45:00Z">
              <w:r w:rsidRPr="00E95266">
                <w:rPr>
                  <w:highlight w:val="white"/>
                  <w:rPrChange w:id="1373" w:author="Aleksandrs Zeļikovičs" w:date="2014-10-29T16:45:00Z">
                    <w:rPr>
                      <w:highlight w:val="white"/>
                    </w:rPr>
                  </w:rPrChange>
                </w:rPr>
                <w:t>Collection&lt;HL7DataEnterer&gt;</w:t>
              </w:r>
            </w:ins>
          </w:p>
        </w:tc>
        <w:tc>
          <w:tcPr>
            <w:tcW w:w="2677" w:type="dxa"/>
          </w:tcPr>
          <w:p w14:paraId="3D276ACC" w14:textId="02B611A6" w:rsidR="00E95266" w:rsidRPr="002500B5" w:rsidRDefault="00E95266" w:rsidP="00E95266">
            <w:pPr>
              <w:pStyle w:val="Tablebody"/>
              <w:rPr>
                <w:ins w:id="1374" w:author="Aleksandrs Zeļikovičs" w:date="2014-10-29T16:43:00Z"/>
              </w:rPr>
              <w:pPrChange w:id="1375" w:author="Aleksandrs Zeļikovičs" w:date="2014-10-29T16:46:00Z">
                <w:pPr>
                  <w:pStyle w:val="Tablebody"/>
                </w:pPr>
              </w:pPrChange>
            </w:pPr>
            <w:ins w:id="1376" w:author="Aleksandrs Zeļikovičs" w:date="2014-10-29T16:46:00Z">
              <w:r>
                <w:t>Ar to īpašības palīdzību var klienta vai servisa uzdot DataEnterer datus</w:t>
              </w:r>
            </w:ins>
          </w:p>
        </w:tc>
        <w:tc>
          <w:tcPr>
            <w:tcW w:w="3667" w:type="dxa"/>
          </w:tcPr>
          <w:p w14:paraId="2C38D8BF" w14:textId="4D33E3C4" w:rsidR="00E95266" w:rsidRPr="002500B5" w:rsidRDefault="00EA7E7C" w:rsidP="00EA7E7C">
            <w:pPr>
              <w:pStyle w:val="Tablebody"/>
              <w:rPr>
                <w:ins w:id="1377" w:author="Aleksandrs Zeļikovičs" w:date="2014-10-29T16:43:00Z"/>
              </w:rPr>
              <w:pPrChange w:id="1378" w:author="Aleksandrs Zeļikovičs" w:date="2014-10-29T16:49:00Z">
                <w:pPr>
                  <w:pStyle w:val="Tablebody"/>
                </w:pPr>
              </w:pPrChange>
            </w:pPr>
            <w:ins w:id="1379" w:author="Aleksandrs Zeļikovičs" w:date="2014-10-29T16:49:00Z">
              <w:r>
                <w:t xml:space="preserve">sk. </w:t>
              </w:r>
              <w:r>
                <w:fldChar w:fldCharType="begin"/>
              </w:r>
              <w:r>
                <w:instrText xml:space="preserve"> REF _Ref402364712 \h </w:instrText>
              </w:r>
            </w:ins>
            <w:r>
              <w:fldChar w:fldCharType="separate"/>
            </w:r>
            <w:ins w:id="1380" w:author="Aleksandrs Zeļikovičs" w:date="2014-10-29T16:49:00Z">
              <w:r>
                <w:rPr>
                  <w:noProof/>
                </w:rPr>
                <w:t>51</w:t>
              </w:r>
              <w:r>
                <w:fldChar w:fldCharType="end"/>
              </w:r>
              <w:r>
                <w:t>. attēlu</w:t>
              </w:r>
            </w:ins>
            <w:ins w:id="1381" w:author="Aleksandrs Zeļikovičs" w:date="2014-10-29T16:50:00Z">
              <w:r>
                <w:t xml:space="preserve"> (Koda piemērs iekš </w:t>
              </w:r>
              <w:r w:rsidRPr="00EA7E7C">
                <w:t>HL7Formatter</w:t>
              </w:r>
              <w:r>
                <w:t xml:space="preserve"> piemēra)</w:t>
              </w:r>
            </w:ins>
          </w:p>
        </w:tc>
      </w:tr>
      <w:tr w:rsidR="00E95266" w14:paraId="3541ADEC" w14:textId="77777777" w:rsidTr="00795E6A">
        <w:trPr>
          <w:ins w:id="1382" w:author="Aleksandrs Zeļikovičs" w:date="2014-10-29T16:43:00Z"/>
        </w:trPr>
        <w:tc>
          <w:tcPr>
            <w:tcW w:w="1851" w:type="dxa"/>
          </w:tcPr>
          <w:p w14:paraId="44A8858B" w14:textId="19CAEA97" w:rsidR="00E95266" w:rsidRPr="00E95266" w:rsidRDefault="00E95266" w:rsidP="00E95266">
            <w:pPr>
              <w:pStyle w:val="Tablebody"/>
              <w:rPr>
                <w:ins w:id="1383" w:author="Aleksandrs Zeļikovičs" w:date="2014-10-29T16:43:00Z"/>
                <w:highlight w:val="white"/>
                <w:rPrChange w:id="1384" w:author="Aleksandrs Zeļikovičs" w:date="2014-10-29T16:44:00Z">
                  <w:rPr>
                    <w:ins w:id="1385" w:author="Aleksandrs Zeļikovičs" w:date="2014-10-29T16:43:00Z"/>
                  </w:rPr>
                </w:rPrChange>
              </w:rPr>
              <w:pPrChange w:id="1386" w:author="Aleksandrs Zeļikovičs" w:date="2014-10-29T16:44:00Z">
                <w:pPr>
                  <w:autoSpaceDE w:val="0"/>
                  <w:autoSpaceDN w:val="0"/>
                  <w:adjustRightInd w:val="0"/>
                  <w:spacing w:before="0" w:after="0" w:line="240" w:lineRule="auto"/>
                  <w:jc w:val="left"/>
                </w:pPr>
              </w:pPrChange>
            </w:pPr>
            <w:ins w:id="1387" w:author="Aleksandrs Zeļikovičs" w:date="2014-10-29T16:44:00Z">
              <w:r w:rsidRPr="00E95266">
                <w:rPr>
                  <w:highlight w:val="white"/>
                  <w:rPrChange w:id="1388" w:author="Aleksandrs Zeļikovičs" w:date="2014-10-29T16:44:00Z">
                    <w:rPr>
                      <w:rFonts w:ascii="Consolas" w:hAnsi="Consolas" w:cs="Consolas"/>
                      <w:color w:val="000000"/>
                      <w:sz w:val="19"/>
                      <w:szCs w:val="19"/>
                      <w:highlight w:val="white"/>
                    </w:rPr>
                  </w:rPrChange>
                </w:rPr>
                <w:t xml:space="preserve">SetOverseer, </w:t>
              </w:r>
            </w:ins>
          </w:p>
        </w:tc>
        <w:tc>
          <w:tcPr>
            <w:tcW w:w="1659" w:type="dxa"/>
          </w:tcPr>
          <w:p w14:paraId="1017F599" w14:textId="32CF9F78" w:rsidR="00E95266" w:rsidRPr="00E95266" w:rsidRDefault="00E95266" w:rsidP="00E95266">
            <w:pPr>
              <w:pStyle w:val="Tablebody"/>
              <w:rPr>
                <w:ins w:id="1389" w:author="Aleksandrs Zeļikovičs" w:date="2014-10-29T16:43:00Z"/>
                <w:rPrChange w:id="1390" w:author="Aleksandrs Zeļikovičs" w:date="2014-10-29T16:45:00Z">
                  <w:rPr>
                    <w:ins w:id="1391" w:author="Aleksandrs Zeļikovičs" w:date="2014-10-29T16:43:00Z"/>
                  </w:rPr>
                </w:rPrChange>
              </w:rPr>
              <w:pPrChange w:id="1392" w:author="Aleksandrs Zeļikovičs" w:date="2014-10-29T16:45:00Z">
                <w:pPr>
                  <w:autoSpaceDE w:val="0"/>
                  <w:autoSpaceDN w:val="0"/>
                  <w:adjustRightInd w:val="0"/>
                  <w:spacing w:before="0" w:after="0" w:line="240" w:lineRule="auto"/>
                  <w:jc w:val="left"/>
                </w:pPr>
              </w:pPrChange>
            </w:pPr>
            <w:ins w:id="1393" w:author="Aleksandrs Zeļikovičs" w:date="2014-10-29T16:45:00Z">
              <w:r w:rsidRPr="00E95266">
                <w:rPr>
                  <w:highlight w:val="white"/>
                  <w:rPrChange w:id="1394" w:author="Aleksandrs Zeļikovičs" w:date="2014-10-29T16:45:00Z">
                    <w:rPr>
                      <w:highlight w:val="white"/>
                    </w:rPr>
                  </w:rPrChange>
                </w:rPr>
                <w:t>Collection&lt;HL7Overseer&gt;()</w:t>
              </w:r>
            </w:ins>
          </w:p>
        </w:tc>
        <w:tc>
          <w:tcPr>
            <w:tcW w:w="2677" w:type="dxa"/>
          </w:tcPr>
          <w:p w14:paraId="0235A8BB" w14:textId="78F9F8F8" w:rsidR="00E95266" w:rsidRPr="002500B5" w:rsidRDefault="00E95266" w:rsidP="004767F2">
            <w:pPr>
              <w:pStyle w:val="Tablebody"/>
              <w:rPr>
                <w:ins w:id="1395" w:author="Aleksandrs Zeļikovičs" w:date="2014-10-29T16:43:00Z"/>
              </w:rPr>
            </w:pPr>
            <w:ins w:id="1396" w:author="Aleksandrs Zeļikovičs" w:date="2014-10-29T16:46:00Z">
              <w:r>
                <w:t>Ar to īpašības palīdzību var klienta vai servisa uzdot overseer datus</w:t>
              </w:r>
            </w:ins>
          </w:p>
        </w:tc>
        <w:tc>
          <w:tcPr>
            <w:tcW w:w="3667" w:type="dxa"/>
          </w:tcPr>
          <w:p w14:paraId="5F96BF9C" w14:textId="12D252A9" w:rsidR="00E95266" w:rsidRPr="002500B5" w:rsidRDefault="00EA7E7C" w:rsidP="002500B5">
            <w:pPr>
              <w:pStyle w:val="Tablebody"/>
              <w:rPr>
                <w:ins w:id="1397" w:author="Aleksandrs Zeļikovičs" w:date="2014-10-29T16:43:00Z"/>
              </w:rPr>
            </w:pPr>
            <w:ins w:id="1398" w:author="Aleksandrs Zeļikovičs" w:date="2014-10-29T16:50:00Z">
              <w:r>
                <w:t xml:space="preserve">sk. </w:t>
              </w:r>
              <w:r>
                <w:fldChar w:fldCharType="begin"/>
              </w:r>
              <w:r>
                <w:instrText xml:space="preserve"> REF _Ref402364712 \h </w:instrText>
              </w:r>
              <w:r>
                <w:fldChar w:fldCharType="separate"/>
              </w:r>
              <w:r>
                <w:rPr>
                  <w:noProof/>
                </w:rPr>
                <w:t>51</w:t>
              </w:r>
              <w:r>
                <w:fldChar w:fldCharType="end"/>
              </w:r>
              <w:r>
                <w:t xml:space="preserve">. attēlu (Koda piemērs iekš </w:t>
              </w:r>
              <w:r w:rsidRPr="00EA7E7C">
                <w:t>HL7Formatter</w:t>
              </w:r>
              <w:r>
                <w:t xml:space="preserve"> piemēra)</w:t>
              </w:r>
            </w:ins>
          </w:p>
        </w:tc>
      </w:tr>
      <w:tr w:rsidR="00E95266" w14:paraId="1AFE85B1" w14:textId="77777777" w:rsidTr="00795E6A">
        <w:trPr>
          <w:ins w:id="1399" w:author="Aleksandrs Zeļikovičs" w:date="2014-10-29T16:43:00Z"/>
        </w:trPr>
        <w:tc>
          <w:tcPr>
            <w:tcW w:w="1851" w:type="dxa"/>
          </w:tcPr>
          <w:p w14:paraId="0F2E7E14" w14:textId="309D336F" w:rsidR="00E95266" w:rsidRPr="00E95266" w:rsidRDefault="00E95266" w:rsidP="00E95266">
            <w:pPr>
              <w:pStyle w:val="Tablebody"/>
              <w:rPr>
                <w:ins w:id="1400" w:author="Aleksandrs Zeļikovičs" w:date="2014-10-29T16:43:00Z"/>
                <w:rPrChange w:id="1401" w:author="Aleksandrs Zeļikovičs" w:date="2014-10-29T16:44:00Z">
                  <w:rPr>
                    <w:ins w:id="1402" w:author="Aleksandrs Zeļikovičs" w:date="2014-10-29T16:43:00Z"/>
                  </w:rPr>
                </w:rPrChange>
              </w:rPr>
              <w:pPrChange w:id="1403" w:author="Aleksandrs Zeļikovičs" w:date="2014-10-29T16:44:00Z">
                <w:pPr>
                  <w:autoSpaceDE w:val="0"/>
                  <w:autoSpaceDN w:val="0"/>
                  <w:adjustRightInd w:val="0"/>
                  <w:spacing w:before="0" w:after="0" w:line="240" w:lineRule="auto"/>
                  <w:jc w:val="left"/>
                </w:pPr>
              </w:pPrChange>
            </w:pPr>
            <w:ins w:id="1404" w:author="Aleksandrs Zeļikovičs" w:date="2014-10-29T16:44:00Z">
              <w:r w:rsidRPr="00E95266">
                <w:rPr>
                  <w:highlight w:val="white"/>
                  <w:rPrChange w:id="1405" w:author="Aleksandrs Zeļikovičs" w:date="2014-10-29T16:44:00Z">
                    <w:rPr>
                      <w:rFonts w:ascii="Consolas" w:hAnsi="Consolas" w:cs="Consolas"/>
                      <w:color w:val="000000"/>
                      <w:sz w:val="19"/>
                      <w:szCs w:val="19"/>
                      <w:highlight w:val="white"/>
                    </w:rPr>
                  </w:rPrChange>
                </w:rPr>
                <w:t>GetOverseer</w:t>
              </w:r>
            </w:ins>
          </w:p>
        </w:tc>
        <w:tc>
          <w:tcPr>
            <w:tcW w:w="1659" w:type="dxa"/>
          </w:tcPr>
          <w:p w14:paraId="05A77825" w14:textId="794F66D9" w:rsidR="00E95266" w:rsidRPr="00E95266" w:rsidRDefault="00E95266" w:rsidP="00E95266">
            <w:pPr>
              <w:pStyle w:val="Tablebody"/>
              <w:rPr>
                <w:ins w:id="1406" w:author="Aleksandrs Zeļikovičs" w:date="2014-10-29T16:43:00Z"/>
                <w:rPrChange w:id="1407" w:author="Aleksandrs Zeļikovičs" w:date="2014-10-29T16:45:00Z">
                  <w:rPr>
                    <w:ins w:id="1408" w:author="Aleksandrs Zeļikovičs" w:date="2014-10-29T16:43:00Z"/>
                  </w:rPr>
                </w:rPrChange>
              </w:rPr>
              <w:pPrChange w:id="1409" w:author="Aleksandrs Zeļikovičs" w:date="2014-10-29T16:45:00Z">
                <w:pPr>
                  <w:autoSpaceDE w:val="0"/>
                  <w:autoSpaceDN w:val="0"/>
                  <w:adjustRightInd w:val="0"/>
                  <w:spacing w:before="0" w:after="0" w:line="240" w:lineRule="auto"/>
                  <w:jc w:val="left"/>
                </w:pPr>
              </w:pPrChange>
            </w:pPr>
            <w:ins w:id="1410" w:author="Aleksandrs Zeļikovičs" w:date="2014-10-29T16:45:00Z">
              <w:r w:rsidRPr="00E95266">
                <w:rPr>
                  <w:highlight w:val="white"/>
                  <w:rPrChange w:id="1411" w:author="Aleksandrs Zeļikovičs" w:date="2014-10-29T16:45:00Z">
                    <w:rPr>
                      <w:highlight w:val="white"/>
                    </w:rPr>
                  </w:rPrChange>
                </w:rPr>
                <w:t>Collection&lt;HL7Overseer&gt;()</w:t>
              </w:r>
            </w:ins>
          </w:p>
        </w:tc>
        <w:tc>
          <w:tcPr>
            <w:tcW w:w="2677" w:type="dxa"/>
          </w:tcPr>
          <w:p w14:paraId="04B8E3BC" w14:textId="64710948" w:rsidR="00E95266" w:rsidRPr="002500B5" w:rsidRDefault="00E95266" w:rsidP="00EA7E7C">
            <w:pPr>
              <w:pStyle w:val="Tablebody"/>
              <w:rPr>
                <w:ins w:id="1412" w:author="Aleksandrs Zeļikovičs" w:date="2014-10-29T16:43:00Z"/>
              </w:rPr>
              <w:pPrChange w:id="1413" w:author="Aleksandrs Zeļikovičs" w:date="2014-10-29T16:46:00Z">
                <w:pPr>
                  <w:pStyle w:val="Tablebody"/>
                </w:pPr>
              </w:pPrChange>
            </w:pPr>
            <w:ins w:id="1414" w:author="Aleksandrs Zeļikovičs" w:date="2014-10-29T16:46:00Z">
              <w:r>
                <w:t xml:space="preserve">Ar to īpašības palīdzību var klienta vai servisa </w:t>
              </w:r>
              <w:r w:rsidR="00EA7E7C">
                <w:t>dabūt</w:t>
              </w:r>
              <w:r>
                <w:t xml:space="preserve"> overseer datus</w:t>
              </w:r>
            </w:ins>
          </w:p>
        </w:tc>
        <w:tc>
          <w:tcPr>
            <w:tcW w:w="3667" w:type="dxa"/>
          </w:tcPr>
          <w:p w14:paraId="440550EE" w14:textId="0EC1AB23" w:rsidR="00E95266" w:rsidRPr="002500B5" w:rsidRDefault="00EA7E7C" w:rsidP="002500B5">
            <w:pPr>
              <w:pStyle w:val="Tablebody"/>
              <w:rPr>
                <w:ins w:id="1415" w:author="Aleksandrs Zeļikovičs" w:date="2014-10-29T16:43:00Z"/>
              </w:rPr>
            </w:pPr>
            <w:ins w:id="1416" w:author="Aleksandrs Zeļikovičs" w:date="2014-10-29T16:50:00Z">
              <w:r>
                <w:t xml:space="preserve">sk. </w:t>
              </w:r>
              <w:r>
                <w:fldChar w:fldCharType="begin"/>
              </w:r>
              <w:r>
                <w:instrText xml:space="preserve"> REF _Ref402364712 \h </w:instrText>
              </w:r>
              <w:r>
                <w:fldChar w:fldCharType="separate"/>
              </w:r>
              <w:r>
                <w:rPr>
                  <w:noProof/>
                </w:rPr>
                <w:t>51</w:t>
              </w:r>
              <w:r>
                <w:fldChar w:fldCharType="end"/>
              </w:r>
              <w:r>
                <w:t xml:space="preserve">. attēlu (Koda piemērs iekš </w:t>
              </w:r>
              <w:r w:rsidRPr="00EA7E7C">
                <w:t>HL7Formatter</w:t>
              </w:r>
              <w:r>
                <w:t xml:space="preserve"> piemēra)</w:t>
              </w:r>
            </w:ins>
          </w:p>
        </w:tc>
      </w:tr>
      <w:tr w:rsidR="00E95266" w14:paraId="756905D8" w14:textId="77777777" w:rsidTr="00795E6A">
        <w:trPr>
          <w:ins w:id="1417" w:author="Aleksandrs Zeļikovičs" w:date="2014-10-29T16:43:00Z"/>
        </w:trPr>
        <w:tc>
          <w:tcPr>
            <w:tcW w:w="1851" w:type="dxa"/>
          </w:tcPr>
          <w:p w14:paraId="0364D58A" w14:textId="23BDD37E" w:rsidR="00E95266" w:rsidRPr="00E95266" w:rsidRDefault="00E95266" w:rsidP="00E95266">
            <w:pPr>
              <w:pStyle w:val="Tablebody"/>
              <w:rPr>
                <w:ins w:id="1418" w:author="Aleksandrs Zeļikovičs" w:date="2014-10-29T16:43:00Z"/>
                <w:rPrChange w:id="1419" w:author="Aleksandrs Zeļikovičs" w:date="2014-10-29T16:44:00Z">
                  <w:rPr>
                    <w:ins w:id="1420" w:author="Aleksandrs Zeļikovičs" w:date="2014-10-29T16:43:00Z"/>
                  </w:rPr>
                </w:rPrChange>
              </w:rPr>
              <w:pPrChange w:id="1421" w:author="Aleksandrs Zeļikovičs" w:date="2014-10-29T16:44:00Z">
                <w:pPr>
                  <w:autoSpaceDE w:val="0"/>
                  <w:autoSpaceDN w:val="0"/>
                  <w:adjustRightInd w:val="0"/>
                  <w:spacing w:before="0" w:after="0" w:line="240" w:lineRule="auto"/>
                  <w:jc w:val="left"/>
                </w:pPr>
              </w:pPrChange>
            </w:pPr>
            <w:ins w:id="1422" w:author="Aleksandrs Zeļikovičs" w:date="2014-10-29T16:44:00Z">
              <w:r w:rsidRPr="00E95266">
                <w:rPr>
                  <w:highlight w:val="white"/>
                  <w:rPrChange w:id="1423" w:author="Aleksandrs Zeļikovičs" w:date="2014-10-29T16:44:00Z">
                    <w:rPr>
                      <w:rFonts w:ascii="Consolas" w:hAnsi="Consolas" w:cs="Consolas"/>
                      <w:color w:val="000000"/>
                      <w:sz w:val="19"/>
                      <w:szCs w:val="19"/>
                      <w:highlight w:val="white"/>
                    </w:rPr>
                  </w:rPrChange>
                </w:rPr>
                <w:t>GetDataEnterers</w:t>
              </w:r>
            </w:ins>
          </w:p>
        </w:tc>
        <w:tc>
          <w:tcPr>
            <w:tcW w:w="1659" w:type="dxa"/>
          </w:tcPr>
          <w:p w14:paraId="4E60B5B8" w14:textId="2353A9A4" w:rsidR="00E95266" w:rsidRPr="00E95266" w:rsidRDefault="00E95266" w:rsidP="00E95266">
            <w:pPr>
              <w:pStyle w:val="Tablebody"/>
              <w:rPr>
                <w:ins w:id="1424" w:author="Aleksandrs Zeļikovičs" w:date="2014-10-29T16:43:00Z"/>
                <w:rPrChange w:id="1425" w:author="Aleksandrs Zeļikovičs" w:date="2014-10-29T16:45:00Z">
                  <w:rPr>
                    <w:ins w:id="1426" w:author="Aleksandrs Zeļikovičs" w:date="2014-10-29T16:43:00Z"/>
                  </w:rPr>
                </w:rPrChange>
              </w:rPr>
              <w:pPrChange w:id="1427" w:author="Aleksandrs Zeļikovičs" w:date="2014-10-29T16:45:00Z">
                <w:pPr>
                  <w:autoSpaceDE w:val="0"/>
                  <w:autoSpaceDN w:val="0"/>
                  <w:adjustRightInd w:val="0"/>
                  <w:spacing w:before="0" w:after="0" w:line="240" w:lineRule="auto"/>
                  <w:jc w:val="left"/>
                </w:pPr>
              </w:pPrChange>
            </w:pPr>
            <w:ins w:id="1428" w:author="Aleksandrs Zeļikovičs" w:date="2014-10-29T16:45:00Z">
              <w:r w:rsidRPr="00E95266">
                <w:rPr>
                  <w:highlight w:val="white"/>
                  <w:rPrChange w:id="1429" w:author="Aleksandrs Zeļikovičs" w:date="2014-10-29T16:45:00Z">
                    <w:rPr>
                      <w:highlight w:val="white"/>
                    </w:rPr>
                  </w:rPrChange>
                </w:rPr>
                <w:t>Collection&lt;HL7DataEnterer&gt;</w:t>
              </w:r>
            </w:ins>
          </w:p>
        </w:tc>
        <w:tc>
          <w:tcPr>
            <w:tcW w:w="2677" w:type="dxa"/>
          </w:tcPr>
          <w:p w14:paraId="6F284296" w14:textId="0BEEAF83" w:rsidR="00E95266" w:rsidRPr="002500B5" w:rsidRDefault="00EA7E7C" w:rsidP="00EA7E7C">
            <w:pPr>
              <w:pStyle w:val="Tablebody"/>
              <w:rPr>
                <w:ins w:id="1430" w:author="Aleksandrs Zeļikovičs" w:date="2014-10-29T16:43:00Z"/>
              </w:rPr>
              <w:pPrChange w:id="1431" w:author="Aleksandrs Zeļikovičs" w:date="2014-10-29T16:46:00Z">
                <w:pPr>
                  <w:pStyle w:val="Tablebody"/>
                </w:pPr>
              </w:pPrChange>
            </w:pPr>
            <w:ins w:id="1432" w:author="Aleksandrs Zeļikovičs" w:date="2014-10-29T16:46:00Z">
              <w:r>
                <w:t xml:space="preserve">Ar to īpašības palīdzību var klienta vai servisa </w:t>
              </w:r>
              <w:r>
                <w:t>dabūt</w:t>
              </w:r>
              <w:r>
                <w:t xml:space="preserve"> DataEnterer datus</w:t>
              </w:r>
            </w:ins>
          </w:p>
        </w:tc>
        <w:tc>
          <w:tcPr>
            <w:tcW w:w="3667" w:type="dxa"/>
          </w:tcPr>
          <w:p w14:paraId="768F6029" w14:textId="270B24E0" w:rsidR="00E95266" w:rsidRPr="002500B5" w:rsidRDefault="00EA7E7C" w:rsidP="002500B5">
            <w:pPr>
              <w:pStyle w:val="Tablebody"/>
              <w:rPr>
                <w:ins w:id="1433" w:author="Aleksandrs Zeļikovičs" w:date="2014-10-29T16:43:00Z"/>
              </w:rPr>
            </w:pPr>
            <w:ins w:id="1434" w:author="Aleksandrs Zeļikovičs" w:date="2014-10-29T16:50:00Z">
              <w:r>
                <w:t xml:space="preserve">sk. </w:t>
              </w:r>
              <w:r>
                <w:fldChar w:fldCharType="begin"/>
              </w:r>
              <w:r>
                <w:instrText xml:space="preserve"> REF _Ref402364712 \h </w:instrText>
              </w:r>
              <w:r>
                <w:fldChar w:fldCharType="separate"/>
              </w:r>
              <w:r>
                <w:rPr>
                  <w:noProof/>
                </w:rPr>
                <w:t>51</w:t>
              </w:r>
              <w:r>
                <w:fldChar w:fldCharType="end"/>
              </w:r>
              <w:r>
                <w:t xml:space="preserve">. attēlu (Koda piemērs iekš </w:t>
              </w:r>
              <w:r w:rsidRPr="00EA7E7C">
                <w:t>HL7Formatter</w:t>
              </w:r>
              <w:r>
                <w:t xml:space="preserve"> piemēra)</w:t>
              </w:r>
            </w:ins>
          </w:p>
        </w:tc>
      </w:tr>
    </w:tbl>
    <w:p w14:paraId="7DD0E7AA" w14:textId="77777777" w:rsidR="00EA7E7C" w:rsidRPr="00EA7E7C" w:rsidRDefault="00EA7E7C" w:rsidP="00EA7E7C">
      <w:pPr>
        <w:pStyle w:val="Pictureposition"/>
        <w:rPr>
          <w:ins w:id="1435" w:author="Aleksandrs Zeļikovičs" w:date="2014-10-29T16:52:00Z"/>
          <w:rPrChange w:id="1436" w:author="Aleksandrs Zeļikovičs" w:date="2014-10-29T16:53:00Z">
            <w:rPr>
              <w:ins w:id="1437" w:author="Aleksandrs Zeļikovičs" w:date="2014-10-29T16:52:00Z"/>
            </w:rPr>
          </w:rPrChange>
        </w:rPr>
        <w:pPrChange w:id="1438" w:author="Aleksandrs Zeļikovičs" w:date="2014-10-29T16:53:00Z">
          <w:pPr>
            <w:pStyle w:val="Heading3"/>
          </w:pPr>
        </w:pPrChange>
      </w:pPr>
      <w:bookmarkStart w:id="1439" w:name="_GoBack"/>
      <w:ins w:id="1440" w:author="Aleksandrs Zeļikovičs" w:date="2014-10-29T16:47:00Z">
        <w:r>
          <w:rPr>
            <w:noProof/>
            <w:lang w:eastAsia="lv-LV"/>
          </w:rPr>
          <w:drawing>
            <wp:inline distT="0" distB="0" distL="0" distR="0" wp14:anchorId="705A0439" wp14:editId="4860F9F7">
              <wp:extent cx="5486400" cy="2930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930525"/>
                      </a:xfrm>
                      <a:prstGeom prst="rect">
                        <a:avLst/>
                      </a:prstGeom>
                    </pic:spPr>
                  </pic:pic>
                </a:graphicData>
              </a:graphic>
            </wp:inline>
          </w:drawing>
        </w:r>
      </w:ins>
      <w:bookmarkEnd w:id="1439"/>
    </w:p>
    <w:p w14:paraId="72078D33" w14:textId="52545034" w:rsidR="00EA7E7C" w:rsidRPr="00EA7E7C" w:rsidRDefault="00EA7E7C" w:rsidP="00EA7E7C">
      <w:pPr>
        <w:pStyle w:val="Picturecaption"/>
        <w:rPr>
          <w:ins w:id="1441" w:author="Aleksandrs Zeļikovičs" w:date="2014-10-29T16:47:00Z"/>
          <w:rPrChange w:id="1442" w:author="Aleksandrs Zeļikovičs" w:date="2014-10-29T16:48:00Z">
            <w:rPr>
              <w:ins w:id="1443" w:author="Aleksandrs Zeļikovičs" w:date="2014-10-29T16:47:00Z"/>
            </w:rPr>
          </w:rPrChange>
        </w:rPr>
        <w:pPrChange w:id="1444" w:author="Aleksandrs Zeļikovičs" w:date="2014-10-29T16:53:00Z">
          <w:pPr>
            <w:pStyle w:val="Heading3"/>
          </w:pPr>
        </w:pPrChange>
      </w:pPr>
      <w:ins w:id="1445" w:author="Aleksandrs Zeļikovičs" w:date="2014-10-29T16:48:00Z">
        <w:r>
          <w:fldChar w:fldCharType="begin"/>
        </w:r>
        <w:r>
          <w:instrText xml:space="preserve"> SEQ Attēls \* ARABIC </w:instrText>
        </w:r>
        <w:r>
          <w:fldChar w:fldCharType="separate"/>
        </w:r>
      </w:ins>
      <w:bookmarkStart w:id="1446" w:name="_Ref402364712"/>
      <w:ins w:id="1447" w:author="Aleksandrs Zeļikovičs" w:date="2014-10-29T16:52:00Z">
        <w:r>
          <w:rPr>
            <w:noProof/>
          </w:rPr>
          <w:t>51</w:t>
        </w:r>
      </w:ins>
      <w:bookmarkEnd w:id="1446"/>
      <w:ins w:id="1448" w:author="Aleksandrs Zeļikovičs" w:date="2014-10-29T16:48:00Z">
        <w:r>
          <w:rPr>
            <w:noProof/>
          </w:rPr>
          <w:fldChar w:fldCharType="end"/>
        </w:r>
        <w:r w:rsidRPr="00ED2BCF">
          <w:t xml:space="preserve">. attēls. </w:t>
        </w:r>
        <w:r>
          <w:t xml:space="preserve">HL7Operāciju konteksta izmantošana </w:t>
        </w:r>
      </w:ins>
      <w:ins w:id="1449" w:author="Aleksandrs Zeļikovičs" w:date="2014-10-29T16:49:00Z">
        <w:r>
          <w:t>DataEnterer un Overseer piemērā</w:t>
        </w:r>
      </w:ins>
    </w:p>
    <w:p w14:paraId="75365515" w14:textId="127ED238" w:rsidR="00DA28EF" w:rsidRPr="00ED2BCF" w:rsidRDefault="00DA28EF" w:rsidP="00EA7E7C">
      <w:pPr>
        <w:pStyle w:val="Heading3"/>
        <w:numPr>
          <w:ilvl w:val="0"/>
          <w:numId w:val="0"/>
        </w:numPr>
        <w:pPrChange w:id="1450" w:author="Aleksandrs Zeļikovičs" w:date="2014-10-29T16:47:00Z">
          <w:pPr>
            <w:pStyle w:val="Heading3"/>
          </w:pPr>
        </w:pPrChange>
      </w:pPr>
      <w:r>
        <w:t xml:space="preserve"> </w:t>
      </w:r>
      <w:bookmarkStart w:id="1451" w:name="_Ref317239447"/>
      <w:bookmarkStart w:id="1452" w:name="_Toc402364054"/>
      <w:r w:rsidR="006A2DDD">
        <w:t xml:space="preserve">Visi </w:t>
      </w:r>
      <w:r w:rsidR="00A75908">
        <w:t xml:space="preserve">HL7Operation kontrakta </w:t>
      </w:r>
      <w:r w:rsidR="006A2DDD">
        <w:t>atribūti</w:t>
      </w:r>
      <w:bookmarkEnd w:id="1451"/>
      <w:bookmarkEnd w:id="1452"/>
    </w:p>
    <w:tbl>
      <w:tblPr>
        <w:tblStyle w:val="TableClassic1"/>
        <w:tblW w:w="5000" w:type="pct"/>
        <w:tblLayout w:type="fixed"/>
        <w:tblLook w:val="04A0" w:firstRow="1" w:lastRow="0" w:firstColumn="1" w:lastColumn="0" w:noHBand="0" w:noVBand="1"/>
      </w:tblPr>
      <w:tblGrid>
        <w:gridCol w:w="1851"/>
        <w:gridCol w:w="1659"/>
        <w:gridCol w:w="2677"/>
        <w:gridCol w:w="3667"/>
      </w:tblGrid>
      <w:tr w:rsidR="006A2DDD" w:rsidRPr="00DA28EF" w14:paraId="03088804" w14:textId="77777777" w:rsidTr="006A2DDD">
        <w:tc>
          <w:tcPr>
            <w:tcW w:w="1851" w:type="dxa"/>
          </w:tcPr>
          <w:p w14:paraId="20DC3DC9" w14:textId="77777777" w:rsidR="006A2DDD" w:rsidRPr="003D432D" w:rsidRDefault="006A2DDD" w:rsidP="003D432D">
            <w:pPr>
              <w:pStyle w:val="Tablebody"/>
              <w:rPr>
                <w:b/>
              </w:rPr>
            </w:pPr>
            <w:r w:rsidRPr="003D432D">
              <w:rPr>
                <w:b/>
              </w:rPr>
              <w:t>Nosaukums</w:t>
            </w:r>
          </w:p>
        </w:tc>
        <w:tc>
          <w:tcPr>
            <w:tcW w:w="1659" w:type="dxa"/>
          </w:tcPr>
          <w:p w14:paraId="3C3AF99F" w14:textId="77777777" w:rsidR="006A2DDD" w:rsidRPr="003D432D" w:rsidRDefault="006A2DDD" w:rsidP="003D432D">
            <w:pPr>
              <w:pStyle w:val="Tablebody"/>
              <w:rPr>
                <w:b/>
              </w:rPr>
            </w:pPr>
            <w:r w:rsidRPr="003D432D">
              <w:rPr>
                <w:b/>
              </w:rPr>
              <w:t>Tips</w:t>
            </w:r>
          </w:p>
        </w:tc>
        <w:tc>
          <w:tcPr>
            <w:tcW w:w="2677" w:type="dxa"/>
          </w:tcPr>
          <w:p w14:paraId="3D872C0B" w14:textId="77777777" w:rsidR="006A2DDD" w:rsidRPr="003D432D" w:rsidRDefault="006A2DDD" w:rsidP="003D432D">
            <w:pPr>
              <w:pStyle w:val="Tablebody"/>
              <w:rPr>
                <w:b/>
              </w:rPr>
            </w:pPr>
            <w:r w:rsidRPr="003D432D">
              <w:rPr>
                <w:b/>
              </w:rPr>
              <w:t>Apraksts</w:t>
            </w:r>
          </w:p>
        </w:tc>
        <w:tc>
          <w:tcPr>
            <w:tcW w:w="3667" w:type="dxa"/>
          </w:tcPr>
          <w:p w14:paraId="05B16F53" w14:textId="77777777" w:rsidR="006A2DDD" w:rsidRPr="003D432D" w:rsidRDefault="006A2DDD" w:rsidP="003D432D">
            <w:pPr>
              <w:pStyle w:val="Tablebody"/>
              <w:rPr>
                <w:b/>
              </w:rPr>
            </w:pPr>
            <w:r w:rsidRPr="003D432D">
              <w:rPr>
                <w:b/>
              </w:rPr>
              <w:t>Piemērs</w:t>
            </w:r>
          </w:p>
        </w:tc>
      </w:tr>
      <w:tr w:rsidR="006A2DDD" w:rsidRPr="003D432D" w14:paraId="48D4940E" w14:textId="77777777" w:rsidTr="006A2DDD">
        <w:tc>
          <w:tcPr>
            <w:tcW w:w="1851" w:type="dxa"/>
          </w:tcPr>
          <w:p w14:paraId="7956B227" w14:textId="55E6BFF2" w:rsidR="006A2DDD" w:rsidRPr="003D432D" w:rsidRDefault="003D432D" w:rsidP="003D432D">
            <w:pPr>
              <w:pStyle w:val="Tablebody"/>
            </w:pPr>
            <w:r w:rsidRPr="003D432D">
              <w:t>Sender</w:t>
            </w:r>
          </w:p>
        </w:tc>
        <w:tc>
          <w:tcPr>
            <w:tcW w:w="1659" w:type="dxa"/>
          </w:tcPr>
          <w:p w14:paraId="0DFD84EC" w14:textId="6F727598" w:rsidR="006A2DDD" w:rsidRPr="00DE4FEC" w:rsidRDefault="003D432D" w:rsidP="003D432D">
            <w:pPr>
              <w:pStyle w:val="Tablebody"/>
            </w:pPr>
            <w:r>
              <w:t>string</w:t>
            </w:r>
          </w:p>
        </w:tc>
        <w:tc>
          <w:tcPr>
            <w:tcW w:w="2677" w:type="dxa"/>
          </w:tcPr>
          <w:p w14:paraId="4DA875EC" w14:textId="265367D1" w:rsidR="003D432D" w:rsidRPr="00786A98" w:rsidRDefault="003D432D" w:rsidP="003D432D">
            <w:pPr>
              <w:pStyle w:val="Tablebody"/>
              <w:jc w:val="both"/>
              <w:rPr>
                <w:rFonts w:eastAsia="Times New Roman" w:cs="Courier New"/>
                <w:szCs w:val="16"/>
                <w:lang w:eastAsia="ja-JP"/>
              </w:rPr>
            </w:pPr>
            <w:r w:rsidRPr="00786A98">
              <w:t>Norāda informācijas sistēmu</w:t>
            </w:r>
            <w:r w:rsidR="004767F2">
              <w:t xml:space="preserve"> - </w:t>
            </w:r>
            <w:r w:rsidRPr="00786A98">
              <w:t>saņēmēju, kuram adresēts ziņojums. OID (</w:t>
            </w:r>
            <w:r w:rsidRPr="00786A98">
              <w:rPr>
                <w:i/>
              </w:rPr>
              <w:t>root</w:t>
            </w:r>
            <w:r w:rsidRPr="00786A98">
              <w:t xml:space="preserve">) vienmēr ir jābūt </w:t>
            </w:r>
            <w:r w:rsidRPr="00786A98">
              <w:lastRenderedPageBreak/>
              <w:t xml:space="preserve">„1.3.6.1.4.1.38760.2.3” </w:t>
            </w:r>
            <w:r>
              <w:t xml:space="preserve">(kas identificē Informācijas sistēmu klasifikatoru) </w:t>
            </w:r>
            <w:r w:rsidRPr="00786A98">
              <w:t>un paplašinājumam jāizveido unikāla kombinācija, kas atbilst ziņojuma saņēmējam – Informācijas sistēmu klasifikatora vērtībai.</w:t>
            </w:r>
          </w:p>
          <w:p w14:paraId="43CD950B" w14:textId="30421EBE" w:rsidR="006A2DDD" w:rsidRPr="00DE4FEC" w:rsidRDefault="003D432D" w:rsidP="003D432D">
            <w:pPr>
              <w:pStyle w:val="Tablebody"/>
            </w:pPr>
            <w:r w:rsidRPr="003D432D">
              <w:rPr>
                <w:u w:val="single"/>
              </w:rPr>
              <w:t xml:space="preserve">Šis atribūts norada uz </w:t>
            </w:r>
            <w:r w:rsidRPr="00F909B2">
              <w:rPr>
                <w:i/>
                <w:u w:val="single"/>
              </w:rPr>
              <w:t>Sender extension</w:t>
            </w:r>
            <w:r>
              <w:t>;</w:t>
            </w:r>
          </w:p>
        </w:tc>
        <w:tc>
          <w:tcPr>
            <w:tcW w:w="3667" w:type="dxa"/>
          </w:tcPr>
          <w:p w14:paraId="3F66196B" w14:textId="7B8BB686" w:rsidR="003D432D" w:rsidRDefault="00FC1C5B" w:rsidP="003D432D">
            <w:pPr>
              <w:autoSpaceDE w:val="0"/>
              <w:autoSpaceDN w:val="0"/>
              <w:adjustRightInd w:val="0"/>
              <w:spacing w:before="0" w:after="0" w:line="240" w:lineRule="auto"/>
              <w:jc w:val="left"/>
              <w:rPr>
                <w:rFonts w:ascii="Consolas" w:hAnsi="Consolas" w:cs="Consolas"/>
                <w:sz w:val="19"/>
                <w:szCs w:val="19"/>
              </w:rPr>
            </w:pPr>
            <w:r>
              <w:rPr>
                <w:rFonts w:ascii="Consolas" w:hAnsi="Consolas" w:cs="Consolas"/>
                <w:sz w:val="19"/>
                <w:szCs w:val="19"/>
              </w:rPr>
              <w:lastRenderedPageBreak/>
              <w:t>[HL7OperationContract(ReasonCodes.Action.Read, ReasonCodes.Reason.DrugTreatment, Receiver</w:t>
            </w:r>
            <w:r w:rsidR="003D432D" w:rsidRPr="003D432D">
              <w:rPr>
                <w:rFonts w:ascii="Consolas" w:hAnsi="Consolas" w:cs="Consolas"/>
                <w:sz w:val="19"/>
                <w:szCs w:val="19"/>
              </w:rPr>
              <w:t xml:space="preserve"> = </w:t>
            </w:r>
            <w:r w:rsidR="003D432D" w:rsidRPr="003D432D">
              <w:rPr>
                <w:rFonts w:ascii="Consolas" w:hAnsi="Consolas" w:cs="Consolas"/>
                <w:color w:val="A31515"/>
                <w:sz w:val="19"/>
                <w:szCs w:val="19"/>
              </w:rPr>
              <w:t>"Receiver"</w:t>
            </w:r>
            <w:r w:rsidR="003D432D" w:rsidRPr="003D432D">
              <w:rPr>
                <w:rFonts w:ascii="Consolas" w:hAnsi="Consolas" w:cs="Consolas"/>
                <w:sz w:val="19"/>
                <w:szCs w:val="19"/>
              </w:rPr>
              <w:t>,</w:t>
            </w:r>
            <w:r w:rsidR="003D432D">
              <w:rPr>
                <w:rFonts w:ascii="Consolas" w:hAnsi="Consolas" w:cs="Consolas"/>
                <w:sz w:val="19"/>
                <w:szCs w:val="19"/>
              </w:rPr>
              <w:t xml:space="preserve"> </w:t>
            </w:r>
            <w:r w:rsidR="003D432D" w:rsidRPr="003D432D">
              <w:rPr>
                <w:rFonts w:ascii="Consolas" w:hAnsi="Consolas" w:cs="Consolas"/>
                <w:b/>
                <w:sz w:val="19"/>
                <w:szCs w:val="19"/>
              </w:rPr>
              <w:t xml:space="preserve">Sender = </w:t>
            </w:r>
            <w:r w:rsidR="003D432D" w:rsidRPr="003D432D">
              <w:rPr>
                <w:rFonts w:ascii="Consolas" w:hAnsi="Consolas" w:cs="Consolas"/>
                <w:b/>
                <w:color w:val="A31515"/>
                <w:sz w:val="19"/>
                <w:szCs w:val="19"/>
              </w:rPr>
              <w:t>"Sender"</w:t>
            </w:r>
            <w:r w:rsidR="003D432D">
              <w:rPr>
                <w:rFonts w:ascii="Consolas" w:hAnsi="Consolas" w:cs="Consolas"/>
                <w:sz w:val="19"/>
                <w:szCs w:val="19"/>
              </w:rPr>
              <w:t>)]</w:t>
            </w:r>
          </w:p>
          <w:p w14:paraId="5F4D9BFD" w14:textId="77777777" w:rsidR="003D432D" w:rsidRDefault="003D432D" w:rsidP="003D432D">
            <w:pPr>
              <w:autoSpaceDE w:val="0"/>
              <w:autoSpaceDN w:val="0"/>
              <w:adjustRightInd w:val="0"/>
              <w:spacing w:before="0" w:after="0" w:line="240" w:lineRule="auto"/>
              <w:jc w:val="left"/>
              <w:rPr>
                <w:rFonts w:ascii="Times New Roman" w:hAnsi="Times New Roman" w:cs="Times New Roman"/>
                <w:color w:val="0000FF"/>
                <w:sz w:val="24"/>
                <w:szCs w:val="24"/>
                <w:highlight w:val="white"/>
              </w:rPr>
            </w:pPr>
          </w:p>
          <w:p w14:paraId="2F9EC3BF" w14:textId="77777777" w:rsidR="003D432D" w:rsidRDefault="003D432D" w:rsidP="003D432D">
            <w:pPr>
              <w:autoSpaceDE w:val="0"/>
              <w:autoSpaceDN w:val="0"/>
              <w:adjustRightInd w:val="0"/>
              <w:spacing w:before="0"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sender</w:t>
            </w:r>
            <w:r>
              <w:rPr>
                <w:rFonts w:ascii="Times New Roman" w:hAnsi="Times New Roman" w:cs="Times New Roman"/>
                <w:color w:val="FF0000"/>
                <w:sz w:val="24"/>
                <w:szCs w:val="24"/>
                <w:highlight w:val="white"/>
              </w:rPr>
              <w:t xml:space="preserve"> typeCode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SND</w:t>
            </w:r>
            <w:r>
              <w:rPr>
                <w:rFonts w:ascii="Times New Roman" w:hAnsi="Times New Roman" w:cs="Times New Roman"/>
                <w:color w:val="0000FF"/>
                <w:sz w:val="24"/>
                <w:szCs w:val="24"/>
                <w:highlight w:val="white"/>
              </w:rPr>
              <w:t>"&gt;</w:t>
            </w:r>
          </w:p>
          <w:p w14:paraId="78C83134" w14:textId="787FC238" w:rsidR="003D432D" w:rsidRDefault="003D432D" w:rsidP="003D432D">
            <w:pPr>
              <w:autoSpaceDE w:val="0"/>
              <w:autoSpaceDN w:val="0"/>
              <w:adjustRightInd w:val="0"/>
              <w:spacing w:before="0"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FF0000"/>
                <w:sz w:val="24"/>
                <w:szCs w:val="24"/>
                <w:highlight w:val="white"/>
              </w:rPr>
              <w:t xml:space="preserve"> classCode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DEV</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determinerCode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INSTANCE</w:t>
            </w:r>
            <w:r>
              <w:rPr>
                <w:rFonts w:ascii="Times New Roman" w:hAnsi="Times New Roman" w:cs="Times New Roman"/>
                <w:color w:val="0000FF"/>
                <w:sz w:val="24"/>
                <w:szCs w:val="24"/>
                <w:highlight w:val="white"/>
              </w:rPr>
              <w:t>"&gt;</w:t>
            </w:r>
          </w:p>
          <w:p w14:paraId="4500C00D" w14:textId="4B963647" w:rsidR="006A2DDD" w:rsidRPr="003D432D" w:rsidRDefault="003D432D" w:rsidP="003D432D">
            <w:pPr>
              <w:autoSpaceDE w:val="0"/>
              <w:autoSpaceDN w:val="0"/>
              <w:adjustRightInd w:val="0"/>
              <w:spacing w:before="0" w:after="0" w:line="240" w:lineRule="auto"/>
              <w:jc w:val="left"/>
              <w:rPr>
                <w:rStyle w:val="CodeInText"/>
                <w:lang w:val="lv-LV"/>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id</w:t>
            </w:r>
            <w:r>
              <w:rPr>
                <w:rFonts w:ascii="Times New Roman" w:hAnsi="Times New Roman" w:cs="Times New Roman"/>
                <w:color w:val="FF0000"/>
                <w:sz w:val="24"/>
                <w:szCs w:val="24"/>
                <w:highlight w:val="white"/>
              </w:rPr>
              <w:t xml:space="preserve"> root</w:t>
            </w:r>
            <w:r>
              <w:rPr>
                <w:rFonts w:ascii="Times New Roman" w:hAnsi="Times New Roman" w:cs="Times New Roman"/>
                <w:color w:val="0000FF"/>
                <w:sz w:val="24"/>
                <w:szCs w:val="24"/>
                <w:highlight w:val="white"/>
              </w:rPr>
              <w:t>= "</w:t>
            </w:r>
            <w:r>
              <w:rPr>
                <w:rFonts w:ascii="Times New Roman" w:hAnsi="Times New Roman" w:cs="Times New Roman"/>
                <w:color w:val="000000"/>
                <w:sz w:val="24"/>
                <w:szCs w:val="24"/>
                <w:highlight w:val="white"/>
              </w:rPr>
              <w:t>1.3.6.1.4.1. 28284.8.5.1.1</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extension</w:t>
            </w:r>
            <w:r>
              <w:rPr>
                <w:rFonts w:ascii="Times New Roman" w:hAnsi="Times New Roman" w:cs="Times New Roman"/>
                <w:color w:val="0000FF"/>
                <w:sz w:val="24"/>
                <w:szCs w:val="24"/>
                <w:highlight w:val="white"/>
              </w:rPr>
              <w:t>= "</w:t>
            </w:r>
            <w:r w:rsidRPr="003D432D">
              <w:rPr>
                <w:rFonts w:ascii="Times New Roman" w:hAnsi="Times New Roman" w:cs="Times New Roman"/>
                <w:b/>
                <w:color w:val="000000"/>
                <w:sz w:val="24"/>
                <w:szCs w:val="24"/>
                <w:highlight w:val="white"/>
              </w:rPr>
              <w:t>RetseptikeskuseSonumiSaatjaSaajaKood</w:t>
            </w:r>
            <w:r>
              <w:rPr>
                <w:rFonts w:ascii="Times New Roman" w:hAnsi="Times New Roman" w:cs="Times New Roman"/>
                <w:color w:val="0000FF"/>
                <w:sz w:val="24"/>
                <w:szCs w:val="24"/>
                <w:highlight w:val="white"/>
              </w:rPr>
              <w:t>"/&gt;&lt;/</w:t>
            </w:r>
            <w:r>
              <w:rPr>
                <w:rFonts w:ascii="Times New Roman" w:hAnsi="Times New Roman" w:cs="Times New Roman"/>
                <w:color w:val="800000"/>
                <w:sz w:val="24"/>
                <w:szCs w:val="24"/>
                <w:highlight w:val="white"/>
              </w:rPr>
              <w:t>device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sender</w:t>
            </w:r>
            <w:r>
              <w:rPr>
                <w:rFonts w:ascii="Times New Roman" w:hAnsi="Times New Roman" w:cs="Times New Roman"/>
                <w:color w:val="0000FF"/>
                <w:sz w:val="24"/>
                <w:szCs w:val="24"/>
                <w:highlight w:val="white"/>
              </w:rPr>
              <w:t>&gt;</w:t>
            </w:r>
          </w:p>
        </w:tc>
      </w:tr>
      <w:tr w:rsidR="003D432D" w:rsidRPr="003D432D" w14:paraId="0C2BABB2" w14:textId="77777777" w:rsidTr="006A2DDD">
        <w:tc>
          <w:tcPr>
            <w:tcW w:w="1851" w:type="dxa"/>
          </w:tcPr>
          <w:p w14:paraId="2E23B98C" w14:textId="105E85DA" w:rsidR="003D432D" w:rsidRPr="003D432D" w:rsidRDefault="003D432D" w:rsidP="003D432D">
            <w:pPr>
              <w:pStyle w:val="Tablebody"/>
            </w:pPr>
            <w:r w:rsidRPr="003D432D">
              <w:lastRenderedPageBreak/>
              <w:t>Receiver</w:t>
            </w:r>
          </w:p>
        </w:tc>
        <w:tc>
          <w:tcPr>
            <w:tcW w:w="1659" w:type="dxa"/>
          </w:tcPr>
          <w:p w14:paraId="2B91E908" w14:textId="1AD8F16B" w:rsidR="003D432D" w:rsidRPr="00DE4FEC" w:rsidRDefault="003D432D" w:rsidP="003D432D">
            <w:pPr>
              <w:pStyle w:val="Tablebody"/>
            </w:pPr>
            <w:r>
              <w:t>String</w:t>
            </w:r>
          </w:p>
        </w:tc>
        <w:tc>
          <w:tcPr>
            <w:tcW w:w="2677" w:type="dxa"/>
          </w:tcPr>
          <w:p w14:paraId="043167B2" w14:textId="77777777" w:rsidR="003D432D" w:rsidRPr="00786A98" w:rsidRDefault="003D432D" w:rsidP="003D432D">
            <w:pPr>
              <w:pStyle w:val="Tablebody"/>
              <w:jc w:val="both"/>
              <w:rPr>
                <w:rFonts w:eastAsia="Times New Roman" w:cs="Courier New"/>
                <w:szCs w:val="16"/>
                <w:lang w:eastAsia="ja-JP"/>
              </w:rPr>
            </w:pPr>
            <w:r w:rsidRPr="00786A98">
              <w:t xml:space="preserve">Pēc analoģijas ar ziņojumu saņēmēju, tiek norādīts arī ziņojuma nosūtītājs </w:t>
            </w:r>
            <w:r>
              <w:t>–</w:t>
            </w:r>
            <w:r w:rsidRPr="00786A98">
              <w:t xml:space="preserve"> informācijas</w:t>
            </w:r>
            <w:r>
              <w:t xml:space="preserve"> </w:t>
            </w:r>
            <w:r w:rsidRPr="00786A98">
              <w:t>sistēma. OID (</w:t>
            </w:r>
            <w:r w:rsidRPr="00786A98">
              <w:rPr>
                <w:i/>
              </w:rPr>
              <w:t>root</w:t>
            </w:r>
            <w:r w:rsidRPr="00786A98">
              <w:t xml:space="preserve">) vienmēr ir jābūt „1.3.6.1.4.1.38760.2.3” </w:t>
            </w:r>
            <w:r>
              <w:t xml:space="preserve">(kas identificē Informācijas sistēmu klasifikatoru) </w:t>
            </w:r>
            <w:r w:rsidRPr="00786A98">
              <w:t>un paplašinājumam jāizveido unikāla kombinācija, kas atbilst ziņojuma saņēmējam – Informācijas sistēmu klasifikatora vērtībai.</w:t>
            </w:r>
          </w:p>
          <w:p w14:paraId="17A5A217" w14:textId="0DB09589" w:rsidR="003D432D" w:rsidRPr="00DE4FEC" w:rsidRDefault="003D432D" w:rsidP="003D432D">
            <w:pPr>
              <w:pStyle w:val="Tablebody"/>
            </w:pPr>
            <w:r w:rsidRPr="003D432D">
              <w:rPr>
                <w:u w:val="single"/>
              </w:rPr>
              <w:t xml:space="preserve">Šis atribūts norada uz </w:t>
            </w:r>
            <w:r w:rsidRPr="00F909B2">
              <w:rPr>
                <w:i/>
              </w:rPr>
              <w:t>Receiver</w:t>
            </w:r>
            <w:r w:rsidRPr="00F909B2">
              <w:rPr>
                <w:i/>
                <w:u w:val="single"/>
              </w:rPr>
              <w:t xml:space="preserve"> extension</w:t>
            </w:r>
            <w:r>
              <w:t>;</w:t>
            </w:r>
          </w:p>
        </w:tc>
        <w:tc>
          <w:tcPr>
            <w:tcW w:w="3667" w:type="dxa"/>
          </w:tcPr>
          <w:p w14:paraId="033256D3" w14:textId="5F467E5F" w:rsidR="003D432D" w:rsidRDefault="00FC1C5B" w:rsidP="003D432D">
            <w:pPr>
              <w:autoSpaceDE w:val="0"/>
              <w:autoSpaceDN w:val="0"/>
              <w:adjustRightInd w:val="0"/>
              <w:spacing w:before="0" w:after="0" w:line="240" w:lineRule="auto"/>
              <w:jc w:val="left"/>
              <w:rPr>
                <w:rFonts w:ascii="Consolas" w:hAnsi="Consolas" w:cs="Consolas"/>
                <w:sz w:val="19"/>
                <w:szCs w:val="19"/>
              </w:rPr>
            </w:pPr>
            <w:r>
              <w:rPr>
                <w:rFonts w:ascii="Consolas" w:hAnsi="Consolas" w:cs="Consolas"/>
                <w:sz w:val="19"/>
                <w:szCs w:val="19"/>
              </w:rPr>
              <w:t>[HL7OperationContract(ReasonCodes.Action.Read, ReasonCodes.Reason.DrugTreatment, Receiver</w:t>
            </w:r>
            <w:r w:rsidR="003D432D" w:rsidRPr="003D432D">
              <w:rPr>
                <w:rFonts w:ascii="Consolas" w:hAnsi="Consolas" w:cs="Consolas"/>
                <w:b/>
                <w:sz w:val="19"/>
                <w:szCs w:val="19"/>
              </w:rPr>
              <w:t xml:space="preserve"> = </w:t>
            </w:r>
            <w:r w:rsidR="003D432D" w:rsidRPr="003D432D">
              <w:rPr>
                <w:rFonts w:ascii="Consolas" w:hAnsi="Consolas" w:cs="Consolas"/>
                <w:b/>
                <w:color w:val="A31515"/>
                <w:sz w:val="19"/>
                <w:szCs w:val="19"/>
              </w:rPr>
              <w:t>"Receiver"</w:t>
            </w:r>
            <w:r w:rsidR="003D432D" w:rsidRPr="003D432D">
              <w:rPr>
                <w:rFonts w:ascii="Consolas" w:hAnsi="Consolas" w:cs="Consolas"/>
                <w:b/>
                <w:sz w:val="19"/>
                <w:szCs w:val="19"/>
              </w:rPr>
              <w:t>,</w:t>
            </w:r>
            <w:r w:rsidR="003D432D">
              <w:rPr>
                <w:rFonts w:ascii="Consolas" w:hAnsi="Consolas" w:cs="Consolas"/>
                <w:sz w:val="19"/>
                <w:szCs w:val="19"/>
              </w:rPr>
              <w:t xml:space="preserve"> Sender = </w:t>
            </w:r>
            <w:r w:rsidR="003D432D">
              <w:rPr>
                <w:rFonts w:ascii="Consolas" w:hAnsi="Consolas" w:cs="Consolas"/>
                <w:color w:val="A31515"/>
                <w:sz w:val="19"/>
                <w:szCs w:val="19"/>
              </w:rPr>
              <w:t>"Sender"</w:t>
            </w:r>
            <w:r w:rsidR="003D432D">
              <w:rPr>
                <w:rFonts w:ascii="Consolas" w:hAnsi="Consolas" w:cs="Consolas"/>
                <w:sz w:val="19"/>
                <w:szCs w:val="19"/>
              </w:rPr>
              <w:t>)]</w:t>
            </w:r>
          </w:p>
          <w:p w14:paraId="66FBB566" w14:textId="77777777" w:rsidR="003D432D" w:rsidRDefault="003D432D" w:rsidP="003D432D">
            <w:pPr>
              <w:autoSpaceDE w:val="0"/>
              <w:autoSpaceDN w:val="0"/>
              <w:adjustRightInd w:val="0"/>
              <w:spacing w:before="0" w:after="0" w:line="240" w:lineRule="auto"/>
              <w:jc w:val="left"/>
              <w:rPr>
                <w:rFonts w:ascii="Consolas" w:hAnsi="Consolas" w:cs="Consolas"/>
                <w:sz w:val="19"/>
                <w:szCs w:val="19"/>
              </w:rPr>
            </w:pPr>
          </w:p>
          <w:p w14:paraId="68BFF96B" w14:textId="3D39A1A9" w:rsidR="003D432D" w:rsidRDefault="003D432D" w:rsidP="003D432D">
            <w:pPr>
              <w:autoSpaceDE w:val="0"/>
              <w:autoSpaceDN w:val="0"/>
              <w:adjustRightInd w:val="0"/>
              <w:spacing w:before="0"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receiver</w:t>
            </w:r>
            <w:r>
              <w:rPr>
                <w:rFonts w:ascii="Times New Roman" w:hAnsi="Times New Roman" w:cs="Times New Roman"/>
                <w:color w:val="FF0000"/>
                <w:sz w:val="24"/>
                <w:szCs w:val="24"/>
                <w:highlight w:val="white"/>
              </w:rPr>
              <w:t xml:space="preserve"> typeCode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RCV</w:t>
            </w:r>
            <w:r>
              <w:rPr>
                <w:rFonts w:ascii="Times New Roman" w:hAnsi="Times New Roman" w:cs="Times New Roman"/>
                <w:color w:val="0000FF"/>
                <w:sz w:val="24"/>
                <w:szCs w:val="24"/>
                <w:highlight w:val="white"/>
              </w:rPr>
              <w:t>"&gt;</w:t>
            </w:r>
          </w:p>
          <w:p w14:paraId="27D064E6" w14:textId="3CA3D06E" w:rsidR="003D432D" w:rsidRDefault="003D432D" w:rsidP="003D432D">
            <w:pPr>
              <w:autoSpaceDE w:val="0"/>
              <w:autoSpaceDN w:val="0"/>
              <w:adjustRightInd w:val="0"/>
              <w:spacing w:before="0"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device</w:t>
            </w:r>
            <w:r>
              <w:rPr>
                <w:rFonts w:ascii="Times New Roman" w:hAnsi="Times New Roman" w:cs="Times New Roman"/>
                <w:color w:val="FF0000"/>
                <w:sz w:val="24"/>
                <w:szCs w:val="24"/>
                <w:highlight w:val="white"/>
              </w:rPr>
              <w:t xml:space="preserve"> classCode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DEV</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determinerCode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INSTANCE</w:t>
            </w:r>
            <w:r>
              <w:rPr>
                <w:rFonts w:ascii="Times New Roman" w:hAnsi="Times New Roman" w:cs="Times New Roman"/>
                <w:color w:val="0000FF"/>
                <w:sz w:val="24"/>
                <w:szCs w:val="24"/>
                <w:highlight w:val="white"/>
              </w:rPr>
              <w:t>"&gt;</w:t>
            </w:r>
          </w:p>
          <w:p w14:paraId="4847F916" w14:textId="4E08A4B7" w:rsidR="003D432D" w:rsidRPr="003D432D" w:rsidRDefault="003D432D" w:rsidP="003D432D">
            <w:pPr>
              <w:autoSpaceDE w:val="0"/>
              <w:autoSpaceDN w:val="0"/>
              <w:adjustRightInd w:val="0"/>
              <w:spacing w:before="0" w:after="0" w:line="240" w:lineRule="auto"/>
              <w:jc w:val="left"/>
              <w:rPr>
                <w:rStyle w:val="CodeInText"/>
                <w:lang w:val="lv-LV"/>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id</w:t>
            </w:r>
            <w:r>
              <w:rPr>
                <w:rFonts w:ascii="Times New Roman" w:hAnsi="Times New Roman" w:cs="Times New Roman"/>
                <w:color w:val="FF0000"/>
                <w:sz w:val="24"/>
                <w:szCs w:val="24"/>
                <w:highlight w:val="white"/>
              </w:rPr>
              <w:t xml:space="preserve"> root</w:t>
            </w:r>
            <w:r>
              <w:rPr>
                <w:rFonts w:ascii="Times New Roman" w:hAnsi="Times New Roman" w:cs="Times New Roman"/>
                <w:color w:val="0000FF"/>
                <w:sz w:val="24"/>
                <w:szCs w:val="24"/>
                <w:highlight w:val="white"/>
              </w:rPr>
              <w:t>= "</w:t>
            </w:r>
            <w:r>
              <w:rPr>
                <w:rFonts w:ascii="Times New Roman" w:hAnsi="Times New Roman" w:cs="Times New Roman"/>
                <w:color w:val="000000"/>
                <w:sz w:val="24"/>
                <w:szCs w:val="24"/>
                <w:highlight w:val="white"/>
              </w:rPr>
              <w:t>1.3.6.1.4.1. 28284.6.2.2.18.2</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extension</w:t>
            </w:r>
            <w:r>
              <w:rPr>
                <w:rFonts w:ascii="Times New Roman" w:hAnsi="Times New Roman" w:cs="Times New Roman"/>
                <w:color w:val="0000FF"/>
                <w:sz w:val="24"/>
                <w:szCs w:val="24"/>
                <w:highlight w:val="white"/>
              </w:rPr>
              <w:t>="</w:t>
            </w:r>
            <w:r w:rsidRPr="003D432D">
              <w:rPr>
                <w:rFonts w:ascii="Times New Roman" w:hAnsi="Times New Roman" w:cs="Times New Roman"/>
                <w:b/>
                <w:color w:val="000000"/>
                <w:sz w:val="24"/>
                <w:szCs w:val="24"/>
                <w:highlight w:val="white"/>
              </w:rPr>
              <w:t>TL</w:t>
            </w:r>
            <w:r>
              <w:rPr>
                <w:rFonts w:ascii="Times New Roman" w:hAnsi="Times New Roman" w:cs="Times New Roman"/>
                <w:color w:val="0000FF"/>
                <w:sz w:val="24"/>
                <w:szCs w:val="24"/>
                <w:highlight w:val="white"/>
              </w:rPr>
              <w:t>"/&gt;&lt;/</w:t>
            </w:r>
            <w:r>
              <w:rPr>
                <w:rFonts w:ascii="Times New Roman" w:hAnsi="Times New Roman" w:cs="Times New Roman"/>
                <w:color w:val="800000"/>
                <w:sz w:val="24"/>
                <w:szCs w:val="24"/>
                <w:highlight w:val="white"/>
              </w:rPr>
              <w:t>device</w:t>
            </w:r>
            <w:r>
              <w:rPr>
                <w:rFonts w:ascii="Times New Roman" w:hAnsi="Times New Roman" w:cs="Times New Roman"/>
                <w:color w:val="0000FF"/>
                <w:sz w:val="24"/>
                <w:szCs w:val="24"/>
                <w:highlight w:val="white"/>
              </w:rPr>
              <w:t>&gt;&lt;/</w:t>
            </w:r>
            <w:r>
              <w:rPr>
                <w:rFonts w:ascii="Times New Roman" w:hAnsi="Times New Roman" w:cs="Times New Roman"/>
                <w:color w:val="800000"/>
                <w:sz w:val="24"/>
                <w:szCs w:val="24"/>
                <w:highlight w:val="white"/>
              </w:rPr>
              <w:t>receiver</w:t>
            </w:r>
            <w:r>
              <w:rPr>
                <w:rFonts w:ascii="Times New Roman" w:hAnsi="Times New Roman" w:cs="Times New Roman"/>
                <w:color w:val="0000FF"/>
                <w:sz w:val="24"/>
                <w:szCs w:val="24"/>
                <w:highlight w:val="white"/>
              </w:rPr>
              <w:t>&gt;</w:t>
            </w:r>
          </w:p>
        </w:tc>
      </w:tr>
      <w:tr w:rsidR="003D432D" w:rsidRPr="00A75908" w14:paraId="4061B229" w14:textId="77777777" w:rsidTr="006A2DDD">
        <w:tc>
          <w:tcPr>
            <w:tcW w:w="1851" w:type="dxa"/>
          </w:tcPr>
          <w:p w14:paraId="393CFC80" w14:textId="77777777" w:rsidR="00651823" w:rsidRDefault="00651823" w:rsidP="00651823">
            <w:pPr>
              <w:pStyle w:val="Tablebody"/>
            </w:pPr>
            <w:r>
              <w:t>QueryParameterPayload</w:t>
            </w:r>
          </w:p>
          <w:p w14:paraId="35C46331" w14:textId="42FB2EBE" w:rsidR="003D432D" w:rsidRPr="003D432D" w:rsidRDefault="003D432D" w:rsidP="003D432D">
            <w:pPr>
              <w:pStyle w:val="Tablebody"/>
            </w:pPr>
          </w:p>
        </w:tc>
        <w:tc>
          <w:tcPr>
            <w:tcW w:w="1659" w:type="dxa"/>
          </w:tcPr>
          <w:p w14:paraId="07A330EE" w14:textId="77777777" w:rsidR="00C23AB5" w:rsidRPr="00C23AB5" w:rsidRDefault="00C23AB5" w:rsidP="00C23AB5">
            <w:pPr>
              <w:autoSpaceDE w:val="0"/>
              <w:autoSpaceDN w:val="0"/>
              <w:adjustRightInd w:val="0"/>
              <w:spacing w:before="0" w:after="0" w:line="240" w:lineRule="auto"/>
              <w:jc w:val="left"/>
            </w:pPr>
            <w:r w:rsidRPr="00C23AB5">
              <w:t>HL7Request.RequestType</w:t>
            </w:r>
          </w:p>
          <w:p w14:paraId="4A1E2CD6" w14:textId="572D8063" w:rsidR="003D432D" w:rsidRPr="00DE4FEC" w:rsidRDefault="003D432D" w:rsidP="003D432D">
            <w:pPr>
              <w:pStyle w:val="Tablebody"/>
            </w:pPr>
          </w:p>
        </w:tc>
        <w:tc>
          <w:tcPr>
            <w:tcW w:w="2677" w:type="dxa"/>
          </w:tcPr>
          <w:p w14:paraId="4F0F1A4E" w14:textId="0BC6656D" w:rsidR="00C23AB5" w:rsidRDefault="00A75908" w:rsidP="00C23AB5">
            <w:pPr>
              <w:pStyle w:val="Tablebody"/>
              <w:rPr>
                <w:rFonts w:ascii="Consolas" w:hAnsi="Consolas" w:cs="Consolas"/>
                <w:color w:val="2B91AF"/>
                <w:sz w:val="19"/>
                <w:szCs w:val="19"/>
              </w:rPr>
            </w:pPr>
            <w:r>
              <w:t>Ja vajag</w:t>
            </w:r>
            <w:r w:rsidR="004767F2">
              <w:t>,</w:t>
            </w:r>
            <w:r>
              <w:t xml:space="preserve"> lai ziņojums būtu ar </w:t>
            </w:r>
            <w:r w:rsidRPr="00F909B2">
              <w:rPr>
                <w:i/>
              </w:rPr>
              <w:t>QueryByParameter Payload</w:t>
            </w:r>
            <w:r>
              <w:t xml:space="preserve"> atribūtu </w:t>
            </w:r>
          </w:p>
          <w:p w14:paraId="75D03A4C" w14:textId="1CB456A0" w:rsidR="00C23AB5" w:rsidRPr="00C23AB5" w:rsidRDefault="00651823" w:rsidP="00F909B2">
            <w:pPr>
              <w:pStyle w:val="TableListBullet"/>
            </w:pPr>
            <w:r w:rsidRPr="00651823">
              <w:t>QueryParameterPayload</w:t>
            </w:r>
            <w:r w:rsidR="00C23AB5">
              <w:t xml:space="preserve"> </w:t>
            </w:r>
            <w:r w:rsidR="00A75908" w:rsidRPr="00C23AB5">
              <w:t xml:space="preserve">= </w:t>
            </w:r>
            <w:r w:rsidR="00C23AB5" w:rsidRPr="00C23AB5">
              <w:t>QueryParamRequest</w:t>
            </w:r>
          </w:p>
          <w:p w14:paraId="241DBF93" w14:textId="0B1212DC" w:rsidR="00C23AB5" w:rsidRPr="00C23AB5" w:rsidRDefault="00C23AB5" w:rsidP="00F909B2">
            <w:pPr>
              <w:pStyle w:val="TableListBullet"/>
              <w:rPr>
                <w:rFonts w:ascii="Consolas" w:hAnsi="Consolas" w:cs="Consolas"/>
                <w:sz w:val="19"/>
                <w:szCs w:val="19"/>
              </w:rPr>
            </w:pPr>
            <w:r>
              <w:t xml:space="preserve">Subject = </w:t>
            </w:r>
            <w:r w:rsidRPr="00C23AB5">
              <w:t>MessageRequest</w:t>
            </w:r>
          </w:p>
          <w:p w14:paraId="02AAE603" w14:textId="152A2DCB" w:rsidR="003D432D" w:rsidRPr="00DE4FEC" w:rsidRDefault="00C23AB5" w:rsidP="00F909B2">
            <w:pPr>
              <w:pStyle w:val="TableListBullet"/>
              <w:rPr>
                <w:sz w:val="22"/>
              </w:rPr>
            </w:pPr>
            <w:r w:rsidRPr="00C23AB5">
              <w:t xml:space="preserve">QueryContinuation </w:t>
            </w:r>
            <w:r>
              <w:t>=</w:t>
            </w:r>
            <w:r w:rsidRPr="00C23AB5">
              <w:t>QueryContinuation Request</w:t>
            </w:r>
          </w:p>
        </w:tc>
        <w:tc>
          <w:tcPr>
            <w:tcW w:w="3667" w:type="dxa"/>
          </w:tcPr>
          <w:p w14:paraId="7DC31624" w14:textId="77777777" w:rsidR="00651823" w:rsidRPr="00651823" w:rsidRDefault="00651823" w:rsidP="00651823">
            <w:pPr>
              <w:autoSpaceDE w:val="0"/>
              <w:autoSpaceDN w:val="0"/>
              <w:adjustRightInd w:val="0"/>
              <w:spacing w:before="0" w:after="0" w:line="240" w:lineRule="auto"/>
              <w:jc w:val="left"/>
            </w:pPr>
            <w:r w:rsidRPr="00651823">
              <w:t>QueryParameterPayload</w:t>
            </w:r>
          </w:p>
          <w:p w14:paraId="7146B384" w14:textId="7E9E79A8" w:rsidR="003D432D" w:rsidRPr="00A75908" w:rsidRDefault="00651823" w:rsidP="00651823">
            <w:pPr>
              <w:pStyle w:val="Tablebody"/>
              <w:rPr>
                <w:rStyle w:val="CodeInText"/>
                <w:lang w:val="lv-LV"/>
              </w:rPr>
            </w:pPr>
            <w:r>
              <w:t xml:space="preserve"> </w:t>
            </w:r>
            <w:r w:rsidR="00A17623">
              <w:t>=</w:t>
            </w:r>
            <w:r w:rsidR="00C23AB5" w:rsidRPr="00C23AB5">
              <w:t xml:space="preserve"> QueryParamRequest</w:t>
            </w:r>
          </w:p>
        </w:tc>
      </w:tr>
      <w:tr w:rsidR="00A97384" w:rsidRPr="00A75908" w14:paraId="47D1D48D" w14:textId="77777777" w:rsidTr="006A2DDD">
        <w:tc>
          <w:tcPr>
            <w:tcW w:w="1851" w:type="dxa"/>
          </w:tcPr>
          <w:p w14:paraId="1D1F5B92" w14:textId="57D40B59" w:rsidR="00A97384" w:rsidRPr="00A97384" w:rsidRDefault="00A97384" w:rsidP="00651823">
            <w:pPr>
              <w:pStyle w:val="Tablebody"/>
            </w:pPr>
            <w:r w:rsidRPr="00A97384">
              <w:t>Version</w:t>
            </w:r>
          </w:p>
        </w:tc>
        <w:tc>
          <w:tcPr>
            <w:tcW w:w="1659" w:type="dxa"/>
          </w:tcPr>
          <w:p w14:paraId="5708BDE3" w14:textId="1EAB5A58" w:rsidR="00A97384" w:rsidRPr="00A97384" w:rsidRDefault="00A97384" w:rsidP="00C23AB5">
            <w:pPr>
              <w:autoSpaceDE w:val="0"/>
              <w:autoSpaceDN w:val="0"/>
              <w:adjustRightInd w:val="0"/>
              <w:spacing w:before="0" w:after="0" w:line="240" w:lineRule="auto"/>
              <w:jc w:val="left"/>
            </w:pPr>
            <w:r w:rsidRPr="00F909B2">
              <w:rPr>
                <w:sz w:val="22"/>
              </w:rPr>
              <w:t>HL7Constants.Versions.HL7Version</w:t>
            </w:r>
          </w:p>
        </w:tc>
        <w:tc>
          <w:tcPr>
            <w:tcW w:w="2677" w:type="dxa"/>
          </w:tcPr>
          <w:p w14:paraId="0569A31B" w14:textId="14908398" w:rsidR="00A97384" w:rsidRPr="00A97384" w:rsidRDefault="00A97384" w:rsidP="00C23AB5">
            <w:pPr>
              <w:pStyle w:val="Tablebody"/>
            </w:pPr>
            <w:r w:rsidRPr="00A97384">
              <w:t xml:space="preserve">Ja vajag uzstādīt HL7 versiju, var izmantot </w:t>
            </w:r>
            <w:r>
              <w:t>šo atribūtu</w:t>
            </w:r>
          </w:p>
        </w:tc>
        <w:tc>
          <w:tcPr>
            <w:tcW w:w="3667" w:type="dxa"/>
          </w:tcPr>
          <w:p w14:paraId="33804674" w14:textId="77777777" w:rsidR="00A97384" w:rsidRDefault="00A97384" w:rsidP="00A97384">
            <w:pPr>
              <w:autoSpaceDE w:val="0"/>
              <w:autoSpaceDN w:val="0"/>
              <w:adjustRightInd w:val="0"/>
              <w:spacing w:before="0" w:after="0" w:line="240" w:lineRule="auto"/>
              <w:jc w:val="left"/>
              <w:rPr>
                <w:rFonts w:ascii="Consolas" w:hAnsi="Consolas" w:cs="Consolas"/>
                <w:sz w:val="19"/>
                <w:szCs w:val="19"/>
              </w:rPr>
            </w:pPr>
            <w:r>
              <w:rPr>
                <w:rFonts w:ascii="Consolas" w:hAnsi="Consolas" w:cs="Consolas"/>
                <w:sz w:val="19"/>
                <w:szCs w:val="19"/>
              </w:rPr>
              <w:t>HL72006</w:t>
            </w:r>
          </w:p>
          <w:p w14:paraId="4F74726F" w14:textId="77777777" w:rsidR="00A97384" w:rsidRDefault="00A97384" w:rsidP="00A97384">
            <w:pPr>
              <w:autoSpaceDE w:val="0"/>
              <w:autoSpaceDN w:val="0"/>
              <w:adjustRightInd w:val="0"/>
              <w:spacing w:before="0" w:after="0" w:line="240" w:lineRule="auto"/>
              <w:jc w:val="left"/>
              <w:rPr>
                <w:rFonts w:ascii="Consolas" w:hAnsi="Consolas" w:cs="Consolas"/>
                <w:sz w:val="19"/>
                <w:szCs w:val="19"/>
              </w:rPr>
            </w:pPr>
            <w:r>
              <w:rPr>
                <w:rFonts w:ascii="Consolas" w:hAnsi="Consolas" w:cs="Consolas"/>
                <w:sz w:val="19"/>
                <w:szCs w:val="19"/>
              </w:rPr>
              <w:t>HL72011</w:t>
            </w:r>
          </w:p>
          <w:p w14:paraId="40A2FD07" w14:textId="77777777" w:rsidR="00A97384" w:rsidRPr="00651823" w:rsidRDefault="00A97384" w:rsidP="00651823">
            <w:pPr>
              <w:autoSpaceDE w:val="0"/>
              <w:autoSpaceDN w:val="0"/>
              <w:adjustRightInd w:val="0"/>
              <w:spacing w:before="0" w:after="0" w:line="240" w:lineRule="auto"/>
              <w:jc w:val="left"/>
            </w:pPr>
          </w:p>
        </w:tc>
      </w:tr>
      <w:tr w:rsidR="00FC1C5B" w:rsidRPr="00A75908" w14:paraId="00325320" w14:textId="77777777" w:rsidTr="006A2DDD">
        <w:tc>
          <w:tcPr>
            <w:tcW w:w="1851" w:type="dxa"/>
          </w:tcPr>
          <w:p w14:paraId="5E891C2E" w14:textId="43EC4166" w:rsidR="00FC1C5B" w:rsidRPr="00A97384" w:rsidRDefault="00FC1C5B" w:rsidP="00651823">
            <w:pPr>
              <w:pStyle w:val="Tablebody"/>
            </w:pPr>
            <w:r>
              <w:t>Action</w:t>
            </w:r>
          </w:p>
        </w:tc>
        <w:tc>
          <w:tcPr>
            <w:tcW w:w="1659" w:type="dxa"/>
          </w:tcPr>
          <w:p w14:paraId="4D0AF471" w14:textId="53F5F709" w:rsidR="00FC1C5B" w:rsidRPr="00F909B2" w:rsidRDefault="00FC1C5B" w:rsidP="00C23AB5">
            <w:pPr>
              <w:autoSpaceDE w:val="0"/>
              <w:autoSpaceDN w:val="0"/>
              <w:adjustRightInd w:val="0"/>
              <w:spacing w:before="0" w:after="0" w:line="240" w:lineRule="auto"/>
              <w:jc w:val="left"/>
            </w:pPr>
            <w:r>
              <w:rPr>
                <w:lang w:eastAsia="ja-JP"/>
              </w:rPr>
              <w:t>string</w:t>
            </w:r>
          </w:p>
        </w:tc>
        <w:tc>
          <w:tcPr>
            <w:tcW w:w="2677" w:type="dxa"/>
          </w:tcPr>
          <w:p w14:paraId="4E0ECBF9" w14:textId="3F0FBA72" w:rsidR="00FC1C5B" w:rsidRDefault="00FC1C5B" w:rsidP="00FC1C5B">
            <w:pPr>
              <w:pStyle w:val="Tablebody"/>
              <w:jc w:val="both"/>
              <w:rPr>
                <w:lang w:eastAsia="ja-JP"/>
              </w:rPr>
            </w:pPr>
            <w:r>
              <w:rPr>
                <w:i/>
                <w:lang w:eastAsia="ja-JP"/>
              </w:rPr>
              <w:t>Asction</w:t>
            </w:r>
            <w:r w:rsidRPr="00786A98">
              <w:rPr>
                <w:i/>
                <w:lang w:eastAsia="ja-JP"/>
              </w:rPr>
              <w:t>Code</w:t>
            </w:r>
            <w:r w:rsidRPr="00786A98">
              <w:rPr>
                <w:lang w:eastAsia="ja-JP"/>
              </w:rPr>
              <w:t xml:space="preserve"> atribūts identificē </w:t>
            </w:r>
            <w:r>
              <w:rPr>
                <w:lang w:eastAsia="ja-JP"/>
              </w:rPr>
              <w:t>darbību</w:t>
            </w:r>
            <w:r w:rsidRPr="00786A98">
              <w:rPr>
                <w:lang w:eastAsia="ja-JP"/>
              </w:rPr>
              <w:t xml:space="preserve"> veidus vai to plašākas kategorijas</w:t>
            </w:r>
            <w:r>
              <w:rPr>
                <w:lang w:eastAsia="ja-JP"/>
              </w:rPr>
              <w:t xml:space="preserve"> (sk.</w:t>
            </w:r>
            <w:r w:rsidR="004F4397">
              <w:rPr>
                <w:lang w:eastAsia="ja-JP"/>
              </w:rPr>
              <w:fldChar w:fldCharType="begin"/>
            </w:r>
            <w:r w:rsidR="004F4397">
              <w:rPr>
                <w:lang w:eastAsia="ja-JP"/>
              </w:rPr>
              <w:instrText xml:space="preserve"> REF _Ref391991748 \r \h </w:instrText>
            </w:r>
            <w:r w:rsidR="004F4397">
              <w:rPr>
                <w:lang w:eastAsia="ja-JP"/>
              </w:rPr>
            </w:r>
            <w:r w:rsidR="004F4397">
              <w:rPr>
                <w:lang w:eastAsia="ja-JP"/>
              </w:rPr>
              <w:fldChar w:fldCharType="separate"/>
            </w:r>
            <w:r w:rsidR="00E95266">
              <w:rPr>
                <w:lang w:eastAsia="ja-JP"/>
              </w:rPr>
              <w:t>[3]</w:t>
            </w:r>
            <w:r w:rsidR="004F4397">
              <w:rPr>
                <w:lang w:eastAsia="ja-JP"/>
              </w:rPr>
              <w:fldChar w:fldCharType="end"/>
            </w:r>
            <w:r>
              <w:rPr>
                <w:lang w:eastAsia="ja-JP"/>
              </w:rPr>
              <w:t xml:space="preserve">. </w:t>
            </w:r>
            <w:r w:rsidR="004F4397">
              <w:rPr>
                <w:lang w:eastAsia="ja-JP"/>
              </w:rPr>
              <w:t>saistītajā dokumentā</w:t>
            </w:r>
            <w:r>
              <w:rPr>
                <w:lang w:eastAsia="ja-JP"/>
              </w:rPr>
              <w:t>), piemēram:</w:t>
            </w:r>
          </w:p>
          <w:p w14:paraId="28B3E39A" w14:textId="77777777" w:rsidR="00FC1C5B" w:rsidRDefault="00FC1C5B" w:rsidP="00FC1C5B">
            <w:pPr>
              <w:pStyle w:val="TableListBullet"/>
              <w:rPr>
                <w:lang w:eastAsia="ja-JP"/>
              </w:rPr>
            </w:pPr>
            <w:r>
              <w:rPr>
                <w:lang w:eastAsia="ja-JP"/>
              </w:rPr>
              <w:t>„d</w:t>
            </w:r>
            <w:r w:rsidRPr="00F30317">
              <w:rPr>
                <w:lang w:eastAsia="ja-JP"/>
              </w:rPr>
              <w:t>atu lasīšana</w:t>
            </w:r>
            <w:r>
              <w:rPr>
                <w:lang w:eastAsia="ja-JP"/>
              </w:rPr>
              <w:t>” (</w:t>
            </w:r>
            <w:r w:rsidRPr="00F30317">
              <w:rPr>
                <w:lang w:eastAsia="ja-JP"/>
              </w:rPr>
              <w:t>READ</w:t>
            </w:r>
            <w:r>
              <w:rPr>
                <w:lang w:eastAsia="ja-JP"/>
              </w:rPr>
              <w:t>),</w:t>
            </w:r>
          </w:p>
          <w:p w14:paraId="182F641D" w14:textId="77777777" w:rsidR="00FC1C5B" w:rsidRDefault="00FC1C5B" w:rsidP="00FC1C5B">
            <w:pPr>
              <w:pStyle w:val="TableListBullet"/>
              <w:rPr>
                <w:lang w:eastAsia="ja-JP"/>
              </w:rPr>
            </w:pPr>
            <w:r>
              <w:rPr>
                <w:lang w:eastAsia="ja-JP"/>
              </w:rPr>
              <w:t>„d</w:t>
            </w:r>
            <w:r w:rsidRPr="00F30317">
              <w:rPr>
                <w:lang w:eastAsia="ja-JP"/>
              </w:rPr>
              <w:t>atu rakstīšana</w:t>
            </w:r>
            <w:r>
              <w:rPr>
                <w:lang w:eastAsia="ja-JP"/>
              </w:rPr>
              <w:t>”</w:t>
            </w:r>
            <w:r w:rsidRPr="00786A98">
              <w:rPr>
                <w:lang w:eastAsia="ja-JP"/>
              </w:rPr>
              <w:t xml:space="preserve"> </w:t>
            </w:r>
            <w:r>
              <w:rPr>
                <w:lang w:eastAsia="ja-JP"/>
              </w:rPr>
              <w:t>(WRITE),</w:t>
            </w:r>
          </w:p>
          <w:p w14:paraId="6D2065DA" w14:textId="77777777" w:rsidR="00FC1C5B" w:rsidRDefault="00FC1C5B" w:rsidP="00FC1C5B">
            <w:pPr>
              <w:pStyle w:val="TableListBullet"/>
              <w:rPr>
                <w:lang w:eastAsia="ja-JP"/>
              </w:rPr>
            </w:pPr>
            <w:r>
              <w:rPr>
                <w:lang w:eastAsia="ja-JP"/>
              </w:rPr>
              <w:t>„d</w:t>
            </w:r>
            <w:r w:rsidRPr="00102B27">
              <w:rPr>
                <w:lang w:eastAsia="ja-JP"/>
              </w:rPr>
              <w:t>atu pieprasīšana izmantojot OSB</w:t>
            </w:r>
            <w:r>
              <w:rPr>
                <w:lang w:eastAsia="ja-JP"/>
              </w:rPr>
              <w:t>” (</w:t>
            </w:r>
            <w:r w:rsidRPr="00102B27">
              <w:rPr>
                <w:lang w:eastAsia="ja-JP"/>
              </w:rPr>
              <w:t>REQUEST</w:t>
            </w:r>
            <w:r>
              <w:rPr>
                <w:lang w:eastAsia="ja-JP"/>
              </w:rPr>
              <w:t>) utt pilnu aprakstu skaties .</w:t>
            </w:r>
          </w:p>
          <w:p w14:paraId="385063D3" w14:textId="0EF05AAD" w:rsidR="00FC1C5B" w:rsidRPr="00A97384" w:rsidRDefault="00FC1C5B" w:rsidP="00FC1C5B">
            <w:pPr>
              <w:pStyle w:val="Tablebody"/>
            </w:pPr>
            <w:r w:rsidRPr="00786A98">
              <w:rPr>
                <w:i/>
                <w:lang w:eastAsia="ja-JP"/>
              </w:rPr>
              <w:t>reasonCode</w:t>
            </w:r>
            <w:r w:rsidRPr="00786A98">
              <w:rPr>
                <w:lang w:eastAsia="ja-JP"/>
              </w:rPr>
              <w:t xml:space="preserve"> atribūt</w:t>
            </w:r>
            <w:r>
              <w:rPr>
                <w:lang w:eastAsia="ja-JP"/>
              </w:rPr>
              <w:t>u</w:t>
            </w:r>
            <w:r w:rsidRPr="00786A98">
              <w:rPr>
                <w:lang w:eastAsia="ja-JP"/>
              </w:rPr>
              <w:t xml:space="preserve"> neizmanto, lai precīzi definētu darbības (Act) pamatojumu. Tā vērtību nedrīkst uztvert kā notikuma </w:t>
            </w:r>
            <w:r w:rsidRPr="00786A98">
              <w:rPr>
                <w:i/>
                <w:lang w:eastAsia="ja-JP"/>
              </w:rPr>
              <w:t>(trigger event</w:t>
            </w:r>
            <w:r w:rsidRPr="00786A98">
              <w:rPr>
                <w:lang w:eastAsia="ja-JP"/>
              </w:rPr>
              <w:t xml:space="preserve">) </w:t>
            </w:r>
            <w:r w:rsidRPr="00786A98">
              <w:rPr>
                <w:lang w:eastAsia="ja-JP"/>
              </w:rPr>
              <w:lastRenderedPageBreak/>
              <w:t>koda apakškopu, tā tiek pievienota tikai informatīvā nolūkā.</w:t>
            </w:r>
          </w:p>
        </w:tc>
        <w:tc>
          <w:tcPr>
            <w:tcW w:w="3667" w:type="dxa"/>
          </w:tcPr>
          <w:p w14:paraId="7F126825" w14:textId="362E7822" w:rsidR="00FC1C5B" w:rsidRDefault="00FC1C5B" w:rsidP="00A97384">
            <w:pPr>
              <w:autoSpaceDE w:val="0"/>
              <w:autoSpaceDN w:val="0"/>
              <w:adjustRightInd w:val="0"/>
              <w:spacing w:before="0" w:after="0" w:line="240" w:lineRule="auto"/>
              <w:jc w:val="left"/>
              <w:rPr>
                <w:rFonts w:ascii="Consolas" w:hAnsi="Consolas" w:cs="Consolas"/>
                <w:sz w:val="19"/>
                <w:szCs w:val="19"/>
              </w:rPr>
            </w:pPr>
            <w:r w:rsidRPr="00786A98">
              <w:lastRenderedPageBreak/>
              <w:t>&lt;reasonCode code="</w:t>
            </w:r>
            <w:r>
              <w:t>READ</w:t>
            </w:r>
            <w:r w:rsidRPr="00786A98">
              <w:t>" codeSystem="1.3.6.1.4.1.38760.2.</w:t>
            </w:r>
            <w:r>
              <w:t>15</w:t>
            </w:r>
            <w:r w:rsidRPr="00786A98">
              <w:t>" /&gt;</w:t>
            </w:r>
          </w:p>
        </w:tc>
      </w:tr>
      <w:tr w:rsidR="00FC1C5B" w:rsidRPr="00A75908" w14:paraId="6A4C7E59" w14:textId="77777777" w:rsidTr="006A2DDD">
        <w:tc>
          <w:tcPr>
            <w:tcW w:w="1851" w:type="dxa"/>
          </w:tcPr>
          <w:p w14:paraId="7A8A276B" w14:textId="2AEB6ED4" w:rsidR="00FC1C5B" w:rsidRPr="00A97384" w:rsidRDefault="00FC1C5B" w:rsidP="00651823">
            <w:pPr>
              <w:pStyle w:val="Tablebody"/>
            </w:pPr>
            <w:r>
              <w:lastRenderedPageBreak/>
              <w:t>Reason</w:t>
            </w:r>
          </w:p>
        </w:tc>
        <w:tc>
          <w:tcPr>
            <w:tcW w:w="1659" w:type="dxa"/>
          </w:tcPr>
          <w:p w14:paraId="21172936" w14:textId="6583D77E" w:rsidR="00FC1C5B" w:rsidRPr="008D6997" w:rsidRDefault="00FC1C5B" w:rsidP="008D6997">
            <w:pPr>
              <w:pStyle w:val="TableListBullet"/>
              <w:numPr>
                <w:ilvl w:val="0"/>
                <w:numId w:val="0"/>
              </w:numPr>
              <w:rPr>
                <w:lang w:eastAsia="ja-JP"/>
              </w:rPr>
            </w:pPr>
            <w:r>
              <w:rPr>
                <w:lang w:eastAsia="ja-JP"/>
              </w:rPr>
              <w:t>string</w:t>
            </w:r>
          </w:p>
        </w:tc>
        <w:tc>
          <w:tcPr>
            <w:tcW w:w="2677" w:type="dxa"/>
          </w:tcPr>
          <w:p w14:paraId="1ADFAB3A" w14:textId="77777777" w:rsidR="00FC1C5B" w:rsidRDefault="00FC1C5B" w:rsidP="00FC1C5B">
            <w:pPr>
              <w:pStyle w:val="Tablebody"/>
              <w:jc w:val="both"/>
              <w:rPr>
                <w:lang w:eastAsia="ja-JP"/>
              </w:rPr>
            </w:pPr>
            <w:r w:rsidRPr="00786A98">
              <w:rPr>
                <w:lang w:eastAsia="ja-JP"/>
              </w:rPr>
              <w:t xml:space="preserve">Piemēri iemesliem, kas var tikt iekodēti </w:t>
            </w:r>
            <w:r w:rsidRPr="00786A98">
              <w:rPr>
                <w:i/>
                <w:lang w:eastAsia="ja-JP"/>
              </w:rPr>
              <w:t>reasonCode</w:t>
            </w:r>
            <w:r w:rsidRPr="00786A98">
              <w:rPr>
                <w:lang w:eastAsia="ja-JP"/>
              </w:rPr>
              <w:t xml:space="preserve"> var būt </w:t>
            </w:r>
            <w:r>
              <w:rPr>
                <w:lang w:eastAsia="ja-JP"/>
              </w:rPr>
              <w:t>p</w:t>
            </w:r>
            <w:r w:rsidRPr="00F30317">
              <w:rPr>
                <w:lang w:eastAsia="ja-JP"/>
              </w:rPr>
              <w:t>ersonas datu apstrādes pamatojums</w:t>
            </w:r>
            <w:r>
              <w:rPr>
                <w:lang w:eastAsia="ja-JP"/>
              </w:rPr>
              <w:t>, tai skaita:</w:t>
            </w:r>
          </w:p>
          <w:p w14:paraId="11B87EFB" w14:textId="77777777" w:rsidR="00FC1C5B" w:rsidRDefault="00FC1C5B" w:rsidP="00FC1C5B">
            <w:pPr>
              <w:pStyle w:val="TableListBullet"/>
              <w:rPr>
                <w:lang w:eastAsia="ja-JP"/>
              </w:rPr>
            </w:pPr>
            <w:r w:rsidRPr="00786A98">
              <w:rPr>
                <w:lang w:eastAsia="ja-JP"/>
              </w:rPr>
              <w:t>„</w:t>
            </w:r>
            <w:r>
              <w:rPr>
                <w:lang w:eastAsia="ja-JP"/>
              </w:rPr>
              <w:t>ā</w:t>
            </w:r>
            <w:r w:rsidRPr="00F30317">
              <w:rPr>
                <w:lang w:eastAsia="ja-JP"/>
              </w:rPr>
              <w:t>rstniecības epizodes ietvaros</w:t>
            </w:r>
            <w:r w:rsidRPr="00786A98">
              <w:rPr>
                <w:lang w:eastAsia="ja-JP"/>
              </w:rPr>
              <w:t>” (</w:t>
            </w:r>
            <w:r w:rsidRPr="00F30317">
              <w:rPr>
                <w:i/>
                <w:lang w:eastAsia="ja-JP"/>
              </w:rPr>
              <w:t>IN_MEDICAL_TREATMENT</w:t>
            </w:r>
            <w:r w:rsidRPr="00786A98">
              <w:rPr>
                <w:lang w:eastAsia="ja-JP"/>
              </w:rPr>
              <w:t xml:space="preserve">), </w:t>
            </w:r>
          </w:p>
          <w:p w14:paraId="6DEC0B6B" w14:textId="77777777" w:rsidR="00FC1C5B" w:rsidRDefault="00FC1C5B" w:rsidP="00FC1C5B">
            <w:pPr>
              <w:pStyle w:val="TableListBullet"/>
              <w:rPr>
                <w:lang w:eastAsia="ja-JP"/>
              </w:rPr>
            </w:pPr>
            <w:r w:rsidRPr="00786A98">
              <w:rPr>
                <w:lang w:eastAsia="ja-JP"/>
              </w:rPr>
              <w:t>„</w:t>
            </w:r>
            <w:r>
              <w:rPr>
                <w:lang w:eastAsia="ja-JP"/>
              </w:rPr>
              <w:t>p</w:t>
            </w:r>
            <w:r w:rsidRPr="00F30317">
              <w:rPr>
                <w:lang w:eastAsia="ja-JP"/>
              </w:rPr>
              <w:t>ēc pacienta piekrišanas</w:t>
            </w:r>
            <w:r w:rsidRPr="00786A98">
              <w:rPr>
                <w:lang w:eastAsia="ja-JP"/>
              </w:rPr>
              <w:t>” (</w:t>
            </w:r>
            <w:r w:rsidRPr="00F30317">
              <w:rPr>
                <w:i/>
                <w:lang w:eastAsia="ja-JP"/>
              </w:rPr>
              <w:t>WITH_PATIENT_AGREEMENT</w:t>
            </w:r>
            <w:r w:rsidRPr="00786A98">
              <w:rPr>
                <w:lang w:eastAsia="ja-JP"/>
              </w:rPr>
              <w:t xml:space="preserve">), </w:t>
            </w:r>
          </w:p>
          <w:p w14:paraId="137EF678" w14:textId="77777777" w:rsidR="00FC1C5B" w:rsidRDefault="00FC1C5B" w:rsidP="00FC1C5B">
            <w:pPr>
              <w:pStyle w:val="TableListBullet"/>
              <w:rPr>
                <w:lang w:eastAsia="ja-JP"/>
              </w:rPr>
            </w:pPr>
            <w:r w:rsidRPr="00786A98">
              <w:rPr>
                <w:lang w:eastAsia="ja-JP"/>
              </w:rPr>
              <w:t>„</w:t>
            </w:r>
            <w:r>
              <w:rPr>
                <w:lang w:eastAsia="ja-JP"/>
              </w:rPr>
              <w:t>p</w:t>
            </w:r>
            <w:r w:rsidRPr="00F30317">
              <w:rPr>
                <w:lang w:eastAsia="ja-JP"/>
              </w:rPr>
              <w:t>ēc pacienta pieprasījuma par saviem datiem</w:t>
            </w:r>
            <w:r w:rsidRPr="00786A98">
              <w:rPr>
                <w:lang w:eastAsia="ja-JP"/>
              </w:rPr>
              <w:t>” (</w:t>
            </w:r>
            <w:r w:rsidRPr="00F30317">
              <w:rPr>
                <w:i/>
                <w:lang w:eastAsia="ja-JP"/>
              </w:rPr>
              <w:t>ON_PATIENT_REQUEST</w:t>
            </w:r>
            <w:r w:rsidRPr="00786A98">
              <w:rPr>
                <w:lang w:eastAsia="ja-JP"/>
              </w:rPr>
              <w:t xml:space="preserve">) vai </w:t>
            </w:r>
          </w:p>
          <w:p w14:paraId="1094C17B" w14:textId="08C210F8" w:rsidR="00FC1C5B" w:rsidRPr="00A97384" w:rsidRDefault="00FC1C5B">
            <w:pPr>
              <w:pStyle w:val="Tablebody"/>
            </w:pPr>
            <w:r w:rsidRPr="00786A98">
              <w:rPr>
                <w:lang w:eastAsia="ja-JP"/>
              </w:rPr>
              <w:t>„</w:t>
            </w:r>
            <w:r>
              <w:rPr>
                <w:lang w:eastAsia="ja-JP"/>
              </w:rPr>
              <w:t>p</w:t>
            </w:r>
            <w:r w:rsidRPr="00F30317">
              <w:rPr>
                <w:lang w:eastAsia="ja-JP"/>
              </w:rPr>
              <w:t>ēc pacienta pieprasījuma par saviem datiem</w:t>
            </w:r>
            <w:r w:rsidRPr="00786A98">
              <w:rPr>
                <w:lang w:eastAsia="ja-JP"/>
              </w:rPr>
              <w:t>” (</w:t>
            </w:r>
            <w:r w:rsidRPr="00F30317">
              <w:rPr>
                <w:i/>
                <w:lang w:eastAsia="ja-JP"/>
              </w:rPr>
              <w:t>DUE_RECORD_OR_REFFERAL</w:t>
            </w:r>
            <w:r w:rsidRPr="00786A98">
              <w:rPr>
                <w:lang w:eastAsia="ja-JP"/>
              </w:rPr>
              <w:t>).</w:t>
            </w:r>
          </w:p>
        </w:tc>
        <w:tc>
          <w:tcPr>
            <w:tcW w:w="3667" w:type="dxa"/>
          </w:tcPr>
          <w:p w14:paraId="0946020F" w14:textId="77777777" w:rsidR="00FC1C5B" w:rsidRDefault="00FC1C5B" w:rsidP="00FC1C5B">
            <w:pPr>
              <w:pStyle w:val="Tablebody"/>
            </w:pPr>
            <w:r w:rsidRPr="00786A98">
              <w:t>&lt;reasonCode code="ON_PATIENT_REQUEST" codeSystem="1.3.6.1.4.1.38760.2.4" /&gt;</w:t>
            </w:r>
          </w:p>
          <w:p w14:paraId="35CF3C63" w14:textId="5914AD37" w:rsidR="00FC1C5B" w:rsidRDefault="00FC1C5B" w:rsidP="00A97384">
            <w:pPr>
              <w:autoSpaceDE w:val="0"/>
              <w:autoSpaceDN w:val="0"/>
              <w:adjustRightInd w:val="0"/>
              <w:spacing w:before="0" w:after="0" w:line="240" w:lineRule="auto"/>
              <w:jc w:val="left"/>
              <w:rPr>
                <w:rFonts w:ascii="Consolas" w:hAnsi="Consolas" w:cs="Consolas"/>
                <w:sz w:val="19"/>
                <w:szCs w:val="19"/>
              </w:rPr>
            </w:pPr>
          </w:p>
        </w:tc>
      </w:tr>
      <w:tr w:rsidR="00FC1C5B" w:rsidRPr="00A75908" w14:paraId="6BC937A4" w14:textId="77777777" w:rsidTr="006A2DDD">
        <w:tc>
          <w:tcPr>
            <w:tcW w:w="1851" w:type="dxa"/>
          </w:tcPr>
          <w:p w14:paraId="2482EB7F" w14:textId="52F607DC" w:rsidR="00FC1C5B" w:rsidRDefault="00FC1C5B" w:rsidP="008D6997">
            <w:pPr>
              <w:pStyle w:val="Tablebody"/>
            </w:pPr>
            <w:r>
              <w:t>controlActDescription</w:t>
            </w:r>
          </w:p>
          <w:p w14:paraId="1F26EC09" w14:textId="77777777" w:rsidR="00FC1C5B" w:rsidRDefault="00FC1C5B">
            <w:pPr>
              <w:pStyle w:val="Tablebody"/>
            </w:pPr>
          </w:p>
        </w:tc>
        <w:tc>
          <w:tcPr>
            <w:tcW w:w="1659" w:type="dxa"/>
          </w:tcPr>
          <w:p w14:paraId="3339CBD2" w14:textId="1E12EDE3" w:rsidR="00FC1C5B" w:rsidRPr="00786A98" w:rsidRDefault="00FC1C5B" w:rsidP="008D6997">
            <w:pPr>
              <w:pStyle w:val="Tablebody"/>
              <w:rPr>
                <w:lang w:eastAsia="ja-JP"/>
              </w:rPr>
            </w:pPr>
            <w:r>
              <w:rPr>
                <w:lang w:eastAsia="ja-JP"/>
              </w:rPr>
              <w:t>string</w:t>
            </w:r>
          </w:p>
        </w:tc>
        <w:tc>
          <w:tcPr>
            <w:tcW w:w="2677" w:type="dxa"/>
          </w:tcPr>
          <w:p w14:paraId="4B4CF3C1" w14:textId="29337174" w:rsidR="00FC1C5B" w:rsidRPr="00786A98" w:rsidRDefault="00FC1C5B">
            <w:pPr>
              <w:pStyle w:val="Tablebody"/>
            </w:pPr>
            <w:r>
              <w:t>controlAct apraksts</w:t>
            </w:r>
          </w:p>
        </w:tc>
        <w:tc>
          <w:tcPr>
            <w:tcW w:w="3667" w:type="dxa"/>
          </w:tcPr>
          <w:p w14:paraId="4172B5FE" w14:textId="77777777" w:rsidR="00FC1C5B" w:rsidRDefault="00FC1C5B" w:rsidP="008D6997">
            <w:pPr>
              <w:pStyle w:val="Tablebody"/>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controlActProcess</w:t>
            </w:r>
            <w:r>
              <w:rPr>
                <w:rFonts w:ascii="Times New Roman" w:hAnsi="Times New Roman" w:cs="Times New Roman"/>
                <w:color w:val="FF0000"/>
                <w:sz w:val="24"/>
                <w:szCs w:val="24"/>
                <w:highlight w:val="white"/>
              </w:rPr>
              <w:t xml:space="preserve"> classCode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CACT</w:t>
            </w:r>
            <w:r>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moodCode</w:t>
            </w:r>
            <w:r>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EVN</w:t>
            </w:r>
            <w:r>
              <w:rPr>
                <w:rFonts w:ascii="Times New Roman" w:hAnsi="Times New Roman" w:cs="Times New Roman"/>
                <w:color w:val="0000FF"/>
                <w:sz w:val="24"/>
                <w:szCs w:val="24"/>
                <w:highlight w:val="white"/>
              </w:rPr>
              <w:t>"&gt;</w:t>
            </w:r>
          </w:p>
          <w:p w14:paraId="66803A42" w14:textId="77777777" w:rsidR="00FC1C5B" w:rsidRDefault="00FC1C5B" w:rsidP="008D6997">
            <w:pPr>
              <w:pStyle w:val="Tablebody"/>
              <w:rPr>
                <w:rFonts w:ascii="Times New Roman" w:hAnsi="Times New Roman" w:cs="Times New Roman"/>
                <w:color w:val="0000FF"/>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text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Auditācijas datu meklēšana</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text</w:t>
            </w:r>
            <w:r>
              <w:rPr>
                <w:rFonts w:ascii="Times New Roman" w:hAnsi="Times New Roman" w:cs="Times New Roman"/>
                <w:color w:val="0000FF"/>
                <w:sz w:val="24"/>
                <w:szCs w:val="24"/>
                <w:highlight w:val="white"/>
              </w:rPr>
              <w:t>&gt;</w:t>
            </w:r>
          </w:p>
          <w:p w14:paraId="6230235B" w14:textId="0C9A1D66" w:rsidR="00FC1C5B" w:rsidRPr="00786A98" w:rsidRDefault="00FC1C5B" w:rsidP="008D6997">
            <w:pPr>
              <w:pStyle w:val="Tablebody"/>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controlActProcess</w:t>
            </w:r>
            <w:r>
              <w:rPr>
                <w:rFonts w:ascii="Times New Roman" w:hAnsi="Times New Roman" w:cs="Times New Roman"/>
                <w:color w:val="800000"/>
                <w:sz w:val="24"/>
                <w:szCs w:val="24"/>
              </w:rPr>
              <w:t>&gt;</w:t>
            </w:r>
          </w:p>
        </w:tc>
      </w:tr>
      <w:tr w:rsidR="00FC1C5B" w:rsidRPr="00A75908" w14:paraId="5B3148AD" w14:textId="77777777" w:rsidTr="006A2DDD">
        <w:tc>
          <w:tcPr>
            <w:tcW w:w="1851" w:type="dxa"/>
          </w:tcPr>
          <w:p w14:paraId="6EF61689" w14:textId="77777777" w:rsidR="00FC1C5B" w:rsidRDefault="00FC1C5B" w:rsidP="008D6997">
            <w:pPr>
              <w:pStyle w:val="Tablebody"/>
            </w:pPr>
            <w:r>
              <w:t>priorityCode</w:t>
            </w:r>
          </w:p>
          <w:p w14:paraId="19717D4E" w14:textId="77777777" w:rsidR="00FC1C5B" w:rsidRDefault="00FC1C5B">
            <w:pPr>
              <w:pStyle w:val="Tablebody"/>
            </w:pPr>
          </w:p>
        </w:tc>
        <w:tc>
          <w:tcPr>
            <w:tcW w:w="1659" w:type="dxa"/>
          </w:tcPr>
          <w:p w14:paraId="31E0DD72" w14:textId="71CB7EA0" w:rsidR="00FC1C5B" w:rsidRDefault="00FC1C5B">
            <w:pPr>
              <w:pStyle w:val="Tablebody"/>
              <w:rPr>
                <w:lang w:eastAsia="ja-JP"/>
              </w:rPr>
            </w:pPr>
            <w:r>
              <w:rPr>
                <w:lang w:eastAsia="ja-JP"/>
              </w:rPr>
              <w:t>string</w:t>
            </w:r>
          </w:p>
        </w:tc>
        <w:tc>
          <w:tcPr>
            <w:tcW w:w="2677" w:type="dxa"/>
          </w:tcPr>
          <w:p w14:paraId="1A9C3C87" w14:textId="4C9426DA" w:rsidR="00FC1C5B" w:rsidRDefault="00FC1C5B" w:rsidP="008D6997">
            <w:pPr>
              <w:pStyle w:val="Tablebody"/>
            </w:pPr>
            <w:r w:rsidRPr="00786A98">
              <w:t>Kods, vai kodu komplekts, kas nosaka apstākļus, kādos ir radies notikums vai tam ir jārodas vai tiek sagaidīts, kad tas notiks, vai tiek pieprasīta tā notikšana. Noklusētā vērtība ir „R”, parastā gadījumā - (</w:t>
            </w:r>
            <w:r w:rsidRPr="00786A98">
              <w:rPr>
                <w:i/>
              </w:rPr>
              <w:t>routine</w:t>
            </w:r>
            <w:r w:rsidRPr="00786A98">
              <w:t>).</w:t>
            </w:r>
            <w:r>
              <w:t xml:space="preserve"> Klasifikatoru aprakstu sk. </w:t>
            </w:r>
            <w:r w:rsidR="008D6997">
              <w:fldChar w:fldCharType="begin"/>
            </w:r>
            <w:r w:rsidR="008D6997">
              <w:instrText xml:space="preserve"> REF _Ref391991748 \r \h </w:instrText>
            </w:r>
            <w:r w:rsidR="008D6997">
              <w:fldChar w:fldCharType="separate"/>
            </w:r>
            <w:r w:rsidR="00E95266">
              <w:t>[3]</w:t>
            </w:r>
            <w:r w:rsidR="008D6997">
              <w:fldChar w:fldCharType="end"/>
            </w:r>
            <w:r w:rsidR="008D6997">
              <w:t xml:space="preserve"> saistītajā dokumentā.</w:t>
            </w:r>
          </w:p>
        </w:tc>
        <w:tc>
          <w:tcPr>
            <w:tcW w:w="3667" w:type="dxa"/>
          </w:tcPr>
          <w:p w14:paraId="76CABFE9" w14:textId="475F8248" w:rsidR="00FC1C5B" w:rsidRDefault="00FC1C5B" w:rsidP="00FC1C5B">
            <w:pPr>
              <w:pStyle w:val="Tablebody"/>
              <w:rPr>
                <w:rFonts w:ascii="Times New Roman" w:hAnsi="Times New Roman" w:cs="Times New Roman"/>
                <w:color w:val="000000"/>
                <w:sz w:val="24"/>
                <w:szCs w:val="24"/>
                <w:highlight w:val="white"/>
              </w:rPr>
            </w:pPr>
            <w:r w:rsidRPr="00786A98">
              <w:t>&lt;priorityCode code="R" codeSystem="</w:t>
            </w:r>
            <w:r w:rsidRPr="002724F3">
              <w:t>2.16.840.1.113883.5.7</w:t>
            </w:r>
            <w:r w:rsidRPr="00786A98">
              <w:t>" /&gt;</w:t>
            </w:r>
          </w:p>
        </w:tc>
      </w:tr>
      <w:tr w:rsidR="00FC1C5B" w:rsidRPr="00A75908" w14:paraId="6CC5E363" w14:textId="77777777" w:rsidTr="006A2DDD">
        <w:tc>
          <w:tcPr>
            <w:tcW w:w="1851" w:type="dxa"/>
          </w:tcPr>
          <w:p w14:paraId="6FD69FCD" w14:textId="77777777" w:rsidR="00FC1C5B" w:rsidRPr="008D6997" w:rsidRDefault="00FC1C5B" w:rsidP="008D6997">
            <w:pPr>
              <w:pStyle w:val="Tablebody"/>
            </w:pPr>
            <w:r w:rsidRPr="008D6997">
              <w:t>languageCode</w:t>
            </w:r>
          </w:p>
          <w:p w14:paraId="482F6344" w14:textId="77777777" w:rsidR="00FC1C5B" w:rsidRPr="00FC1C5B" w:rsidRDefault="00FC1C5B">
            <w:pPr>
              <w:pStyle w:val="Tablebody"/>
            </w:pPr>
          </w:p>
        </w:tc>
        <w:tc>
          <w:tcPr>
            <w:tcW w:w="1659" w:type="dxa"/>
          </w:tcPr>
          <w:p w14:paraId="5CFFF8B3" w14:textId="17BD6C8B" w:rsidR="00FC1C5B" w:rsidRPr="008D6997" w:rsidRDefault="00FC1C5B">
            <w:pPr>
              <w:pStyle w:val="Tablebody"/>
            </w:pPr>
            <w:r w:rsidRPr="008D6997">
              <w:t>string</w:t>
            </w:r>
          </w:p>
        </w:tc>
        <w:tc>
          <w:tcPr>
            <w:tcW w:w="2677" w:type="dxa"/>
          </w:tcPr>
          <w:p w14:paraId="62F4D26D" w14:textId="5F8B352C" w:rsidR="00FC1C5B" w:rsidRDefault="00FC1C5B">
            <w:pPr>
              <w:pStyle w:val="Tablebody"/>
            </w:pPr>
            <w:r w:rsidRPr="00786A98">
              <w:t xml:space="preserve">Nosaka vadības darbības primāro valodu, respektīvi, tā ir valoda, kurā atribūts </w:t>
            </w:r>
            <w:r w:rsidRPr="00786A98">
              <w:rPr>
                <w:i/>
              </w:rPr>
              <w:t>text</w:t>
            </w:r>
            <w:r w:rsidRPr="00786A98">
              <w:t xml:space="preserve"> ir izteikts.</w:t>
            </w:r>
          </w:p>
        </w:tc>
        <w:tc>
          <w:tcPr>
            <w:tcW w:w="3667" w:type="dxa"/>
          </w:tcPr>
          <w:p w14:paraId="653992E9" w14:textId="5AC121B7" w:rsidR="00FC1C5B" w:rsidRDefault="00FC1C5B" w:rsidP="00FC1C5B">
            <w:pPr>
              <w:pStyle w:val="Tablebody"/>
              <w:rPr>
                <w:rFonts w:ascii="Times New Roman" w:hAnsi="Times New Roman" w:cs="Times New Roman"/>
                <w:color w:val="000000"/>
                <w:sz w:val="24"/>
                <w:szCs w:val="24"/>
                <w:highlight w:val="white"/>
              </w:rPr>
            </w:pPr>
            <w:r w:rsidRPr="00786A98">
              <w:t>&lt;languageCode code="LV" codeSystem="1.3.6.1.4.1.38760.2.2" /&gt;</w:t>
            </w:r>
          </w:p>
        </w:tc>
      </w:tr>
    </w:tbl>
    <w:p w14:paraId="414B7B7D" w14:textId="07CD3C76" w:rsidR="00F360E5" w:rsidRDefault="00F360E5" w:rsidP="00F909B2">
      <w:pPr>
        <w:pStyle w:val="Heading3"/>
      </w:pPr>
      <w:bookmarkStart w:id="1453" w:name="_Ref323381642"/>
      <w:bookmarkStart w:id="1454" w:name="_Toc402364055"/>
      <w:r>
        <w:t>HL7SaveResponseOperationContract izsaukšanas piemērs</w:t>
      </w:r>
      <w:bookmarkEnd w:id="1453"/>
      <w:bookmarkEnd w:id="1454"/>
    </w:p>
    <w:p w14:paraId="32F7685F" w14:textId="77777777" w:rsidR="00F360E5" w:rsidRPr="008D6997" w:rsidRDefault="00F360E5" w:rsidP="00F909B2">
      <w:pPr>
        <w:pStyle w:val="ListParagraph"/>
        <w:numPr>
          <w:ilvl w:val="0"/>
          <w:numId w:val="39"/>
        </w:numPr>
        <w:autoSpaceDE w:val="0"/>
        <w:autoSpaceDN w:val="0"/>
        <w:adjustRightInd w:val="0"/>
        <w:spacing w:before="0" w:after="0" w:line="240" w:lineRule="auto"/>
        <w:jc w:val="left"/>
      </w:pPr>
      <w:r w:rsidRPr="00181962">
        <w:t>ApplicationResponse</w:t>
      </w:r>
    </w:p>
    <w:p w14:paraId="6505D24A" w14:textId="050E6503" w:rsidR="005D6C36" w:rsidRPr="008D6997" w:rsidRDefault="00362A52" w:rsidP="008D6997">
      <w:pPr>
        <w:pStyle w:val="CodeBlock"/>
      </w:pPr>
      <w:r>
        <w:rPr>
          <w:color w:val="0000FF"/>
        </w:rPr>
        <w:t>void</w:t>
      </w:r>
      <w:r>
        <w:t xml:space="preserve"> ProcessInvoke(</w:t>
      </w:r>
      <w:r>
        <w:rPr>
          <w:color w:val="2B91AF"/>
        </w:rPr>
        <w:t>HL7ControlAct</w:t>
      </w:r>
      <w:r>
        <w:t xml:space="preserve"> controlAct, </w:t>
      </w:r>
      <w:r>
        <w:rPr>
          <w:color w:val="0000FF"/>
        </w:rPr>
        <w:t>string</w:t>
      </w:r>
      <w:r>
        <w:t xml:space="preserve"> receiver, </w:t>
      </w:r>
      <w:r>
        <w:rPr>
          <w:color w:val="2B91AF"/>
        </w:rPr>
        <w:t>HL7Acknowledgement</w:t>
      </w:r>
      <w:r>
        <w:t xml:space="preserve"> acknowledgement, </w:t>
      </w:r>
      <w:r>
        <w:rPr>
          <w:color w:val="2B91AF"/>
        </w:rPr>
        <w:t>HL7QueryAcknowledgement</w:t>
      </w:r>
      <w:r>
        <w:t xml:space="preserve"> queryAcknowledgement);</w:t>
      </w:r>
    </w:p>
    <w:sectPr w:rsidR="005D6C36" w:rsidRPr="008D6997" w:rsidSect="001969ED">
      <w:pgSz w:w="11906" w:h="16838" w:code="9"/>
      <w:pgMar w:top="902" w:right="567" w:bottom="1259" w:left="1701" w:header="340" w:footer="170"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3094F3" w14:textId="77777777" w:rsidR="00E95266" w:rsidRDefault="00E95266" w:rsidP="007D3BB3">
      <w:pPr>
        <w:spacing w:before="0" w:after="0" w:line="240" w:lineRule="auto"/>
      </w:pPr>
      <w:r>
        <w:separator/>
      </w:r>
    </w:p>
  </w:endnote>
  <w:endnote w:type="continuationSeparator" w:id="0">
    <w:p w14:paraId="3403BB37" w14:textId="77777777" w:rsidR="00E95266" w:rsidRDefault="00E95266" w:rsidP="007D3B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02FF" w:usb1="4000ACFF" w:usb2="00000001" w:usb3="00000000" w:csb0="0000019F" w:csb1="00000000"/>
  </w:font>
  <w:font w:name="Cambria">
    <w:panose1 w:val="02040503050406030204"/>
    <w:charset w:val="BA"/>
    <w:family w:val="roman"/>
    <w:pitch w:val="variable"/>
    <w:sig w:usb0="E00002FF" w:usb1="400004FF" w:usb2="00000000" w:usb3="00000000" w:csb0="0000019F" w:csb1="00000000"/>
  </w:font>
  <w:font w:name="Arial Bold">
    <w:altName w:val="Arial"/>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BA"/>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5637"/>
      <w:gridCol w:w="2693"/>
      <w:gridCol w:w="1524"/>
    </w:tblGrid>
    <w:tr w:rsidR="00E95266" w14:paraId="7F15F9A9" w14:textId="77777777" w:rsidTr="002571DF">
      <w:tc>
        <w:tcPr>
          <w:tcW w:w="5637" w:type="dxa"/>
        </w:tcPr>
        <w:p w14:paraId="7F15F9A6" w14:textId="1445D3E6" w:rsidR="00E95266" w:rsidRDefault="00E95266" w:rsidP="004626DF">
          <w:pPr>
            <w:pStyle w:val="Header"/>
            <w:jc w:val="left"/>
          </w:pPr>
          <w:r>
            <w:t xml:space="preserve">Dokumenta kods: </w:t>
          </w:r>
          <w:fldSimple w:instr=" DOCPROPERTY  _CustomerID  \* MERGEFORMAT ">
            <w:r>
              <w:t>VEC</w:t>
            </w:r>
          </w:fldSimple>
          <w:r>
            <w:t>.</w:t>
          </w:r>
          <w:fldSimple w:instr=" DOCPROPERTY  _ProjectID  \* MERGEFORMAT ">
            <w:r>
              <w:t>IP.REQ</w:t>
            </w:r>
          </w:fldSimple>
          <w:r>
            <w:t>.</w:t>
          </w:r>
          <w:fldSimple w:instr=" DOCPROPERTY  _CategoryID  \* MERGEFORMAT ">
            <w:r>
              <w:t>PMRS</w:t>
            </w:r>
          </w:fldSimple>
          <w:r>
            <w:t>.</w:t>
          </w:r>
          <w:fldSimple w:instr=" DOCPROPERTY  _SubjectID  \* MERGEFORMAT ">
            <w:r>
              <w:t>HL7_WS_NET</w:t>
            </w:r>
          </w:fldSimple>
          <w:r>
            <w:t>.</w:t>
          </w:r>
          <w:fldSimple w:instr=" DOCPROPERTY  _Version  \* MERGEFORMAT ">
            <w:r>
              <w:t>0.09</w:t>
            </w:r>
          </w:fldSimple>
        </w:p>
      </w:tc>
      <w:tc>
        <w:tcPr>
          <w:tcW w:w="2693" w:type="dxa"/>
        </w:tcPr>
        <w:p w14:paraId="7F15F9A7" w14:textId="664E33D3" w:rsidR="00E95266" w:rsidRDefault="00E95266">
          <w:pPr>
            <w:pStyle w:val="Footer"/>
          </w:pPr>
          <w:r>
            <w:t xml:space="preserve">Datums: </w:t>
          </w:r>
          <w:fldSimple w:instr=" DOCPROPERTY  _Date  \* MERGEFORMAT ">
            <w:r>
              <w:t>19.07.2012</w:t>
            </w:r>
          </w:fldSimple>
        </w:p>
      </w:tc>
      <w:tc>
        <w:tcPr>
          <w:tcW w:w="1524" w:type="dxa"/>
        </w:tcPr>
        <w:p w14:paraId="7F15F9A8" w14:textId="61271DD6" w:rsidR="00E95266" w:rsidRDefault="00E95266">
          <w:pPr>
            <w:pStyle w:val="Footer"/>
          </w:pPr>
          <w:r>
            <w:t xml:space="preserve">Versija: </w:t>
          </w:r>
          <w:fldSimple w:instr=" DOCPROPERTY  _Version  \* MERGEFORMAT ">
            <w:r>
              <w:t>0.09</w:t>
            </w:r>
          </w:fldSimple>
        </w:p>
      </w:tc>
    </w:tr>
    <w:tr w:rsidR="00E95266" w14:paraId="7F15F9AD" w14:textId="77777777" w:rsidTr="002571DF">
      <w:tc>
        <w:tcPr>
          <w:tcW w:w="5637" w:type="dxa"/>
        </w:tcPr>
        <w:p w14:paraId="7F15F9AA" w14:textId="32D0E0DF" w:rsidR="00E95266" w:rsidRDefault="00E95266">
          <w:pPr>
            <w:pStyle w:val="Footer"/>
          </w:pPr>
          <w:r>
            <w:t xml:space="preserve">Datne: </w:t>
          </w:r>
          <w:fldSimple w:instr=" INFO  FileName  \* MERGEFORMAT ">
            <w:r>
              <w:t>VEC.IP.Instrukcija.WCF.docx</w:t>
            </w:r>
          </w:fldSimple>
        </w:p>
      </w:tc>
      <w:tc>
        <w:tcPr>
          <w:tcW w:w="2693" w:type="dxa"/>
        </w:tcPr>
        <w:p w14:paraId="7F15F9AB" w14:textId="124F9B43" w:rsidR="00E95266" w:rsidRDefault="00E95266" w:rsidP="00B91FCD">
          <w:pPr>
            <w:pStyle w:val="Footer"/>
          </w:pPr>
          <w:r>
            <w:t xml:space="preserve">Izstrādāja: </w:t>
          </w:r>
          <w:fldSimple w:instr=" DOCPROPERTY  Author  \* MERGEFORMAT ">
            <w:r>
              <w:t>A.Zeļikovičs</w:t>
            </w:r>
          </w:fldSimple>
        </w:p>
      </w:tc>
      <w:tc>
        <w:tcPr>
          <w:tcW w:w="1524" w:type="dxa"/>
        </w:tcPr>
        <w:p w14:paraId="7F15F9AC" w14:textId="77777777" w:rsidR="00E95266" w:rsidRDefault="00E95266">
          <w:pPr>
            <w:pStyle w:val="Footer"/>
          </w:pPr>
          <w:r>
            <w:t xml:space="preserve">Lpp.: </w:t>
          </w:r>
          <w:r w:rsidRPr="00A23939">
            <w:rPr>
              <w:rStyle w:val="PageNumber"/>
            </w:rPr>
            <w:fldChar w:fldCharType="begin"/>
          </w:r>
          <w:r w:rsidRPr="00A23939">
            <w:rPr>
              <w:rStyle w:val="PageNumber"/>
            </w:rPr>
            <w:instrText xml:space="preserve"> PAGE </w:instrText>
          </w:r>
          <w:r w:rsidRPr="00A23939">
            <w:rPr>
              <w:rStyle w:val="PageNumber"/>
            </w:rPr>
            <w:fldChar w:fldCharType="separate"/>
          </w:r>
          <w:r w:rsidR="00EA7E7C">
            <w:rPr>
              <w:rStyle w:val="PageNumber"/>
              <w:noProof/>
            </w:rPr>
            <w:t>73</w:t>
          </w:r>
          <w:r w:rsidRPr="00A23939">
            <w:rPr>
              <w:rStyle w:val="PageNumber"/>
            </w:rPr>
            <w:fldChar w:fldCharType="end"/>
          </w:r>
          <w:r>
            <w:rPr>
              <w:rStyle w:val="PageNumber"/>
            </w:rPr>
            <w:t xml:space="preserve"> </w:t>
          </w:r>
          <w:r w:rsidRPr="00A23939">
            <w:rPr>
              <w:rStyle w:val="PageNumber"/>
            </w:rPr>
            <w:t>(</w:t>
          </w:r>
          <w:r w:rsidRPr="00A23939">
            <w:rPr>
              <w:rStyle w:val="PageNumber"/>
            </w:rPr>
            <w:fldChar w:fldCharType="begin"/>
          </w:r>
          <w:r w:rsidRPr="00A23939">
            <w:rPr>
              <w:rStyle w:val="PageNumber"/>
            </w:rPr>
            <w:instrText xml:space="preserve"> NUMPAGES </w:instrText>
          </w:r>
          <w:r w:rsidRPr="00A23939">
            <w:rPr>
              <w:rStyle w:val="PageNumber"/>
            </w:rPr>
            <w:fldChar w:fldCharType="separate"/>
          </w:r>
          <w:r w:rsidR="00EA7E7C">
            <w:rPr>
              <w:rStyle w:val="PageNumber"/>
              <w:noProof/>
            </w:rPr>
            <w:t>73</w:t>
          </w:r>
          <w:r w:rsidRPr="00A23939">
            <w:rPr>
              <w:rStyle w:val="PageNumber"/>
            </w:rPr>
            <w:fldChar w:fldCharType="end"/>
          </w:r>
          <w:r w:rsidRPr="00A23939">
            <w:rPr>
              <w:rStyle w:val="PageNumber"/>
            </w:rPr>
            <w:t>)</w:t>
          </w:r>
        </w:p>
      </w:tc>
    </w:tr>
    <w:tr w:rsidR="00E95266" w14:paraId="7F15F9AF" w14:textId="77777777" w:rsidTr="009303FA">
      <w:tc>
        <w:tcPr>
          <w:tcW w:w="9854" w:type="dxa"/>
          <w:gridSpan w:val="3"/>
        </w:tcPr>
        <w:p w14:paraId="7F15F9AE" w14:textId="77777777" w:rsidR="00E95266" w:rsidRDefault="00E95266">
          <w:pPr>
            <w:pStyle w:val="Footer"/>
          </w:pPr>
          <w:r>
            <w:t>ERAF projekta „Elektroniskās veselības kartes un integrācijas platformas informācijas sistēmas izveide, 1.posms” (ID.Nr.3DP/3.2.2.1.1/09/IPIA/IUMPLS/019) ietvaros</w:t>
          </w:r>
        </w:p>
      </w:tc>
    </w:tr>
  </w:tbl>
  <w:p w14:paraId="7F15F9B0" w14:textId="77777777" w:rsidR="00E95266" w:rsidRDefault="00E952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CA6CA5" w14:textId="77777777" w:rsidR="00E95266" w:rsidRDefault="00E95266" w:rsidP="007D3BB3">
      <w:pPr>
        <w:spacing w:before="0" w:after="0" w:line="240" w:lineRule="auto"/>
      </w:pPr>
      <w:r>
        <w:separator/>
      </w:r>
    </w:p>
  </w:footnote>
  <w:footnote w:type="continuationSeparator" w:id="0">
    <w:p w14:paraId="6E6C6B68" w14:textId="77777777" w:rsidR="00E95266" w:rsidRDefault="00E95266" w:rsidP="007D3BB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928"/>
      <w:gridCol w:w="4926"/>
    </w:tblGrid>
    <w:tr w:rsidR="00E95266" w14:paraId="7F15F9A4" w14:textId="77777777" w:rsidTr="003F72C3">
      <w:tc>
        <w:tcPr>
          <w:tcW w:w="4928" w:type="dxa"/>
        </w:tcPr>
        <w:p w14:paraId="7F15F9A2" w14:textId="77777777" w:rsidR="00E95266" w:rsidRDefault="00E95266">
          <w:pPr>
            <w:pStyle w:val="Header"/>
          </w:pPr>
          <w:fldSimple w:instr=" DOCPROPERTY  Company  \* MERGEFORMAT ">
            <w:r>
              <w:t>SIA "ABC software"</w:t>
            </w:r>
          </w:fldSimple>
          <w:r>
            <w:t xml:space="preserve">, </w:t>
          </w:r>
          <w:r w:rsidRPr="004D4CBE">
            <w:rPr>
              <w:szCs w:val="16"/>
            </w:rPr>
            <w:t xml:space="preserve">SIA </w:t>
          </w:r>
          <w:r>
            <w:t>"</w:t>
          </w:r>
          <w:r>
            <w:rPr>
              <w:szCs w:val="16"/>
            </w:rPr>
            <w:t>Meditec</w:t>
          </w:r>
          <w:r>
            <w:t>"</w:t>
          </w:r>
        </w:p>
      </w:tc>
      <w:tc>
        <w:tcPr>
          <w:tcW w:w="4926" w:type="dxa"/>
        </w:tcPr>
        <w:p w14:paraId="7F15F9A3" w14:textId="552DC935" w:rsidR="00E95266" w:rsidRDefault="00E95266" w:rsidP="00DF1EA6">
          <w:pPr>
            <w:pStyle w:val="Header"/>
            <w:jc w:val="right"/>
          </w:pPr>
          <w:fldSimple w:instr=" DOCPROPERTY  Category  \* MERGEFORMAT ">
            <w:r>
              <w:t>Apmācību materiāli</w:t>
            </w:r>
          </w:fldSimple>
        </w:p>
      </w:tc>
    </w:tr>
  </w:tbl>
  <w:p w14:paraId="7F15F9A5" w14:textId="77777777" w:rsidR="00E95266" w:rsidRDefault="00E952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F369772"/>
    <w:lvl w:ilvl="0">
      <w:start w:val="1"/>
      <w:numFmt w:val="decimal"/>
      <w:lvlText w:val="%1."/>
      <w:lvlJc w:val="left"/>
      <w:pPr>
        <w:tabs>
          <w:tab w:val="num" w:pos="1492"/>
        </w:tabs>
        <w:ind w:left="1492" w:hanging="360"/>
      </w:pPr>
    </w:lvl>
  </w:abstractNum>
  <w:abstractNum w:abstractNumId="1">
    <w:nsid w:val="FFFFFF7D"/>
    <w:multiLevelType w:val="singleLevel"/>
    <w:tmpl w:val="CBAE48AA"/>
    <w:lvl w:ilvl="0">
      <w:start w:val="1"/>
      <w:numFmt w:val="decimal"/>
      <w:pStyle w:val="ListNumber4"/>
      <w:lvlText w:val="%1.1.1.1."/>
      <w:lvlJc w:val="left"/>
      <w:pPr>
        <w:ind w:left="1209" w:hanging="360"/>
      </w:pPr>
      <w:rPr>
        <w:rFonts w:hint="default"/>
      </w:rPr>
    </w:lvl>
  </w:abstractNum>
  <w:abstractNum w:abstractNumId="2">
    <w:nsid w:val="FFFFFF7E"/>
    <w:multiLevelType w:val="singleLevel"/>
    <w:tmpl w:val="CB32D22C"/>
    <w:lvl w:ilvl="0">
      <w:start w:val="1"/>
      <w:numFmt w:val="decimal"/>
      <w:pStyle w:val="ListNumber3"/>
      <w:lvlText w:val="%1.1.1."/>
      <w:lvlJc w:val="left"/>
      <w:pPr>
        <w:ind w:left="1040" w:hanging="360"/>
      </w:pPr>
      <w:rPr>
        <w:rFonts w:hint="default"/>
      </w:rPr>
    </w:lvl>
  </w:abstractNum>
  <w:abstractNum w:abstractNumId="3">
    <w:nsid w:val="FFFFFF7F"/>
    <w:multiLevelType w:val="singleLevel"/>
    <w:tmpl w:val="8CB2076C"/>
    <w:lvl w:ilvl="0">
      <w:start w:val="1"/>
      <w:numFmt w:val="decimal"/>
      <w:pStyle w:val="ListNumber2"/>
      <w:lvlText w:val="%1.1."/>
      <w:lvlJc w:val="left"/>
      <w:pPr>
        <w:ind w:left="814" w:hanging="360"/>
      </w:pPr>
      <w:rPr>
        <w:rFonts w:hint="default"/>
      </w:rPr>
    </w:lvl>
  </w:abstractNum>
  <w:abstractNum w:abstractNumId="4">
    <w:nsid w:val="FFFFFF81"/>
    <w:multiLevelType w:val="singleLevel"/>
    <w:tmpl w:val="CFCEBF06"/>
    <w:lvl w:ilvl="0">
      <w:start w:val="1"/>
      <w:numFmt w:val="bullet"/>
      <w:pStyle w:val="ListBullet4"/>
      <w:lvlText w:val=""/>
      <w:lvlJc w:val="left"/>
      <w:pPr>
        <w:ind w:left="1494" w:hanging="360"/>
      </w:pPr>
      <w:rPr>
        <w:rFonts w:ascii="Wingdings" w:hAnsi="Wingdings" w:hint="default"/>
      </w:rPr>
    </w:lvl>
  </w:abstractNum>
  <w:abstractNum w:abstractNumId="5">
    <w:nsid w:val="FFFFFF82"/>
    <w:multiLevelType w:val="singleLevel"/>
    <w:tmpl w:val="A14C7C00"/>
    <w:lvl w:ilvl="0">
      <w:start w:val="1"/>
      <w:numFmt w:val="bullet"/>
      <w:pStyle w:val="ListBullet3"/>
      <w:lvlText w:val=""/>
      <w:lvlJc w:val="left"/>
      <w:pPr>
        <w:ind w:left="1154" w:hanging="360"/>
      </w:pPr>
      <w:rPr>
        <w:rFonts w:ascii="Symbol" w:hAnsi="Symbol" w:hint="default"/>
      </w:rPr>
    </w:lvl>
  </w:abstractNum>
  <w:abstractNum w:abstractNumId="6">
    <w:nsid w:val="FFFFFF83"/>
    <w:multiLevelType w:val="singleLevel"/>
    <w:tmpl w:val="B62A1124"/>
    <w:lvl w:ilvl="0">
      <w:start w:val="1"/>
      <w:numFmt w:val="bullet"/>
      <w:pStyle w:val="ListBullet2"/>
      <w:lvlText w:val="o"/>
      <w:lvlJc w:val="left"/>
      <w:pPr>
        <w:ind w:left="1080" w:hanging="360"/>
      </w:pPr>
      <w:rPr>
        <w:rFonts w:ascii="Courier New" w:hAnsi="Courier New" w:cs="Courier New" w:hint="default"/>
      </w:rPr>
    </w:lvl>
  </w:abstractNum>
  <w:abstractNum w:abstractNumId="7">
    <w:nsid w:val="FFFFFF88"/>
    <w:multiLevelType w:val="singleLevel"/>
    <w:tmpl w:val="DA883AA4"/>
    <w:lvl w:ilvl="0">
      <w:start w:val="1"/>
      <w:numFmt w:val="decimal"/>
      <w:pStyle w:val="ListNumber"/>
      <w:lvlText w:val="%1."/>
      <w:lvlJc w:val="left"/>
      <w:pPr>
        <w:tabs>
          <w:tab w:val="num" w:pos="360"/>
        </w:tabs>
        <w:ind w:left="360" w:hanging="360"/>
      </w:pPr>
    </w:lvl>
  </w:abstractNum>
  <w:abstractNum w:abstractNumId="8">
    <w:nsid w:val="FFFFFF89"/>
    <w:multiLevelType w:val="singleLevel"/>
    <w:tmpl w:val="BDE8F190"/>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8863010"/>
    <w:multiLevelType w:val="hybridMultilevel"/>
    <w:tmpl w:val="7FD47C3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0">
    <w:nsid w:val="09CD3F61"/>
    <w:multiLevelType w:val="hybridMultilevel"/>
    <w:tmpl w:val="EE6079A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1">
    <w:nsid w:val="09EC483C"/>
    <w:multiLevelType w:val="hybridMultilevel"/>
    <w:tmpl w:val="E098B540"/>
    <w:lvl w:ilvl="0" w:tplc="C9822F84">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nsid w:val="105B1927"/>
    <w:multiLevelType w:val="hybridMultilevel"/>
    <w:tmpl w:val="96106FD6"/>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nsid w:val="16C074E9"/>
    <w:multiLevelType w:val="hybridMultilevel"/>
    <w:tmpl w:val="2034DFB6"/>
    <w:lvl w:ilvl="0" w:tplc="0426000F">
      <w:start w:val="1"/>
      <w:numFmt w:val="bullet"/>
      <w:lvlText w:val="-"/>
      <w:lvlJc w:val="left"/>
      <w:pPr>
        <w:tabs>
          <w:tab w:val="num" w:pos="1800"/>
        </w:tabs>
        <w:ind w:left="1800" w:hanging="360"/>
      </w:pPr>
      <w:rPr>
        <w:rFonts w:ascii="Arial" w:hAnsi="Arial" w:hint="default"/>
      </w:rPr>
    </w:lvl>
    <w:lvl w:ilvl="1" w:tplc="04260003" w:tentative="1">
      <w:start w:val="1"/>
      <w:numFmt w:val="bullet"/>
      <w:lvlText w:val="o"/>
      <w:lvlJc w:val="left"/>
      <w:pPr>
        <w:tabs>
          <w:tab w:val="num" w:pos="1440"/>
        </w:tabs>
        <w:ind w:left="1440" w:hanging="360"/>
      </w:pPr>
      <w:rPr>
        <w:rFonts w:ascii="Courier New" w:hAnsi="Courier New" w:hint="default"/>
      </w:rPr>
    </w:lvl>
    <w:lvl w:ilvl="2" w:tplc="04260005" w:tentative="1">
      <w:start w:val="1"/>
      <w:numFmt w:val="bullet"/>
      <w:lvlText w:val=""/>
      <w:lvlJc w:val="left"/>
      <w:pPr>
        <w:tabs>
          <w:tab w:val="num" w:pos="2160"/>
        </w:tabs>
        <w:ind w:left="2160" w:hanging="360"/>
      </w:pPr>
      <w:rPr>
        <w:rFonts w:ascii="Wingdings" w:hAnsi="Wingdings" w:hint="default"/>
      </w:rPr>
    </w:lvl>
    <w:lvl w:ilvl="3" w:tplc="04260001" w:tentative="1">
      <w:start w:val="1"/>
      <w:numFmt w:val="bullet"/>
      <w:lvlText w:val=""/>
      <w:lvlJc w:val="left"/>
      <w:pPr>
        <w:tabs>
          <w:tab w:val="num" w:pos="2880"/>
        </w:tabs>
        <w:ind w:left="2880" w:hanging="360"/>
      </w:pPr>
      <w:rPr>
        <w:rFonts w:ascii="Symbol" w:hAnsi="Symbol" w:hint="default"/>
      </w:rPr>
    </w:lvl>
    <w:lvl w:ilvl="4" w:tplc="04260003" w:tentative="1">
      <w:start w:val="1"/>
      <w:numFmt w:val="bullet"/>
      <w:lvlText w:val="o"/>
      <w:lvlJc w:val="left"/>
      <w:pPr>
        <w:tabs>
          <w:tab w:val="num" w:pos="3600"/>
        </w:tabs>
        <w:ind w:left="3600" w:hanging="360"/>
      </w:pPr>
      <w:rPr>
        <w:rFonts w:ascii="Courier New" w:hAnsi="Courier New" w:hint="default"/>
      </w:rPr>
    </w:lvl>
    <w:lvl w:ilvl="5" w:tplc="04260005" w:tentative="1">
      <w:start w:val="1"/>
      <w:numFmt w:val="bullet"/>
      <w:lvlText w:val=""/>
      <w:lvlJc w:val="left"/>
      <w:pPr>
        <w:tabs>
          <w:tab w:val="num" w:pos="4320"/>
        </w:tabs>
        <w:ind w:left="4320" w:hanging="360"/>
      </w:pPr>
      <w:rPr>
        <w:rFonts w:ascii="Wingdings" w:hAnsi="Wingdings" w:hint="default"/>
      </w:rPr>
    </w:lvl>
    <w:lvl w:ilvl="6" w:tplc="04260001" w:tentative="1">
      <w:start w:val="1"/>
      <w:numFmt w:val="bullet"/>
      <w:lvlText w:val=""/>
      <w:lvlJc w:val="left"/>
      <w:pPr>
        <w:tabs>
          <w:tab w:val="num" w:pos="5040"/>
        </w:tabs>
        <w:ind w:left="5040" w:hanging="360"/>
      </w:pPr>
      <w:rPr>
        <w:rFonts w:ascii="Symbol" w:hAnsi="Symbol" w:hint="default"/>
      </w:rPr>
    </w:lvl>
    <w:lvl w:ilvl="7" w:tplc="04260003" w:tentative="1">
      <w:start w:val="1"/>
      <w:numFmt w:val="bullet"/>
      <w:lvlText w:val="o"/>
      <w:lvlJc w:val="left"/>
      <w:pPr>
        <w:tabs>
          <w:tab w:val="num" w:pos="5760"/>
        </w:tabs>
        <w:ind w:left="5760" w:hanging="360"/>
      </w:pPr>
      <w:rPr>
        <w:rFonts w:ascii="Courier New" w:hAnsi="Courier New" w:hint="default"/>
      </w:rPr>
    </w:lvl>
    <w:lvl w:ilvl="8" w:tplc="04260005" w:tentative="1">
      <w:start w:val="1"/>
      <w:numFmt w:val="bullet"/>
      <w:lvlText w:val=""/>
      <w:lvlJc w:val="left"/>
      <w:pPr>
        <w:tabs>
          <w:tab w:val="num" w:pos="6480"/>
        </w:tabs>
        <w:ind w:left="6480" w:hanging="360"/>
      </w:pPr>
      <w:rPr>
        <w:rFonts w:ascii="Wingdings" w:hAnsi="Wingdings" w:hint="default"/>
      </w:rPr>
    </w:lvl>
  </w:abstractNum>
  <w:abstractNum w:abstractNumId="14">
    <w:nsid w:val="1BA12095"/>
    <w:multiLevelType w:val="hybridMultilevel"/>
    <w:tmpl w:val="E67CC78E"/>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nsid w:val="1BAF49CF"/>
    <w:multiLevelType w:val="hybridMultilevel"/>
    <w:tmpl w:val="AC36FE4E"/>
    <w:lvl w:ilvl="0" w:tplc="CA66398C">
      <w:start w:val="1"/>
      <w:numFmt w:val="bullet"/>
      <w:pStyle w:val="TableListBullet3"/>
      <w:lvlText w:val=""/>
      <w:lvlJc w:val="left"/>
      <w:pPr>
        <w:ind w:left="1077" w:hanging="360"/>
      </w:pPr>
      <w:rPr>
        <w:rFonts w:ascii="Symbol" w:hAnsi="Symbol" w:hint="default"/>
      </w:rPr>
    </w:lvl>
    <w:lvl w:ilvl="1" w:tplc="04260003" w:tentative="1">
      <w:start w:val="1"/>
      <w:numFmt w:val="bullet"/>
      <w:lvlText w:val="o"/>
      <w:lvlJc w:val="left"/>
      <w:pPr>
        <w:ind w:left="1797" w:hanging="360"/>
      </w:pPr>
      <w:rPr>
        <w:rFonts w:ascii="Courier New" w:hAnsi="Courier New" w:cs="Courier New" w:hint="default"/>
      </w:rPr>
    </w:lvl>
    <w:lvl w:ilvl="2" w:tplc="04260005" w:tentative="1">
      <w:start w:val="1"/>
      <w:numFmt w:val="bullet"/>
      <w:lvlText w:val=""/>
      <w:lvlJc w:val="left"/>
      <w:pPr>
        <w:ind w:left="2517" w:hanging="360"/>
      </w:pPr>
      <w:rPr>
        <w:rFonts w:ascii="Wingdings" w:hAnsi="Wingdings" w:hint="default"/>
      </w:rPr>
    </w:lvl>
    <w:lvl w:ilvl="3" w:tplc="04260001" w:tentative="1">
      <w:start w:val="1"/>
      <w:numFmt w:val="bullet"/>
      <w:lvlText w:val=""/>
      <w:lvlJc w:val="left"/>
      <w:pPr>
        <w:ind w:left="3237" w:hanging="360"/>
      </w:pPr>
      <w:rPr>
        <w:rFonts w:ascii="Symbol" w:hAnsi="Symbol" w:hint="default"/>
      </w:rPr>
    </w:lvl>
    <w:lvl w:ilvl="4" w:tplc="04260003" w:tentative="1">
      <w:start w:val="1"/>
      <w:numFmt w:val="bullet"/>
      <w:lvlText w:val="o"/>
      <w:lvlJc w:val="left"/>
      <w:pPr>
        <w:ind w:left="3957" w:hanging="360"/>
      </w:pPr>
      <w:rPr>
        <w:rFonts w:ascii="Courier New" w:hAnsi="Courier New" w:cs="Courier New" w:hint="default"/>
      </w:rPr>
    </w:lvl>
    <w:lvl w:ilvl="5" w:tplc="04260005" w:tentative="1">
      <w:start w:val="1"/>
      <w:numFmt w:val="bullet"/>
      <w:lvlText w:val=""/>
      <w:lvlJc w:val="left"/>
      <w:pPr>
        <w:ind w:left="4677" w:hanging="360"/>
      </w:pPr>
      <w:rPr>
        <w:rFonts w:ascii="Wingdings" w:hAnsi="Wingdings" w:hint="default"/>
      </w:rPr>
    </w:lvl>
    <w:lvl w:ilvl="6" w:tplc="04260001" w:tentative="1">
      <w:start w:val="1"/>
      <w:numFmt w:val="bullet"/>
      <w:lvlText w:val=""/>
      <w:lvlJc w:val="left"/>
      <w:pPr>
        <w:ind w:left="5397" w:hanging="360"/>
      </w:pPr>
      <w:rPr>
        <w:rFonts w:ascii="Symbol" w:hAnsi="Symbol" w:hint="default"/>
      </w:rPr>
    </w:lvl>
    <w:lvl w:ilvl="7" w:tplc="04260003" w:tentative="1">
      <w:start w:val="1"/>
      <w:numFmt w:val="bullet"/>
      <w:lvlText w:val="o"/>
      <w:lvlJc w:val="left"/>
      <w:pPr>
        <w:ind w:left="6117" w:hanging="360"/>
      </w:pPr>
      <w:rPr>
        <w:rFonts w:ascii="Courier New" w:hAnsi="Courier New" w:cs="Courier New" w:hint="default"/>
      </w:rPr>
    </w:lvl>
    <w:lvl w:ilvl="8" w:tplc="04260005" w:tentative="1">
      <w:start w:val="1"/>
      <w:numFmt w:val="bullet"/>
      <w:lvlText w:val=""/>
      <w:lvlJc w:val="left"/>
      <w:pPr>
        <w:ind w:left="6837" w:hanging="360"/>
      </w:pPr>
      <w:rPr>
        <w:rFonts w:ascii="Wingdings" w:hAnsi="Wingdings" w:hint="default"/>
      </w:rPr>
    </w:lvl>
  </w:abstractNum>
  <w:abstractNum w:abstractNumId="16">
    <w:nsid w:val="217963E1"/>
    <w:multiLevelType w:val="hybridMultilevel"/>
    <w:tmpl w:val="E4F66AE6"/>
    <w:lvl w:ilvl="0" w:tplc="55F65290">
      <w:start w:val="1"/>
      <w:numFmt w:val="bullet"/>
      <w:pStyle w:val="TableListBullet"/>
      <w:lvlText w:val=""/>
      <w:lvlJc w:val="left"/>
      <w:pPr>
        <w:tabs>
          <w:tab w:val="num" w:pos="720"/>
        </w:tabs>
        <w:ind w:left="720" w:hanging="360"/>
      </w:pPr>
      <w:rPr>
        <w:rFonts w:ascii="Symbol" w:hAnsi="Symbol" w:hint="default"/>
      </w:rPr>
    </w:lvl>
    <w:lvl w:ilvl="1" w:tplc="04260003" w:tentative="1">
      <w:start w:val="1"/>
      <w:numFmt w:val="bullet"/>
      <w:lvlText w:val="o"/>
      <w:lvlJc w:val="left"/>
      <w:pPr>
        <w:tabs>
          <w:tab w:val="num" w:pos="1440"/>
        </w:tabs>
        <w:ind w:left="1440" w:hanging="360"/>
      </w:pPr>
      <w:rPr>
        <w:rFonts w:ascii="Courier New" w:hAnsi="Courier New" w:hint="default"/>
      </w:rPr>
    </w:lvl>
    <w:lvl w:ilvl="2" w:tplc="04260005" w:tentative="1">
      <w:start w:val="1"/>
      <w:numFmt w:val="bullet"/>
      <w:lvlText w:val=""/>
      <w:lvlJc w:val="left"/>
      <w:pPr>
        <w:tabs>
          <w:tab w:val="num" w:pos="2160"/>
        </w:tabs>
        <w:ind w:left="2160" w:hanging="360"/>
      </w:pPr>
      <w:rPr>
        <w:rFonts w:ascii="Wingdings" w:hAnsi="Wingdings" w:hint="default"/>
      </w:rPr>
    </w:lvl>
    <w:lvl w:ilvl="3" w:tplc="04260001" w:tentative="1">
      <w:start w:val="1"/>
      <w:numFmt w:val="bullet"/>
      <w:lvlText w:val=""/>
      <w:lvlJc w:val="left"/>
      <w:pPr>
        <w:tabs>
          <w:tab w:val="num" w:pos="2880"/>
        </w:tabs>
        <w:ind w:left="2880" w:hanging="360"/>
      </w:pPr>
      <w:rPr>
        <w:rFonts w:ascii="Symbol" w:hAnsi="Symbol" w:hint="default"/>
      </w:rPr>
    </w:lvl>
    <w:lvl w:ilvl="4" w:tplc="04260003" w:tentative="1">
      <w:start w:val="1"/>
      <w:numFmt w:val="bullet"/>
      <w:lvlText w:val="o"/>
      <w:lvlJc w:val="left"/>
      <w:pPr>
        <w:tabs>
          <w:tab w:val="num" w:pos="3600"/>
        </w:tabs>
        <w:ind w:left="3600" w:hanging="360"/>
      </w:pPr>
      <w:rPr>
        <w:rFonts w:ascii="Courier New" w:hAnsi="Courier New" w:hint="default"/>
      </w:rPr>
    </w:lvl>
    <w:lvl w:ilvl="5" w:tplc="04260005" w:tentative="1">
      <w:start w:val="1"/>
      <w:numFmt w:val="bullet"/>
      <w:lvlText w:val=""/>
      <w:lvlJc w:val="left"/>
      <w:pPr>
        <w:tabs>
          <w:tab w:val="num" w:pos="4320"/>
        </w:tabs>
        <w:ind w:left="4320" w:hanging="360"/>
      </w:pPr>
      <w:rPr>
        <w:rFonts w:ascii="Wingdings" w:hAnsi="Wingdings" w:hint="default"/>
      </w:rPr>
    </w:lvl>
    <w:lvl w:ilvl="6" w:tplc="04260001" w:tentative="1">
      <w:start w:val="1"/>
      <w:numFmt w:val="bullet"/>
      <w:lvlText w:val=""/>
      <w:lvlJc w:val="left"/>
      <w:pPr>
        <w:tabs>
          <w:tab w:val="num" w:pos="5040"/>
        </w:tabs>
        <w:ind w:left="5040" w:hanging="360"/>
      </w:pPr>
      <w:rPr>
        <w:rFonts w:ascii="Symbol" w:hAnsi="Symbol" w:hint="default"/>
      </w:rPr>
    </w:lvl>
    <w:lvl w:ilvl="7" w:tplc="04260003" w:tentative="1">
      <w:start w:val="1"/>
      <w:numFmt w:val="bullet"/>
      <w:lvlText w:val="o"/>
      <w:lvlJc w:val="left"/>
      <w:pPr>
        <w:tabs>
          <w:tab w:val="num" w:pos="5760"/>
        </w:tabs>
        <w:ind w:left="5760" w:hanging="360"/>
      </w:pPr>
      <w:rPr>
        <w:rFonts w:ascii="Courier New" w:hAnsi="Courier New" w:hint="default"/>
      </w:rPr>
    </w:lvl>
    <w:lvl w:ilvl="8" w:tplc="04260005" w:tentative="1">
      <w:start w:val="1"/>
      <w:numFmt w:val="bullet"/>
      <w:lvlText w:val=""/>
      <w:lvlJc w:val="left"/>
      <w:pPr>
        <w:tabs>
          <w:tab w:val="num" w:pos="6480"/>
        </w:tabs>
        <w:ind w:left="6480" w:hanging="360"/>
      </w:pPr>
      <w:rPr>
        <w:rFonts w:ascii="Wingdings" w:hAnsi="Wingdings" w:hint="default"/>
      </w:rPr>
    </w:lvl>
  </w:abstractNum>
  <w:abstractNum w:abstractNumId="17">
    <w:nsid w:val="250E54EB"/>
    <w:multiLevelType w:val="hybridMultilevel"/>
    <w:tmpl w:val="8C26363C"/>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8">
    <w:nsid w:val="259919E6"/>
    <w:multiLevelType w:val="hybridMultilevel"/>
    <w:tmpl w:val="DBF86FE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nsid w:val="27214E84"/>
    <w:multiLevelType w:val="hybridMultilevel"/>
    <w:tmpl w:val="E62015E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nsid w:val="276465C6"/>
    <w:multiLevelType w:val="hybridMultilevel"/>
    <w:tmpl w:val="DBF86FE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nsid w:val="29C767F0"/>
    <w:multiLevelType w:val="hybridMultilevel"/>
    <w:tmpl w:val="06DC63D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nsid w:val="2DB36AF3"/>
    <w:multiLevelType w:val="hybridMultilevel"/>
    <w:tmpl w:val="4E882302"/>
    <w:lvl w:ilvl="0" w:tplc="171ABB7A">
      <w:start w:val="1"/>
      <w:numFmt w:val="decimal"/>
      <w:pStyle w:val="Atsauce"/>
      <w:lvlText w:val="[%1]"/>
      <w:lvlJc w:val="left"/>
      <w:pPr>
        <w:tabs>
          <w:tab w:val="num" w:pos="851"/>
        </w:tabs>
        <w:ind w:left="851" w:hanging="494"/>
      </w:pPr>
      <w:rPr>
        <w:rFonts w:cs="Times New Roman" w:hint="default"/>
      </w:rPr>
    </w:lvl>
    <w:lvl w:ilvl="1" w:tplc="04260003" w:tentative="1">
      <w:start w:val="1"/>
      <w:numFmt w:val="lowerLetter"/>
      <w:lvlText w:val="%2."/>
      <w:lvlJc w:val="left"/>
      <w:pPr>
        <w:tabs>
          <w:tab w:val="num" w:pos="1440"/>
        </w:tabs>
        <w:ind w:left="1440" w:hanging="360"/>
      </w:pPr>
      <w:rPr>
        <w:rFonts w:cs="Times New Roman"/>
      </w:rPr>
    </w:lvl>
    <w:lvl w:ilvl="2" w:tplc="04260005" w:tentative="1">
      <w:start w:val="1"/>
      <w:numFmt w:val="lowerRoman"/>
      <w:lvlText w:val="%3."/>
      <w:lvlJc w:val="right"/>
      <w:pPr>
        <w:tabs>
          <w:tab w:val="num" w:pos="2160"/>
        </w:tabs>
        <w:ind w:left="2160" w:hanging="180"/>
      </w:pPr>
      <w:rPr>
        <w:rFonts w:cs="Times New Roman"/>
      </w:rPr>
    </w:lvl>
    <w:lvl w:ilvl="3" w:tplc="04260001" w:tentative="1">
      <w:start w:val="1"/>
      <w:numFmt w:val="decimal"/>
      <w:lvlText w:val="%4."/>
      <w:lvlJc w:val="left"/>
      <w:pPr>
        <w:tabs>
          <w:tab w:val="num" w:pos="2880"/>
        </w:tabs>
        <w:ind w:left="2880" w:hanging="360"/>
      </w:pPr>
      <w:rPr>
        <w:rFonts w:cs="Times New Roman"/>
      </w:rPr>
    </w:lvl>
    <w:lvl w:ilvl="4" w:tplc="04260003" w:tentative="1">
      <w:start w:val="1"/>
      <w:numFmt w:val="lowerLetter"/>
      <w:lvlText w:val="%5."/>
      <w:lvlJc w:val="left"/>
      <w:pPr>
        <w:tabs>
          <w:tab w:val="num" w:pos="3600"/>
        </w:tabs>
        <w:ind w:left="3600" w:hanging="360"/>
      </w:pPr>
      <w:rPr>
        <w:rFonts w:cs="Times New Roman"/>
      </w:rPr>
    </w:lvl>
    <w:lvl w:ilvl="5" w:tplc="04260005" w:tentative="1">
      <w:start w:val="1"/>
      <w:numFmt w:val="lowerRoman"/>
      <w:lvlText w:val="%6."/>
      <w:lvlJc w:val="right"/>
      <w:pPr>
        <w:tabs>
          <w:tab w:val="num" w:pos="4320"/>
        </w:tabs>
        <w:ind w:left="4320" w:hanging="180"/>
      </w:pPr>
      <w:rPr>
        <w:rFonts w:cs="Times New Roman"/>
      </w:rPr>
    </w:lvl>
    <w:lvl w:ilvl="6" w:tplc="04260001" w:tentative="1">
      <w:start w:val="1"/>
      <w:numFmt w:val="decimal"/>
      <w:lvlText w:val="%7."/>
      <w:lvlJc w:val="left"/>
      <w:pPr>
        <w:tabs>
          <w:tab w:val="num" w:pos="5040"/>
        </w:tabs>
        <w:ind w:left="5040" w:hanging="360"/>
      </w:pPr>
      <w:rPr>
        <w:rFonts w:cs="Times New Roman"/>
      </w:rPr>
    </w:lvl>
    <w:lvl w:ilvl="7" w:tplc="04260003" w:tentative="1">
      <w:start w:val="1"/>
      <w:numFmt w:val="lowerLetter"/>
      <w:lvlText w:val="%8."/>
      <w:lvlJc w:val="left"/>
      <w:pPr>
        <w:tabs>
          <w:tab w:val="num" w:pos="5760"/>
        </w:tabs>
        <w:ind w:left="5760" w:hanging="360"/>
      </w:pPr>
      <w:rPr>
        <w:rFonts w:cs="Times New Roman"/>
      </w:rPr>
    </w:lvl>
    <w:lvl w:ilvl="8" w:tplc="04260005" w:tentative="1">
      <w:start w:val="1"/>
      <w:numFmt w:val="lowerRoman"/>
      <w:lvlText w:val="%9."/>
      <w:lvlJc w:val="right"/>
      <w:pPr>
        <w:tabs>
          <w:tab w:val="num" w:pos="6480"/>
        </w:tabs>
        <w:ind w:left="6480" w:hanging="180"/>
      </w:pPr>
      <w:rPr>
        <w:rFonts w:cs="Times New Roman"/>
      </w:rPr>
    </w:lvl>
  </w:abstractNum>
  <w:abstractNum w:abstractNumId="23">
    <w:nsid w:val="30E8659C"/>
    <w:multiLevelType w:val="hybridMultilevel"/>
    <w:tmpl w:val="CCFC8470"/>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nsid w:val="32082D29"/>
    <w:multiLevelType w:val="multilevel"/>
    <w:tmpl w:val="23EECAF2"/>
    <w:lvl w:ilvl="0">
      <w:start w:val="1"/>
      <w:numFmt w:val="decimal"/>
      <w:pStyle w:val="Heading1"/>
      <w:lvlText w:val="%1."/>
      <w:lvlJc w:val="left"/>
      <w:pPr>
        <w:tabs>
          <w:tab w:val="num" w:pos="0"/>
        </w:tabs>
        <w:ind w:left="0" w:firstLine="0"/>
      </w:pPr>
      <w:rPr>
        <w:rFonts w:ascii="Tahoma" w:hAnsi="Tahoma" w:cs="Tahoma" w:hint="default"/>
        <w:b/>
        <w:bCs w:val="0"/>
        <w:i w:val="0"/>
        <w:iCs w:val="0"/>
        <w:caps w:val="0"/>
        <w:smallCaps w:val="0"/>
        <w:strike w:val="0"/>
        <w:dstrike w:val="0"/>
        <w:outline w:val="0"/>
        <w:shadow w:val="0"/>
        <w:emboss w:val="0"/>
        <w:imprint w:val="0"/>
        <w:vanish w:val="0"/>
        <w:color w:val="auto"/>
        <w:spacing w:val="0"/>
        <w:w w:val="100"/>
        <w:kern w:val="0"/>
        <w:position w:val="0"/>
        <w:sz w:val="32"/>
        <w:szCs w:val="32"/>
        <w:u w:val="none" w:color="000000"/>
        <w:vertAlign w:val="baseline"/>
      </w:rPr>
    </w:lvl>
    <w:lvl w:ilvl="1">
      <w:start w:val="1"/>
      <w:numFmt w:val="decimal"/>
      <w:pStyle w:val="Heading2"/>
      <w:lvlText w:val="%1.%2."/>
      <w:lvlJc w:val="left"/>
      <w:pPr>
        <w:tabs>
          <w:tab w:val="num" w:pos="0"/>
        </w:tabs>
        <w:ind w:left="0" w:firstLine="0"/>
      </w:pPr>
      <w:rPr>
        <w:rFonts w:cs="Times New Roman" w:hint="default"/>
      </w:rPr>
    </w:lvl>
    <w:lvl w:ilvl="2">
      <w:start w:val="1"/>
      <w:numFmt w:val="decimal"/>
      <w:pStyle w:val="Heading3"/>
      <w:lvlText w:val="%1.%2.%3."/>
      <w:lvlJc w:val="left"/>
      <w:pPr>
        <w:tabs>
          <w:tab w:val="num" w:pos="0"/>
        </w:tabs>
        <w:ind w:left="0" w:firstLine="0"/>
      </w:pPr>
      <w:rPr>
        <w:rFonts w:cs="Times New Roman" w:hint="default"/>
        <w:b/>
        <w:bCs w:val="0"/>
        <w:i/>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0"/>
        </w:tabs>
        <w:ind w:left="0" w:firstLine="0"/>
      </w:pPr>
      <w:rPr>
        <w:rFonts w:cs="Times New Roman" w:hint="default"/>
        <w:b w:val="0"/>
      </w:rPr>
    </w:lvl>
    <w:lvl w:ilvl="5">
      <w:start w:val="1"/>
      <w:numFmt w:val="decimal"/>
      <w:pStyle w:val="Heading6"/>
      <w:lvlText w:val="%1.%2.%3.%4.%5.%6."/>
      <w:lvlJc w:val="left"/>
      <w:pPr>
        <w:tabs>
          <w:tab w:val="num" w:pos="-900"/>
        </w:tabs>
        <w:ind w:left="0" w:firstLine="0"/>
      </w:pPr>
      <w:rPr>
        <w:rFonts w:cs="Times New Roman" w:hint="default"/>
      </w:rPr>
    </w:lvl>
    <w:lvl w:ilvl="6">
      <w:start w:val="1"/>
      <w:numFmt w:val="decimal"/>
      <w:pStyle w:val="Heading7"/>
      <w:lvlText w:val="%1.%2.%3.%4.%5.%6.%7."/>
      <w:lvlJc w:val="left"/>
      <w:pPr>
        <w:tabs>
          <w:tab w:val="num" w:pos="-540"/>
        </w:tabs>
        <w:ind w:left="0" w:firstLine="0"/>
      </w:pPr>
      <w:rPr>
        <w:rFonts w:cs="Times New Roman" w:hint="default"/>
      </w:rPr>
    </w:lvl>
    <w:lvl w:ilvl="7">
      <w:start w:val="1"/>
      <w:numFmt w:val="decimal"/>
      <w:lvlText w:val="%1.%2.%3.%4.%5.%6.%7.%8."/>
      <w:lvlJc w:val="left"/>
      <w:pPr>
        <w:tabs>
          <w:tab w:val="num" w:pos="-540"/>
        </w:tabs>
        <w:ind w:left="0" w:firstLine="0"/>
      </w:pPr>
      <w:rPr>
        <w:rFonts w:cs="Times New Roman" w:hint="default"/>
      </w:rPr>
    </w:lvl>
    <w:lvl w:ilvl="8">
      <w:start w:val="1"/>
      <w:numFmt w:val="decimal"/>
      <w:lvlText w:val="%1.%2.%3.%4.%5.%6.%7.%8.%9."/>
      <w:lvlJc w:val="left"/>
      <w:pPr>
        <w:tabs>
          <w:tab w:val="num" w:pos="-180"/>
        </w:tabs>
        <w:ind w:left="0" w:firstLine="0"/>
      </w:pPr>
      <w:rPr>
        <w:rFonts w:cs="Times New Roman" w:hint="default"/>
      </w:rPr>
    </w:lvl>
  </w:abstractNum>
  <w:abstractNum w:abstractNumId="25">
    <w:nsid w:val="398E468D"/>
    <w:multiLevelType w:val="hybridMultilevel"/>
    <w:tmpl w:val="C3F0499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6">
    <w:nsid w:val="3A877AA7"/>
    <w:multiLevelType w:val="hybridMultilevel"/>
    <w:tmpl w:val="AE5CA41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7">
    <w:nsid w:val="3AE11B45"/>
    <w:multiLevelType w:val="hybridMultilevel"/>
    <w:tmpl w:val="AD44A48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nsid w:val="47DB6682"/>
    <w:multiLevelType w:val="hybridMultilevel"/>
    <w:tmpl w:val="748CA6E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9">
    <w:nsid w:val="4EC17C81"/>
    <w:multiLevelType w:val="hybridMultilevel"/>
    <w:tmpl w:val="BFF83E5C"/>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0">
    <w:nsid w:val="4F677A89"/>
    <w:multiLevelType w:val="hybridMultilevel"/>
    <w:tmpl w:val="D6B42F0C"/>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1">
    <w:nsid w:val="56513A65"/>
    <w:multiLevelType w:val="hybridMultilevel"/>
    <w:tmpl w:val="29BEC254"/>
    <w:lvl w:ilvl="0" w:tplc="BB9C07C8">
      <w:start w:val="1"/>
      <w:numFmt w:val="decimal"/>
      <w:pStyle w:val="TableListNumber"/>
      <w:lvlText w:val="%1."/>
      <w:lvlJc w:val="left"/>
      <w:pPr>
        <w:tabs>
          <w:tab w:val="num" w:pos="360"/>
        </w:tabs>
        <w:ind w:left="360" w:hanging="360"/>
      </w:pPr>
      <w:rPr>
        <w:rFonts w:cs="Times New Roman"/>
      </w:rPr>
    </w:lvl>
    <w:lvl w:ilvl="1" w:tplc="84B8F7A0" w:tentative="1">
      <w:start w:val="1"/>
      <w:numFmt w:val="lowerLetter"/>
      <w:lvlText w:val="%2."/>
      <w:lvlJc w:val="left"/>
      <w:pPr>
        <w:tabs>
          <w:tab w:val="num" w:pos="1440"/>
        </w:tabs>
        <w:ind w:left="1440" w:hanging="360"/>
      </w:pPr>
      <w:rPr>
        <w:rFonts w:cs="Times New Roman"/>
      </w:rPr>
    </w:lvl>
    <w:lvl w:ilvl="2" w:tplc="4ED484A0" w:tentative="1">
      <w:start w:val="1"/>
      <w:numFmt w:val="lowerRoman"/>
      <w:lvlText w:val="%3."/>
      <w:lvlJc w:val="right"/>
      <w:pPr>
        <w:tabs>
          <w:tab w:val="num" w:pos="2160"/>
        </w:tabs>
        <w:ind w:left="2160" w:hanging="180"/>
      </w:pPr>
      <w:rPr>
        <w:rFonts w:cs="Times New Roman"/>
      </w:rPr>
    </w:lvl>
    <w:lvl w:ilvl="3" w:tplc="5364AB1A" w:tentative="1">
      <w:start w:val="1"/>
      <w:numFmt w:val="decimal"/>
      <w:lvlText w:val="%4."/>
      <w:lvlJc w:val="left"/>
      <w:pPr>
        <w:tabs>
          <w:tab w:val="num" w:pos="2880"/>
        </w:tabs>
        <w:ind w:left="2880" w:hanging="360"/>
      </w:pPr>
      <w:rPr>
        <w:rFonts w:cs="Times New Roman"/>
      </w:rPr>
    </w:lvl>
    <w:lvl w:ilvl="4" w:tplc="B2BEADCE" w:tentative="1">
      <w:start w:val="1"/>
      <w:numFmt w:val="lowerLetter"/>
      <w:lvlText w:val="%5."/>
      <w:lvlJc w:val="left"/>
      <w:pPr>
        <w:tabs>
          <w:tab w:val="num" w:pos="3600"/>
        </w:tabs>
        <w:ind w:left="3600" w:hanging="360"/>
      </w:pPr>
      <w:rPr>
        <w:rFonts w:cs="Times New Roman"/>
      </w:rPr>
    </w:lvl>
    <w:lvl w:ilvl="5" w:tplc="6C209A9E" w:tentative="1">
      <w:start w:val="1"/>
      <w:numFmt w:val="lowerRoman"/>
      <w:lvlText w:val="%6."/>
      <w:lvlJc w:val="right"/>
      <w:pPr>
        <w:tabs>
          <w:tab w:val="num" w:pos="4320"/>
        </w:tabs>
        <w:ind w:left="4320" w:hanging="180"/>
      </w:pPr>
      <w:rPr>
        <w:rFonts w:cs="Times New Roman"/>
      </w:rPr>
    </w:lvl>
    <w:lvl w:ilvl="6" w:tplc="3EBE54A8" w:tentative="1">
      <w:start w:val="1"/>
      <w:numFmt w:val="decimal"/>
      <w:lvlText w:val="%7."/>
      <w:lvlJc w:val="left"/>
      <w:pPr>
        <w:tabs>
          <w:tab w:val="num" w:pos="5040"/>
        </w:tabs>
        <w:ind w:left="5040" w:hanging="360"/>
      </w:pPr>
      <w:rPr>
        <w:rFonts w:cs="Times New Roman"/>
      </w:rPr>
    </w:lvl>
    <w:lvl w:ilvl="7" w:tplc="2BD62FBE" w:tentative="1">
      <w:start w:val="1"/>
      <w:numFmt w:val="lowerLetter"/>
      <w:lvlText w:val="%8."/>
      <w:lvlJc w:val="left"/>
      <w:pPr>
        <w:tabs>
          <w:tab w:val="num" w:pos="5760"/>
        </w:tabs>
        <w:ind w:left="5760" w:hanging="360"/>
      </w:pPr>
      <w:rPr>
        <w:rFonts w:cs="Times New Roman"/>
      </w:rPr>
    </w:lvl>
    <w:lvl w:ilvl="8" w:tplc="D116F668" w:tentative="1">
      <w:start w:val="1"/>
      <w:numFmt w:val="lowerRoman"/>
      <w:lvlText w:val="%9."/>
      <w:lvlJc w:val="right"/>
      <w:pPr>
        <w:tabs>
          <w:tab w:val="num" w:pos="6480"/>
        </w:tabs>
        <w:ind w:left="6480" w:hanging="180"/>
      </w:pPr>
      <w:rPr>
        <w:rFonts w:cs="Times New Roman"/>
      </w:rPr>
    </w:lvl>
  </w:abstractNum>
  <w:abstractNum w:abstractNumId="32">
    <w:nsid w:val="57D84A75"/>
    <w:multiLevelType w:val="hybridMultilevel"/>
    <w:tmpl w:val="6EAC20A6"/>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3">
    <w:nsid w:val="59F30729"/>
    <w:multiLevelType w:val="hybridMultilevel"/>
    <w:tmpl w:val="CA3E20E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4">
    <w:nsid w:val="5F260831"/>
    <w:multiLevelType w:val="hybridMultilevel"/>
    <w:tmpl w:val="55D68DBA"/>
    <w:lvl w:ilvl="0" w:tplc="B98CDE6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nsid w:val="66DE27AD"/>
    <w:multiLevelType w:val="hybridMultilevel"/>
    <w:tmpl w:val="19EE32C2"/>
    <w:lvl w:ilvl="0" w:tplc="06207CF4">
      <w:start w:val="1"/>
      <w:numFmt w:val="decimal"/>
      <w:lvlText w:val="%1)"/>
      <w:lvlJc w:val="left"/>
      <w:pPr>
        <w:ind w:left="587" w:hanging="360"/>
      </w:pPr>
      <w:rPr>
        <w:rFonts w:hint="default"/>
      </w:rPr>
    </w:lvl>
    <w:lvl w:ilvl="1" w:tplc="04260019" w:tentative="1">
      <w:start w:val="1"/>
      <w:numFmt w:val="lowerLetter"/>
      <w:lvlText w:val="%2."/>
      <w:lvlJc w:val="left"/>
      <w:pPr>
        <w:ind w:left="1307" w:hanging="360"/>
      </w:pPr>
    </w:lvl>
    <w:lvl w:ilvl="2" w:tplc="0426001B" w:tentative="1">
      <w:start w:val="1"/>
      <w:numFmt w:val="lowerRoman"/>
      <w:lvlText w:val="%3."/>
      <w:lvlJc w:val="right"/>
      <w:pPr>
        <w:ind w:left="2027" w:hanging="180"/>
      </w:pPr>
    </w:lvl>
    <w:lvl w:ilvl="3" w:tplc="0426000F" w:tentative="1">
      <w:start w:val="1"/>
      <w:numFmt w:val="decimal"/>
      <w:lvlText w:val="%4."/>
      <w:lvlJc w:val="left"/>
      <w:pPr>
        <w:ind w:left="2747" w:hanging="360"/>
      </w:pPr>
    </w:lvl>
    <w:lvl w:ilvl="4" w:tplc="04260019" w:tentative="1">
      <w:start w:val="1"/>
      <w:numFmt w:val="lowerLetter"/>
      <w:lvlText w:val="%5."/>
      <w:lvlJc w:val="left"/>
      <w:pPr>
        <w:ind w:left="3467" w:hanging="360"/>
      </w:pPr>
    </w:lvl>
    <w:lvl w:ilvl="5" w:tplc="0426001B" w:tentative="1">
      <w:start w:val="1"/>
      <w:numFmt w:val="lowerRoman"/>
      <w:lvlText w:val="%6."/>
      <w:lvlJc w:val="right"/>
      <w:pPr>
        <w:ind w:left="4187" w:hanging="180"/>
      </w:pPr>
    </w:lvl>
    <w:lvl w:ilvl="6" w:tplc="0426000F" w:tentative="1">
      <w:start w:val="1"/>
      <w:numFmt w:val="decimal"/>
      <w:lvlText w:val="%7."/>
      <w:lvlJc w:val="left"/>
      <w:pPr>
        <w:ind w:left="4907" w:hanging="360"/>
      </w:pPr>
    </w:lvl>
    <w:lvl w:ilvl="7" w:tplc="04260019" w:tentative="1">
      <w:start w:val="1"/>
      <w:numFmt w:val="lowerLetter"/>
      <w:lvlText w:val="%8."/>
      <w:lvlJc w:val="left"/>
      <w:pPr>
        <w:ind w:left="5627" w:hanging="360"/>
      </w:pPr>
    </w:lvl>
    <w:lvl w:ilvl="8" w:tplc="0426001B" w:tentative="1">
      <w:start w:val="1"/>
      <w:numFmt w:val="lowerRoman"/>
      <w:lvlText w:val="%9."/>
      <w:lvlJc w:val="right"/>
      <w:pPr>
        <w:ind w:left="6347" w:hanging="180"/>
      </w:pPr>
    </w:lvl>
  </w:abstractNum>
  <w:abstractNum w:abstractNumId="36">
    <w:nsid w:val="7A281FB4"/>
    <w:multiLevelType w:val="hybridMultilevel"/>
    <w:tmpl w:val="FD58A6B8"/>
    <w:lvl w:ilvl="0" w:tplc="5C78DE9E">
      <w:start w:val="1"/>
      <w:numFmt w:val="bullet"/>
      <w:pStyle w:val="ListBullet5"/>
      <w:lvlText w:val=""/>
      <w:lvlJc w:val="left"/>
      <w:pPr>
        <w:ind w:left="2138" w:hanging="360"/>
      </w:pPr>
      <w:rPr>
        <w:rFonts w:ascii="Symbol" w:hAnsi="Symbol" w:hint="default"/>
      </w:rPr>
    </w:lvl>
    <w:lvl w:ilvl="1" w:tplc="04260003" w:tentative="1">
      <w:start w:val="1"/>
      <w:numFmt w:val="bullet"/>
      <w:lvlText w:val="o"/>
      <w:lvlJc w:val="left"/>
      <w:pPr>
        <w:ind w:left="2858" w:hanging="360"/>
      </w:pPr>
      <w:rPr>
        <w:rFonts w:ascii="Courier New" w:hAnsi="Courier New" w:cs="Courier New" w:hint="default"/>
      </w:rPr>
    </w:lvl>
    <w:lvl w:ilvl="2" w:tplc="04260005" w:tentative="1">
      <w:start w:val="1"/>
      <w:numFmt w:val="bullet"/>
      <w:lvlText w:val=""/>
      <w:lvlJc w:val="left"/>
      <w:pPr>
        <w:ind w:left="3578" w:hanging="360"/>
      </w:pPr>
      <w:rPr>
        <w:rFonts w:ascii="Wingdings" w:hAnsi="Wingdings" w:hint="default"/>
      </w:rPr>
    </w:lvl>
    <w:lvl w:ilvl="3" w:tplc="04260001" w:tentative="1">
      <w:start w:val="1"/>
      <w:numFmt w:val="bullet"/>
      <w:lvlText w:val=""/>
      <w:lvlJc w:val="left"/>
      <w:pPr>
        <w:ind w:left="4298" w:hanging="360"/>
      </w:pPr>
      <w:rPr>
        <w:rFonts w:ascii="Symbol" w:hAnsi="Symbol" w:hint="default"/>
      </w:rPr>
    </w:lvl>
    <w:lvl w:ilvl="4" w:tplc="04260003" w:tentative="1">
      <w:start w:val="1"/>
      <w:numFmt w:val="bullet"/>
      <w:lvlText w:val="o"/>
      <w:lvlJc w:val="left"/>
      <w:pPr>
        <w:ind w:left="5018" w:hanging="360"/>
      </w:pPr>
      <w:rPr>
        <w:rFonts w:ascii="Courier New" w:hAnsi="Courier New" w:cs="Courier New" w:hint="default"/>
      </w:rPr>
    </w:lvl>
    <w:lvl w:ilvl="5" w:tplc="04260005" w:tentative="1">
      <w:start w:val="1"/>
      <w:numFmt w:val="bullet"/>
      <w:lvlText w:val=""/>
      <w:lvlJc w:val="left"/>
      <w:pPr>
        <w:ind w:left="5738" w:hanging="360"/>
      </w:pPr>
      <w:rPr>
        <w:rFonts w:ascii="Wingdings" w:hAnsi="Wingdings" w:hint="default"/>
      </w:rPr>
    </w:lvl>
    <w:lvl w:ilvl="6" w:tplc="04260001" w:tentative="1">
      <w:start w:val="1"/>
      <w:numFmt w:val="bullet"/>
      <w:lvlText w:val=""/>
      <w:lvlJc w:val="left"/>
      <w:pPr>
        <w:ind w:left="6458" w:hanging="360"/>
      </w:pPr>
      <w:rPr>
        <w:rFonts w:ascii="Symbol" w:hAnsi="Symbol" w:hint="default"/>
      </w:rPr>
    </w:lvl>
    <w:lvl w:ilvl="7" w:tplc="04260003" w:tentative="1">
      <w:start w:val="1"/>
      <w:numFmt w:val="bullet"/>
      <w:lvlText w:val="o"/>
      <w:lvlJc w:val="left"/>
      <w:pPr>
        <w:ind w:left="7178" w:hanging="360"/>
      </w:pPr>
      <w:rPr>
        <w:rFonts w:ascii="Courier New" w:hAnsi="Courier New" w:cs="Courier New" w:hint="default"/>
      </w:rPr>
    </w:lvl>
    <w:lvl w:ilvl="8" w:tplc="04260005" w:tentative="1">
      <w:start w:val="1"/>
      <w:numFmt w:val="bullet"/>
      <w:lvlText w:val=""/>
      <w:lvlJc w:val="left"/>
      <w:pPr>
        <w:ind w:left="7898" w:hanging="360"/>
      </w:pPr>
      <w:rPr>
        <w:rFonts w:ascii="Wingdings" w:hAnsi="Wingdings" w:hint="default"/>
      </w:rPr>
    </w:lvl>
  </w:abstractNum>
  <w:abstractNum w:abstractNumId="37">
    <w:nsid w:val="7EF1319C"/>
    <w:multiLevelType w:val="hybridMultilevel"/>
    <w:tmpl w:val="6A1E835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8">
    <w:nsid w:val="7FD44E79"/>
    <w:multiLevelType w:val="hybridMultilevel"/>
    <w:tmpl w:val="D0083E4A"/>
    <w:lvl w:ilvl="0" w:tplc="0426000F">
      <w:start w:val="1"/>
      <w:numFmt w:val="decimal"/>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9">
    <w:nsid w:val="7FEB1C71"/>
    <w:multiLevelType w:val="hybridMultilevel"/>
    <w:tmpl w:val="D9E84860"/>
    <w:lvl w:ilvl="0" w:tplc="F5CEAA64">
      <w:start w:val="1"/>
      <w:numFmt w:val="bullet"/>
      <w:pStyle w:val="TableListBullet2"/>
      <w:lvlText w:val="o"/>
      <w:lvlJc w:val="left"/>
      <w:pPr>
        <w:tabs>
          <w:tab w:val="num" w:pos="924"/>
        </w:tabs>
        <w:ind w:left="924"/>
      </w:pPr>
      <w:rPr>
        <w:rFonts w:ascii="Courier New" w:hAnsi="Courier New" w:hint="default"/>
        <w:sz w:val="16"/>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2"/>
  </w:num>
  <w:num w:numId="6">
    <w:abstractNumId w:val="1"/>
  </w:num>
  <w:num w:numId="7">
    <w:abstractNumId w:val="39"/>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7"/>
    <w:lvlOverride w:ilvl="0">
      <w:startOverride w:val="1"/>
    </w:lvlOverride>
  </w:num>
  <w:num w:numId="11">
    <w:abstractNumId w:val="22"/>
    <w:lvlOverride w:ilvl="0">
      <w:startOverride w:val="1"/>
    </w:lvlOverride>
  </w:num>
  <w:num w:numId="12">
    <w:abstractNumId w:val="16"/>
  </w:num>
  <w:num w:numId="13">
    <w:abstractNumId w:val="15"/>
  </w:num>
  <w:num w:numId="14">
    <w:abstractNumId w:val="3"/>
    <w:lvlOverride w:ilvl="0">
      <w:startOverride w:val="1"/>
    </w:lvlOverride>
  </w:num>
  <w:num w:numId="15">
    <w:abstractNumId w:val="31"/>
    <w:lvlOverride w:ilvl="0">
      <w:startOverride w:val="1"/>
    </w:lvlOverride>
  </w:num>
  <w:num w:numId="16">
    <w:abstractNumId w:val="33"/>
  </w:num>
  <w:num w:numId="17">
    <w:abstractNumId w:val="19"/>
  </w:num>
  <w:num w:numId="18">
    <w:abstractNumId w:val="10"/>
  </w:num>
  <w:num w:numId="19">
    <w:abstractNumId w:val="38"/>
  </w:num>
  <w:num w:numId="20">
    <w:abstractNumId w:val="28"/>
  </w:num>
  <w:num w:numId="21">
    <w:abstractNumId w:val="9"/>
  </w:num>
  <w:num w:numId="22">
    <w:abstractNumId w:val="0"/>
  </w:num>
  <w:num w:numId="23">
    <w:abstractNumId w:val="32"/>
  </w:num>
  <w:num w:numId="24">
    <w:abstractNumId w:val="26"/>
  </w:num>
  <w:num w:numId="25">
    <w:abstractNumId w:val="21"/>
  </w:num>
  <w:num w:numId="26">
    <w:abstractNumId w:val="27"/>
  </w:num>
  <w:num w:numId="27">
    <w:abstractNumId w:val="20"/>
  </w:num>
  <w:num w:numId="28">
    <w:abstractNumId w:val="35"/>
  </w:num>
  <w:num w:numId="29">
    <w:abstractNumId w:val="12"/>
  </w:num>
  <w:num w:numId="30">
    <w:abstractNumId w:val="29"/>
  </w:num>
  <w:num w:numId="31">
    <w:abstractNumId w:val="14"/>
  </w:num>
  <w:num w:numId="32">
    <w:abstractNumId w:val="17"/>
  </w:num>
  <w:num w:numId="33">
    <w:abstractNumId w:val="34"/>
  </w:num>
  <w:num w:numId="34">
    <w:abstractNumId w:val="30"/>
  </w:num>
  <w:num w:numId="35">
    <w:abstractNumId w:val="37"/>
  </w:num>
  <w:num w:numId="36">
    <w:abstractNumId w:val="25"/>
  </w:num>
  <w:num w:numId="37">
    <w:abstractNumId w:val="7"/>
    <w:lvlOverride w:ilvl="0">
      <w:startOverride w:val="1"/>
    </w:lvlOverride>
  </w:num>
  <w:num w:numId="38">
    <w:abstractNumId w:val="18"/>
  </w:num>
  <w:num w:numId="39">
    <w:abstractNumId w:val="23"/>
  </w:num>
  <w:num w:numId="40">
    <w:abstractNumId w:val="13"/>
  </w:num>
  <w:num w:numId="4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trackRevisions/>
  <w:defaultTabStop w:val="720"/>
  <w:drawingGridHorizontalSpacing w:val="100"/>
  <w:displayHorizontalDrawingGridEvery w:val="2"/>
  <w:displayVerticalDrawingGridEvery w:val="2"/>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13B"/>
    <w:rsid w:val="000253EC"/>
    <w:rsid w:val="00031337"/>
    <w:rsid w:val="0003245D"/>
    <w:rsid w:val="00033910"/>
    <w:rsid w:val="0003753E"/>
    <w:rsid w:val="00055E7E"/>
    <w:rsid w:val="00066A57"/>
    <w:rsid w:val="00066E1C"/>
    <w:rsid w:val="00070D70"/>
    <w:rsid w:val="000740F5"/>
    <w:rsid w:val="000801DE"/>
    <w:rsid w:val="00083472"/>
    <w:rsid w:val="00083D97"/>
    <w:rsid w:val="000852EC"/>
    <w:rsid w:val="0008731D"/>
    <w:rsid w:val="000C7C14"/>
    <w:rsid w:val="000D5176"/>
    <w:rsid w:val="000E3167"/>
    <w:rsid w:val="001138B3"/>
    <w:rsid w:val="00123398"/>
    <w:rsid w:val="00136455"/>
    <w:rsid w:val="00137CAB"/>
    <w:rsid w:val="00144E0A"/>
    <w:rsid w:val="0014704B"/>
    <w:rsid w:val="00151C37"/>
    <w:rsid w:val="001572FF"/>
    <w:rsid w:val="0016513B"/>
    <w:rsid w:val="00181962"/>
    <w:rsid w:val="00191AC7"/>
    <w:rsid w:val="001969ED"/>
    <w:rsid w:val="00196CD0"/>
    <w:rsid w:val="001A28E6"/>
    <w:rsid w:val="001A4B6C"/>
    <w:rsid w:val="001C3FA0"/>
    <w:rsid w:val="001D7D91"/>
    <w:rsid w:val="001E29F5"/>
    <w:rsid w:val="001E340C"/>
    <w:rsid w:val="001F3BC0"/>
    <w:rsid w:val="001F466F"/>
    <w:rsid w:val="00211362"/>
    <w:rsid w:val="00215B69"/>
    <w:rsid w:val="002268E8"/>
    <w:rsid w:val="002338B6"/>
    <w:rsid w:val="002500B5"/>
    <w:rsid w:val="002571DF"/>
    <w:rsid w:val="00257EFC"/>
    <w:rsid w:val="0027129D"/>
    <w:rsid w:val="0027727C"/>
    <w:rsid w:val="00285D03"/>
    <w:rsid w:val="002916C2"/>
    <w:rsid w:val="0029255E"/>
    <w:rsid w:val="00294D3E"/>
    <w:rsid w:val="002A4A73"/>
    <w:rsid w:val="002B0D17"/>
    <w:rsid w:val="002C1576"/>
    <w:rsid w:val="002F374C"/>
    <w:rsid w:val="002F565B"/>
    <w:rsid w:val="00316E16"/>
    <w:rsid w:val="0032193B"/>
    <w:rsid w:val="00326294"/>
    <w:rsid w:val="00331C64"/>
    <w:rsid w:val="003357D6"/>
    <w:rsid w:val="00353F08"/>
    <w:rsid w:val="00362A52"/>
    <w:rsid w:val="003752F3"/>
    <w:rsid w:val="00391194"/>
    <w:rsid w:val="003916AE"/>
    <w:rsid w:val="00391A25"/>
    <w:rsid w:val="00395949"/>
    <w:rsid w:val="003C2DD7"/>
    <w:rsid w:val="003D432D"/>
    <w:rsid w:val="003D73F1"/>
    <w:rsid w:val="003D7937"/>
    <w:rsid w:val="003F72C3"/>
    <w:rsid w:val="00403E0C"/>
    <w:rsid w:val="00407588"/>
    <w:rsid w:val="00417D2B"/>
    <w:rsid w:val="00431ADE"/>
    <w:rsid w:val="00431E8C"/>
    <w:rsid w:val="004321B9"/>
    <w:rsid w:val="00432AA5"/>
    <w:rsid w:val="0044444E"/>
    <w:rsid w:val="00461DFF"/>
    <w:rsid w:val="004626DF"/>
    <w:rsid w:val="004767F2"/>
    <w:rsid w:val="004850E2"/>
    <w:rsid w:val="004A4444"/>
    <w:rsid w:val="004C7984"/>
    <w:rsid w:val="004D0715"/>
    <w:rsid w:val="004F4397"/>
    <w:rsid w:val="005139F6"/>
    <w:rsid w:val="005164AA"/>
    <w:rsid w:val="0052664A"/>
    <w:rsid w:val="00537F2F"/>
    <w:rsid w:val="005538FC"/>
    <w:rsid w:val="005570F0"/>
    <w:rsid w:val="00572D1C"/>
    <w:rsid w:val="005956D7"/>
    <w:rsid w:val="005A45C4"/>
    <w:rsid w:val="005A7F25"/>
    <w:rsid w:val="005B0091"/>
    <w:rsid w:val="005B2500"/>
    <w:rsid w:val="005C6384"/>
    <w:rsid w:val="005D0FE6"/>
    <w:rsid w:val="005D50EB"/>
    <w:rsid w:val="005D6A0E"/>
    <w:rsid w:val="005D6C36"/>
    <w:rsid w:val="005E21CD"/>
    <w:rsid w:val="00600392"/>
    <w:rsid w:val="0061584B"/>
    <w:rsid w:val="00636C17"/>
    <w:rsid w:val="006445D2"/>
    <w:rsid w:val="00651823"/>
    <w:rsid w:val="006526AC"/>
    <w:rsid w:val="006578E0"/>
    <w:rsid w:val="006702BB"/>
    <w:rsid w:val="00676667"/>
    <w:rsid w:val="00683CC9"/>
    <w:rsid w:val="00695386"/>
    <w:rsid w:val="006A0285"/>
    <w:rsid w:val="006A2DDD"/>
    <w:rsid w:val="006B2F95"/>
    <w:rsid w:val="006B6CAC"/>
    <w:rsid w:val="006C6282"/>
    <w:rsid w:val="006E06DC"/>
    <w:rsid w:val="006E20DF"/>
    <w:rsid w:val="006F428E"/>
    <w:rsid w:val="006F4885"/>
    <w:rsid w:val="006F5766"/>
    <w:rsid w:val="006F7646"/>
    <w:rsid w:val="00727468"/>
    <w:rsid w:val="00731799"/>
    <w:rsid w:val="0073252C"/>
    <w:rsid w:val="0073270D"/>
    <w:rsid w:val="0074035A"/>
    <w:rsid w:val="00766B8B"/>
    <w:rsid w:val="00795E6A"/>
    <w:rsid w:val="00796AB1"/>
    <w:rsid w:val="007A15A1"/>
    <w:rsid w:val="007A711A"/>
    <w:rsid w:val="007B5479"/>
    <w:rsid w:val="007B628C"/>
    <w:rsid w:val="007B6B83"/>
    <w:rsid w:val="007D2574"/>
    <w:rsid w:val="007D3BB3"/>
    <w:rsid w:val="007E393A"/>
    <w:rsid w:val="0080463B"/>
    <w:rsid w:val="0080756A"/>
    <w:rsid w:val="00810906"/>
    <w:rsid w:val="008121E9"/>
    <w:rsid w:val="008211FF"/>
    <w:rsid w:val="00823782"/>
    <w:rsid w:val="00867AD4"/>
    <w:rsid w:val="00871777"/>
    <w:rsid w:val="008768C3"/>
    <w:rsid w:val="00881610"/>
    <w:rsid w:val="00883144"/>
    <w:rsid w:val="008A2851"/>
    <w:rsid w:val="008A4BB8"/>
    <w:rsid w:val="008B0186"/>
    <w:rsid w:val="008D6997"/>
    <w:rsid w:val="008E6F16"/>
    <w:rsid w:val="008F372B"/>
    <w:rsid w:val="00900788"/>
    <w:rsid w:val="00900B83"/>
    <w:rsid w:val="00901EA5"/>
    <w:rsid w:val="0090548C"/>
    <w:rsid w:val="00915212"/>
    <w:rsid w:val="00915F6F"/>
    <w:rsid w:val="00916BC5"/>
    <w:rsid w:val="00920976"/>
    <w:rsid w:val="00925880"/>
    <w:rsid w:val="009303FA"/>
    <w:rsid w:val="00944068"/>
    <w:rsid w:val="00950B19"/>
    <w:rsid w:val="009525D9"/>
    <w:rsid w:val="00981F21"/>
    <w:rsid w:val="00982FC7"/>
    <w:rsid w:val="009845F7"/>
    <w:rsid w:val="009947B8"/>
    <w:rsid w:val="009A3190"/>
    <w:rsid w:val="009A4696"/>
    <w:rsid w:val="009B066D"/>
    <w:rsid w:val="009B1124"/>
    <w:rsid w:val="009C447A"/>
    <w:rsid w:val="009E20FE"/>
    <w:rsid w:val="009E2F90"/>
    <w:rsid w:val="009F311C"/>
    <w:rsid w:val="009F5538"/>
    <w:rsid w:val="009F55CA"/>
    <w:rsid w:val="009F5703"/>
    <w:rsid w:val="00A02707"/>
    <w:rsid w:val="00A0672B"/>
    <w:rsid w:val="00A11C97"/>
    <w:rsid w:val="00A13115"/>
    <w:rsid w:val="00A17623"/>
    <w:rsid w:val="00A23EF3"/>
    <w:rsid w:val="00A24424"/>
    <w:rsid w:val="00A31501"/>
    <w:rsid w:val="00A3519B"/>
    <w:rsid w:val="00A45060"/>
    <w:rsid w:val="00A625BF"/>
    <w:rsid w:val="00A65C44"/>
    <w:rsid w:val="00A70AB7"/>
    <w:rsid w:val="00A73C73"/>
    <w:rsid w:val="00A756CE"/>
    <w:rsid w:val="00A75908"/>
    <w:rsid w:val="00A94423"/>
    <w:rsid w:val="00A94967"/>
    <w:rsid w:val="00A97384"/>
    <w:rsid w:val="00AA4FCB"/>
    <w:rsid w:val="00AB0778"/>
    <w:rsid w:val="00AB3A2D"/>
    <w:rsid w:val="00AC694C"/>
    <w:rsid w:val="00AD1212"/>
    <w:rsid w:val="00AE2873"/>
    <w:rsid w:val="00AE3716"/>
    <w:rsid w:val="00AF5439"/>
    <w:rsid w:val="00AF6A49"/>
    <w:rsid w:val="00AF7260"/>
    <w:rsid w:val="00B0217E"/>
    <w:rsid w:val="00B02A8E"/>
    <w:rsid w:val="00B046DC"/>
    <w:rsid w:val="00B07271"/>
    <w:rsid w:val="00B07279"/>
    <w:rsid w:val="00B12C42"/>
    <w:rsid w:val="00B26BAD"/>
    <w:rsid w:val="00B340AD"/>
    <w:rsid w:val="00B42616"/>
    <w:rsid w:val="00B44C76"/>
    <w:rsid w:val="00B5227C"/>
    <w:rsid w:val="00B530B6"/>
    <w:rsid w:val="00B629C6"/>
    <w:rsid w:val="00B72931"/>
    <w:rsid w:val="00B81B7B"/>
    <w:rsid w:val="00B868CA"/>
    <w:rsid w:val="00B91FCD"/>
    <w:rsid w:val="00B9426A"/>
    <w:rsid w:val="00BA0BAD"/>
    <w:rsid w:val="00BA19ED"/>
    <w:rsid w:val="00BA3902"/>
    <w:rsid w:val="00BB4EF4"/>
    <w:rsid w:val="00BB6C95"/>
    <w:rsid w:val="00BC579D"/>
    <w:rsid w:val="00BD627A"/>
    <w:rsid w:val="00BE54EE"/>
    <w:rsid w:val="00C01391"/>
    <w:rsid w:val="00C23AB5"/>
    <w:rsid w:val="00C32A6F"/>
    <w:rsid w:val="00C33343"/>
    <w:rsid w:val="00C53AEB"/>
    <w:rsid w:val="00C54028"/>
    <w:rsid w:val="00C65C85"/>
    <w:rsid w:val="00C716D0"/>
    <w:rsid w:val="00C85FA7"/>
    <w:rsid w:val="00C9152B"/>
    <w:rsid w:val="00CA2DBD"/>
    <w:rsid w:val="00CA388C"/>
    <w:rsid w:val="00CA4D21"/>
    <w:rsid w:val="00CB6045"/>
    <w:rsid w:val="00CC70AC"/>
    <w:rsid w:val="00CC7FB7"/>
    <w:rsid w:val="00CD29B1"/>
    <w:rsid w:val="00CD30BF"/>
    <w:rsid w:val="00D006D4"/>
    <w:rsid w:val="00D01E44"/>
    <w:rsid w:val="00D03F71"/>
    <w:rsid w:val="00D12A07"/>
    <w:rsid w:val="00D2228B"/>
    <w:rsid w:val="00D23A23"/>
    <w:rsid w:val="00D307BB"/>
    <w:rsid w:val="00D31744"/>
    <w:rsid w:val="00D33ED7"/>
    <w:rsid w:val="00D42F95"/>
    <w:rsid w:val="00D444BB"/>
    <w:rsid w:val="00D46F60"/>
    <w:rsid w:val="00D6316E"/>
    <w:rsid w:val="00D66384"/>
    <w:rsid w:val="00D6760E"/>
    <w:rsid w:val="00D70444"/>
    <w:rsid w:val="00D73FC6"/>
    <w:rsid w:val="00D76AD3"/>
    <w:rsid w:val="00D82B3B"/>
    <w:rsid w:val="00D942F5"/>
    <w:rsid w:val="00DA28EF"/>
    <w:rsid w:val="00DD5FE3"/>
    <w:rsid w:val="00DE4FEC"/>
    <w:rsid w:val="00DE775C"/>
    <w:rsid w:val="00DF105A"/>
    <w:rsid w:val="00DF1A1B"/>
    <w:rsid w:val="00DF1EA6"/>
    <w:rsid w:val="00E02276"/>
    <w:rsid w:val="00E406A2"/>
    <w:rsid w:val="00E43464"/>
    <w:rsid w:val="00E5025A"/>
    <w:rsid w:val="00E50EB6"/>
    <w:rsid w:val="00E563D3"/>
    <w:rsid w:val="00E5658B"/>
    <w:rsid w:val="00E605DE"/>
    <w:rsid w:val="00E72C04"/>
    <w:rsid w:val="00E81C9C"/>
    <w:rsid w:val="00E86010"/>
    <w:rsid w:val="00E8645D"/>
    <w:rsid w:val="00E95266"/>
    <w:rsid w:val="00E954E0"/>
    <w:rsid w:val="00EA7E7C"/>
    <w:rsid w:val="00EB4564"/>
    <w:rsid w:val="00EB53C2"/>
    <w:rsid w:val="00EC0DAE"/>
    <w:rsid w:val="00ED2BCF"/>
    <w:rsid w:val="00ED60E2"/>
    <w:rsid w:val="00EE1228"/>
    <w:rsid w:val="00EF7202"/>
    <w:rsid w:val="00F01375"/>
    <w:rsid w:val="00F01D1B"/>
    <w:rsid w:val="00F052CE"/>
    <w:rsid w:val="00F12C85"/>
    <w:rsid w:val="00F30403"/>
    <w:rsid w:val="00F360E5"/>
    <w:rsid w:val="00F40130"/>
    <w:rsid w:val="00F41CC5"/>
    <w:rsid w:val="00F56A4A"/>
    <w:rsid w:val="00F61C13"/>
    <w:rsid w:val="00F65144"/>
    <w:rsid w:val="00F73D44"/>
    <w:rsid w:val="00F7720B"/>
    <w:rsid w:val="00F81455"/>
    <w:rsid w:val="00F81E11"/>
    <w:rsid w:val="00F84B3D"/>
    <w:rsid w:val="00F909B2"/>
    <w:rsid w:val="00FA21D6"/>
    <w:rsid w:val="00FB445F"/>
    <w:rsid w:val="00FC1C5B"/>
    <w:rsid w:val="00FD14F0"/>
    <w:rsid w:val="00FD20D9"/>
    <w:rsid w:val="00FE42AE"/>
    <w:rsid w:val="00FE5080"/>
    <w:rsid w:val="00FE7CD0"/>
    <w:rsid w:val="00FF6442"/>
    <w:rsid w:val="00FF7BD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7F15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w:uiPriority="0"/>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1DF"/>
    <w:pPr>
      <w:spacing w:before="60" w:after="60" w:line="288" w:lineRule="auto"/>
      <w:jc w:val="both"/>
    </w:pPr>
    <w:rPr>
      <w:rFonts w:ascii="Arial" w:hAnsi="Arial"/>
    </w:rPr>
  </w:style>
  <w:style w:type="paragraph" w:styleId="Heading1">
    <w:name w:val="heading 1"/>
    <w:basedOn w:val="Normal"/>
    <w:next w:val="Normal"/>
    <w:link w:val="Heading1Char"/>
    <w:uiPriority w:val="9"/>
    <w:qFormat/>
    <w:rsid w:val="002571DF"/>
    <w:pPr>
      <w:pageBreakBefore/>
      <w:numPr>
        <w:numId w:val="8"/>
      </w:numPr>
      <w:outlineLvl w:val="0"/>
    </w:pPr>
    <w:rPr>
      <w:rFonts w:ascii="Tahoma" w:eastAsiaTheme="majorEastAsia" w:hAnsi="Tahoma" w:cstheme="majorBidi"/>
      <w:b/>
      <w:bCs/>
      <w:sz w:val="32"/>
      <w:szCs w:val="28"/>
    </w:rPr>
  </w:style>
  <w:style w:type="paragraph" w:styleId="Heading2">
    <w:name w:val="heading 2"/>
    <w:basedOn w:val="Normal"/>
    <w:next w:val="Normal"/>
    <w:link w:val="Heading2Char"/>
    <w:uiPriority w:val="9"/>
    <w:unhideWhenUsed/>
    <w:qFormat/>
    <w:rsid w:val="002571DF"/>
    <w:pPr>
      <w:keepNext/>
      <w:keepLines/>
      <w:numPr>
        <w:ilvl w:val="1"/>
        <w:numId w:val="8"/>
      </w:numPr>
      <w:tabs>
        <w:tab w:val="left" w:pos="709"/>
      </w:tabs>
      <w:spacing w:before="480" w:after="120" w:line="240" w:lineRule="auto"/>
      <w:outlineLvl w:val="1"/>
    </w:pPr>
    <w:rPr>
      <w:rFonts w:ascii="Tahoma" w:eastAsiaTheme="majorEastAsia" w:hAnsi="Tahoma" w:cstheme="majorBidi"/>
      <w:b/>
      <w:bCs/>
      <w:sz w:val="28"/>
      <w:szCs w:val="26"/>
    </w:rPr>
  </w:style>
  <w:style w:type="paragraph" w:styleId="Heading3">
    <w:name w:val="heading 3"/>
    <w:basedOn w:val="Normal"/>
    <w:next w:val="Normal"/>
    <w:link w:val="Heading3Char"/>
    <w:uiPriority w:val="9"/>
    <w:unhideWhenUsed/>
    <w:qFormat/>
    <w:rsid w:val="002571DF"/>
    <w:pPr>
      <w:keepNext/>
      <w:keepLines/>
      <w:numPr>
        <w:ilvl w:val="2"/>
        <w:numId w:val="8"/>
      </w:numPr>
      <w:tabs>
        <w:tab w:val="left" w:pos="981"/>
      </w:tabs>
      <w:spacing w:before="360" w:line="240" w:lineRule="auto"/>
      <w:outlineLvl w:val="2"/>
    </w:pPr>
    <w:rPr>
      <w:rFonts w:ascii="Tahoma" w:eastAsiaTheme="majorEastAsia" w:hAnsi="Tahoma" w:cstheme="majorBidi"/>
      <w:b/>
      <w:bCs/>
      <w:i/>
      <w:sz w:val="28"/>
    </w:rPr>
  </w:style>
  <w:style w:type="paragraph" w:styleId="Heading4">
    <w:name w:val="heading 4"/>
    <w:basedOn w:val="Normal"/>
    <w:next w:val="Normal"/>
    <w:link w:val="Heading4Char"/>
    <w:uiPriority w:val="9"/>
    <w:unhideWhenUsed/>
    <w:qFormat/>
    <w:rsid w:val="002571DF"/>
    <w:pPr>
      <w:keepNext/>
      <w:keepLines/>
      <w:numPr>
        <w:ilvl w:val="3"/>
        <w:numId w:val="8"/>
      </w:numPr>
      <w:spacing w:before="240" w:line="240" w:lineRule="auto"/>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2571DF"/>
    <w:pPr>
      <w:keepNext/>
      <w:keepLines/>
      <w:numPr>
        <w:ilvl w:val="4"/>
        <w:numId w:val="8"/>
      </w:numPr>
      <w:spacing w:before="240" w:line="240" w:lineRule="auto"/>
      <w:outlineLvl w:val="4"/>
    </w:pPr>
    <w:rPr>
      <w:rFonts w:ascii="Tahoma" w:eastAsiaTheme="majorEastAsia" w:hAnsi="Tahoma" w:cstheme="majorBidi"/>
      <w:sz w:val="24"/>
      <w:u w:val="single"/>
    </w:rPr>
  </w:style>
  <w:style w:type="paragraph" w:styleId="Heading6">
    <w:name w:val="heading 6"/>
    <w:basedOn w:val="Normal"/>
    <w:next w:val="Normal"/>
    <w:link w:val="Heading6Char"/>
    <w:uiPriority w:val="9"/>
    <w:unhideWhenUsed/>
    <w:qFormat/>
    <w:rsid w:val="002571DF"/>
    <w:pPr>
      <w:keepNext/>
      <w:keepLines/>
      <w:numPr>
        <w:ilvl w:val="5"/>
        <w:numId w:val="8"/>
      </w:numPr>
      <w:spacing w:before="240" w:line="240" w:lineRule="auto"/>
      <w:outlineLvl w:val="5"/>
    </w:pPr>
    <w:rPr>
      <w:rFonts w:ascii="Tahoma" w:eastAsiaTheme="majorEastAsia" w:hAnsi="Tahoma" w:cstheme="majorBidi"/>
      <w:i/>
      <w:iCs/>
      <w:color w:val="243F60" w:themeColor="accent1" w:themeShade="7F"/>
    </w:rPr>
  </w:style>
  <w:style w:type="paragraph" w:styleId="Heading7">
    <w:name w:val="heading 7"/>
    <w:basedOn w:val="Normal"/>
    <w:next w:val="Normal"/>
    <w:link w:val="Heading7Char"/>
    <w:uiPriority w:val="9"/>
    <w:unhideWhenUsed/>
    <w:qFormat/>
    <w:rsid w:val="002571D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klients">
    <w:name w:val="Title-klients"/>
    <w:basedOn w:val="Normal"/>
    <w:qFormat/>
    <w:rsid w:val="002571DF"/>
    <w:pPr>
      <w:spacing w:before="240" w:after="0"/>
      <w:jc w:val="center"/>
    </w:pPr>
    <w:rPr>
      <w:caps/>
    </w:rPr>
  </w:style>
  <w:style w:type="paragraph" w:customStyle="1" w:styleId="Titlearatstarpi">
    <w:name w:val="Title ar atstarpi"/>
    <w:basedOn w:val="Title-klients"/>
    <w:qFormat/>
    <w:rsid w:val="002571DF"/>
    <w:pPr>
      <w:spacing w:before="3960" w:after="120" w:line="240" w:lineRule="auto"/>
    </w:pPr>
    <w:rPr>
      <w:b/>
      <w:caps w:val="0"/>
      <w:smallCaps/>
      <w:spacing w:val="60"/>
      <w:sz w:val="36"/>
    </w:rPr>
  </w:style>
  <w:style w:type="paragraph" w:customStyle="1" w:styleId="Titleapaksprojekta">
    <w:name w:val="Title apaksprojekta"/>
    <w:basedOn w:val="Titlearatstarpi"/>
    <w:qFormat/>
    <w:rsid w:val="002571DF"/>
    <w:pPr>
      <w:spacing w:before="120"/>
    </w:pPr>
    <w:rPr>
      <w:rFonts w:ascii="Arial Bold" w:hAnsi="Arial Bold"/>
      <w:spacing w:val="0"/>
      <w:sz w:val="44"/>
    </w:rPr>
  </w:style>
  <w:style w:type="paragraph" w:customStyle="1" w:styleId="Titledokumenta">
    <w:name w:val="Title dokumenta"/>
    <w:basedOn w:val="Titleapaksprojekta"/>
    <w:qFormat/>
    <w:rsid w:val="002571DF"/>
    <w:pPr>
      <w:spacing w:before="1080" w:after="60" w:line="288" w:lineRule="auto"/>
    </w:pPr>
    <w:rPr>
      <w:rFonts w:ascii="Arial" w:hAnsi="Arial"/>
      <w:b w:val="0"/>
      <w:sz w:val="36"/>
    </w:rPr>
  </w:style>
  <w:style w:type="paragraph" w:customStyle="1" w:styleId="Titledokumentakods">
    <w:name w:val="Title dokumenta kods"/>
    <w:basedOn w:val="Normal"/>
    <w:qFormat/>
    <w:rsid w:val="00211362"/>
    <w:pPr>
      <w:spacing w:before="240" w:after="6000"/>
      <w:jc w:val="center"/>
    </w:pPr>
    <w:rPr>
      <w:b/>
      <w:smallCaps/>
      <w:sz w:val="28"/>
    </w:rPr>
  </w:style>
  <w:style w:type="table" w:styleId="TableGrid">
    <w:name w:val="Table Grid"/>
    <w:basedOn w:val="TableNormal"/>
    <w:uiPriority w:val="59"/>
    <w:rsid w:val="002571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ptright">
    <w:name w:val="10pt right"/>
    <w:basedOn w:val="Normal"/>
    <w:qFormat/>
    <w:rsid w:val="002571DF"/>
    <w:pPr>
      <w:spacing w:after="0" w:line="240" w:lineRule="auto"/>
      <w:jc w:val="right"/>
    </w:pPr>
    <w:rPr>
      <w:sz w:val="20"/>
    </w:rPr>
  </w:style>
  <w:style w:type="paragraph" w:styleId="BalloonText">
    <w:name w:val="Balloon Text"/>
    <w:basedOn w:val="Normal"/>
    <w:link w:val="BalloonTextChar"/>
    <w:uiPriority w:val="99"/>
    <w:semiHidden/>
    <w:unhideWhenUsed/>
    <w:rsid w:val="0025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1DF"/>
    <w:rPr>
      <w:rFonts w:ascii="Tahoma" w:hAnsi="Tahoma" w:cs="Tahoma"/>
      <w:sz w:val="16"/>
      <w:szCs w:val="16"/>
    </w:rPr>
  </w:style>
  <w:style w:type="paragraph" w:customStyle="1" w:styleId="Titleversija">
    <w:name w:val="Title versija"/>
    <w:aliases w:val="datums"/>
    <w:basedOn w:val="Titledokumentakods"/>
    <w:qFormat/>
    <w:rsid w:val="002571DF"/>
    <w:pPr>
      <w:spacing w:before="60" w:after="5200"/>
    </w:pPr>
    <w:rPr>
      <w:b w:val="0"/>
      <w:smallCaps w:val="0"/>
      <w:sz w:val="26"/>
    </w:rPr>
  </w:style>
  <w:style w:type="paragraph" w:customStyle="1" w:styleId="10ptcenter">
    <w:name w:val="10pt center"/>
    <w:basedOn w:val="Titleversija"/>
    <w:qFormat/>
    <w:rsid w:val="002571DF"/>
    <w:pPr>
      <w:spacing w:before="0" w:after="60" w:line="240" w:lineRule="auto"/>
      <w:contextualSpacing/>
    </w:pPr>
    <w:rPr>
      <w:sz w:val="20"/>
    </w:rPr>
  </w:style>
  <w:style w:type="character" w:styleId="Hyperlink">
    <w:name w:val="Hyperlink"/>
    <w:basedOn w:val="DefaultParagraphFont"/>
    <w:uiPriority w:val="99"/>
    <w:unhideWhenUsed/>
    <w:rsid w:val="002571DF"/>
    <w:rPr>
      <w:color w:val="0000FF" w:themeColor="hyperlink"/>
      <w:u w:val="single"/>
    </w:rPr>
  </w:style>
  <w:style w:type="paragraph" w:customStyle="1" w:styleId="12pt">
    <w:name w:val="12pt"/>
    <w:aliases w:val="center"/>
    <w:basedOn w:val="10ptcenter"/>
    <w:qFormat/>
    <w:rsid w:val="002571DF"/>
    <w:pPr>
      <w:spacing w:before="120"/>
    </w:pPr>
    <w:rPr>
      <w:sz w:val="24"/>
    </w:rPr>
  </w:style>
  <w:style w:type="paragraph" w:styleId="Header">
    <w:name w:val="header"/>
    <w:basedOn w:val="Normal"/>
    <w:link w:val="HeaderChar"/>
    <w:uiPriority w:val="99"/>
    <w:unhideWhenUsed/>
    <w:rsid w:val="002571DF"/>
    <w:pPr>
      <w:tabs>
        <w:tab w:val="center" w:pos="4513"/>
        <w:tab w:val="right" w:pos="9639"/>
      </w:tabs>
      <w:spacing w:before="0" w:after="0" w:line="240" w:lineRule="auto"/>
    </w:pPr>
    <w:rPr>
      <w:sz w:val="16"/>
    </w:rPr>
  </w:style>
  <w:style w:type="character" w:customStyle="1" w:styleId="HeaderChar">
    <w:name w:val="Header Char"/>
    <w:basedOn w:val="DefaultParagraphFont"/>
    <w:link w:val="Header"/>
    <w:uiPriority w:val="99"/>
    <w:rsid w:val="002571DF"/>
    <w:rPr>
      <w:rFonts w:ascii="Arial" w:hAnsi="Arial"/>
      <w:sz w:val="16"/>
    </w:rPr>
  </w:style>
  <w:style w:type="paragraph" w:styleId="Footer">
    <w:name w:val="footer"/>
    <w:basedOn w:val="Normal"/>
    <w:link w:val="FooterChar"/>
    <w:uiPriority w:val="99"/>
    <w:unhideWhenUsed/>
    <w:rsid w:val="002571DF"/>
    <w:pPr>
      <w:tabs>
        <w:tab w:val="center" w:pos="4513"/>
        <w:tab w:val="right" w:pos="9639"/>
      </w:tabs>
      <w:spacing w:before="0" w:after="0" w:line="240" w:lineRule="auto"/>
    </w:pPr>
    <w:rPr>
      <w:sz w:val="16"/>
    </w:rPr>
  </w:style>
  <w:style w:type="character" w:customStyle="1" w:styleId="FooterChar">
    <w:name w:val="Footer Char"/>
    <w:basedOn w:val="DefaultParagraphFont"/>
    <w:link w:val="Footer"/>
    <w:uiPriority w:val="99"/>
    <w:rsid w:val="002571DF"/>
    <w:rPr>
      <w:rFonts w:ascii="Arial" w:hAnsi="Arial"/>
      <w:sz w:val="16"/>
    </w:rPr>
  </w:style>
  <w:style w:type="character" w:styleId="PageNumber">
    <w:name w:val="page number"/>
    <w:basedOn w:val="DefaultParagraphFont"/>
    <w:rsid w:val="002571DF"/>
    <w:rPr>
      <w:rFonts w:cs="Times New Roman"/>
    </w:rPr>
  </w:style>
  <w:style w:type="table" w:customStyle="1" w:styleId="TableClassic1">
    <w:name w:val="Table Classic1"/>
    <w:basedOn w:val="TableNormal"/>
    <w:uiPriority w:val="99"/>
    <w:rsid w:val="002571DF"/>
    <w:pPr>
      <w:spacing w:after="0" w:line="240" w:lineRule="auto"/>
    </w:pPr>
    <w:rPr>
      <w:rFonts w:ascii="Arial" w:hAnsi="Arial"/>
      <w:sz w:val="20"/>
    </w:rPr>
    <w:tblPr>
      <w:tblStyleColBandSize w:val="1"/>
      <w:tblInd w:w="0" w:type="dxa"/>
      <w:tblBorders>
        <w:top w:val="single" w:sz="12" w:space="0" w:color="auto"/>
        <w:bottom w:val="single" w:sz="2" w:space="0" w:color="auto"/>
        <w:insideV w:val="single" w:sz="2" w:space="0" w:color="auto"/>
      </w:tblBorders>
      <w:tblCellMar>
        <w:top w:w="0" w:type="dxa"/>
        <w:left w:w="108" w:type="dxa"/>
        <w:bottom w:w="0" w:type="dxa"/>
        <w:right w:w="108" w:type="dxa"/>
      </w:tblCellMar>
    </w:tblPr>
  </w:style>
  <w:style w:type="paragraph" w:customStyle="1" w:styleId="Tablebody">
    <w:name w:val="Table body"/>
    <w:basedOn w:val="Normal"/>
    <w:link w:val="TablebodyChar"/>
    <w:uiPriority w:val="99"/>
    <w:qFormat/>
    <w:rsid w:val="002571DF"/>
    <w:pPr>
      <w:spacing w:before="40" w:after="40" w:line="240" w:lineRule="auto"/>
      <w:jc w:val="left"/>
    </w:pPr>
    <w:rPr>
      <w:sz w:val="20"/>
    </w:rPr>
  </w:style>
  <w:style w:type="paragraph" w:customStyle="1" w:styleId="Bold">
    <w:name w:val="Bold"/>
    <w:aliases w:val="Small caps"/>
    <w:basedOn w:val="Tablebody"/>
    <w:qFormat/>
    <w:rsid w:val="002571DF"/>
    <w:pPr>
      <w:spacing w:before="60" w:after="60" w:line="288" w:lineRule="auto"/>
    </w:pPr>
    <w:rPr>
      <w:b/>
      <w:smallCaps/>
      <w:sz w:val="22"/>
    </w:rPr>
  </w:style>
  <w:style w:type="paragraph" w:customStyle="1" w:styleId="Saturs">
    <w:name w:val="Saturs"/>
    <w:basedOn w:val="Normal"/>
    <w:qFormat/>
    <w:rsid w:val="002571DF"/>
    <w:pPr>
      <w:jc w:val="left"/>
    </w:pPr>
    <w:rPr>
      <w:rFonts w:ascii="Tahoma" w:hAnsi="Tahoma"/>
      <w:b/>
      <w:sz w:val="32"/>
    </w:rPr>
  </w:style>
  <w:style w:type="character" w:customStyle="1" w:styleId="Heading1Char">
    <w:name w:val="Heading 1 Char"/>
    <w:basedOn w:val="DefaultParagraphFont"/>
    <w:link w:val="Heading1"/>
    <w:uiPriority w:val="9"/>
    <w:rsid w:val="002571DF"/>
    <w:rPr>
      <w:rFonts w:ascii="Tahoma" w:eastAsiaTheme="majorEastAsia" w:hAnsi="Tahoma" w:cstheme="majorBidi"/>
      <w:b/>
      <w:bCs/>
      <w:sz w:val="32"/>
      <w:szCs w:val="28"/>
    </w:rPr>
  </w:style>
  <w:style w:type="paragraph" w:styleId="TOC1">
    <w:name w:val="toc 1"/>
    <w:basedOn w:val="Normal"/>
    <w:next w:val="Normal"/>
    <w:autoRedefine/>
    <w:uiPriority w:val="39"/>
    <w:unhideWhenUsed/>
    <w:rsid w:val="002571DF"/>
    <w:pPr>
      <w:tabs>
        <w:tab w:val="left" w:pos="397"/>
        <w:tab w:val="right" w:leader="dot" w:pos="9639"/>
      </w:tabs>
      <w:spacing w:before="0" w:after="120"/>
      <w:ind w:left="397" w:hanging="397"/>
    </w:pPr>
    <w:rPr>
      <w:rFonts w:ascii="Arial Bold" w:hAnsi="Arial Bold"/>
      <w:b/>
      <w:caps/>
    </w:rPr>
  </w:style>
  <w:style w:type="paragraph" w:styleId="TOC2">
    <w:name w:val="toc 2"/>
    <w:basedOn w:val="Normal"/>
    <w:next w:val="Normal"/>
    <w:autoRedefine/>
    <w:uiPriority w:val="39"/>
    <w:unhideWhenUsed/>
    <w:rsid w:val="002571DF"/>
    <w:pPr>
      <w:tabs>
        <w:tab w:val="left" w:pos="964"/>
        <w:tab w:val="right" w:leader="dot" w:pos="9639"/>
      </w:tabs>
      <w:spacing w:before="0"/>
      <w:ind w:left="964" w:hanging="567"/>
    </w:pPr>
    <w:rPr>
      <w:rFonts w:ascii="Arial Bold" w:hAnsi="Arial Bold"/>
      <w:b/>
    </w:rPr>
  </w:style>
  <w:style w:type="paragraph" w:styleId="TOC3">
    <w:name w:val="toc 3"/>
    <w:basedOn w:val="Normal"/>
    <w:next w:val="Normal"/>
    <w:autoRedefine/>
    <w:uiPriority w:val="39"/>
    <w:unhideWhenUsed/>
    <w:rsid w:val="002571DF"/>
    <w:pPr>
      <w:tabs>
        <w:tab w:val="left" w:pos="1814"/>
        <w:tab w:val="right" w:leader="dot" w:pos="9639"/>
      </w:tabs>
      <w:spacing w:before="0"/>
      <w:ind w:left="1701" w:hanging="737"/>
    </w:pPr>
  </w:style>
  <w:style w:type="paragraph" w:styleId="TOC4">
    <w:name w:val="toc 4"/>
    <w:basedOn w:val="Normal"/>
    <w:next w:val="Normal"/>
    <w:autoRedefine/>
    <w:uiPriority w:val="39"/>
    <w:unhideWhenUsed/>
    <w:rsid w:val="002571DF"/>
    <w:pPr>
      <w:tabs>
        <w:tab w:val="left" w:pos="2381"/>
        <w:tab w:val="right" w:leader="dot" w:pos="9639"/>
      </w:tabs>
      <w:spacing w:before="0"/>
      <w:ind w:left="2268" w:hanging="737"/>
    </w:pPr>
    <w:rPr>
      <w:i/>
      <w:sz w:val="20"/>
    </w:rPr>
  </w:style>
  <w:style w:type="paragraph" w:styleId="TOC5">
    <w:name w:val="toc 5"/>
    <w:basedOn w:val="Normal"/>
    <w:next w:val="Normal"/>
    <w:autoRedefine/>
    <w:uiPriority w:val="39"/>
    <w:semiHidden/>
    <w:unhideWhenUsed/>
    <w:rsid w:val="002571DF"/>
    <w:pPr>
      <w:tabs>
        <w:tab w:val="left" w:pos="3232"/>
        <w:tab w:val="right" w:leader="dot" w:pos="9639"/>
      </w:tabs>
      <w:spacing w:before="0"/>
      <w:ind w:left="3062" w:hanging="964"/>
    </w:pPr>
    <w:rPr>
      <w:rFonts w:ascii="Times New Roman" w:hAnsi="Times New Roman"/>
      <w:i/>
    </w:rPr>
  </w:style>
  <w:style w:type="character" w:customStyle="1" w:styleId="Heading2Char">
    <w:name w:val="Heading 2 Char"/>
    <w:basedOn w:val="DefaultParagraphFont"/>
    <w:link w:val="Heading2"/>
    <w:uiPriority w:val="9"/>
    <w:rsid w:val="002571DF"/>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2571DF"/>
    <w:rPr>
      <w:rFonts w:ascii="Tahoma" w:eastAsiaTheme="majorEastAsia" w:hAnsi="Tahoma" w:cstheme="majorBidi"/>
      <w:b/>
      <w:bCs/>
      <w:i/>
      <w:sz w:val="28"/>
    </w:rPr>
  </w:style>
  <w:style w:type="character" w:customStyle="1" w:styleId="Heading4Char">
    <w:name w:val="Heading 4 Char"/>
    <w:basedOn w:val="DefaultParagraphFont"/>
    <w:link w:val="Heading4"/>
    <w:uiPriority w:val="9"/>
    <w:rsid w:val="002571DF"/>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2571DF"/>
    <w:rPr>
      <w:rFonts w:ascii="Tahoma" w:eastAsiaTheme="majorEastAsia" w:hAnsi="Tahoma" w:cstheme="majorBidi"/>
      <w:sz w:val="24"/>
      <w:u w:val="single"/>
    </w:rPr>
  </w:style>
  <w:style w:type="character" w:customStyle="1" w:styleId="Heading6Char">
    <w:name w:val="Heading 6 Char"/>
    <w:basedOn w:val="DefaultParagraphFont"/>
    <w:link w:val="Heading6"/>
    <w:uiPriority w:val="9"/>
    <w:rsid w:val="002571DF"/>
    <w:rPr>
      <w:rFonts w:ascii="Tahoma" w:eastAsiaTheme="majorEastAsia" w:hAnsi="Tahoma" w:cstheme="majorBidi"/>
      <w:i/>
      <w:iCs/>
      <w:color w:val="243F60" w:themeColor="accent1" w:themeShade="7F"/>
    </w:rPr>
  </w:style>
  <w:style w:type="paragraph" w:styleId="ListBullet">
    <w:name w:val="List Bullet"/>
    <w:basedOn w:val="Normal"/>
    <w:link w:val="ListBulletChar"/>
    <w:unhideWhenUsed/>
    <w:rsid w:val="002571DF"/>
    <w:pPr>
      <w:numPr>
        <w:numId w:val="1"/>
      </w:numPr>
      <w:tabs>
        <w:tab w:val="clear" w:pos="360"/>
      </w:tabs>
      <w:ind w:left="714" w:hanging="357"/>
    </w:pPr>
  </w:style>
  <w:style w:type="paragraph" w:styleId="TableofFigures">
    <w:name w:val="table of figures"/>
    <w:basedOn w:val="Normal"/>
    <w:next w:val="Normal"/>
    <w:uiPriority w:val="99"/>
    <w:unhideWhenUsed/>
    <w:rsid w:val="002571DF"/>
    <w:pPr>
      <w:tabs>
        <w:tab w:val="left" w:pos="964"/>
        <w:tab w:val="right" w:leader="dot" w:pos="9639"/>
      </w:tabs>
      <w:spacing w:before="0" w:after="0"/>
      <w:ind w:left="851" w:hanging="851"/>
    </w:pPr>
  </w:style>
  <w:style w:type="paragraph" w:styleId="ListBullet2">
    <w:name w:val="List Bullet 2"/>
    <w:basedOn w:val="Normal"/>
    <w:uiPriority w:val="99"/>
    <w:unhideWhenUsed/>
    <w:rsid w:val="002571DF"/>
    <w:pPr>
      <w:numPr>
        <w:numId w:val="2"/>
      </w:numPr>
      <w:contextualSpacing/>
    </w:pPr>
  </w:style>
  <w:style w:type="paragraph" w:styleId="ListBullet3">
    <w:name w:val="List Bullet 3"/>
    <w:basedOn w:val="Normal"/>
    <w:uiPriority w:val="99"/>
    <w:unhideWhenUsed/>
    <w:rsid w:val="002571DF"/>
    <w:pPr>
      <w:numPr>
        <w:numId w:val="3"/>
      </w:numPr>
      <w:contextualSpacing/>
    </w:pPr>
  </w:style>
  <w:style w:type="paragraph" w:styleId="ListBullet4">
    <w:name w:val="List Bullet 4"/>
    <w:basedOn w:val="Normal"/>
    <w:uiPriority w:val="99"/>
    <w:unhideWhenUsed/>
    <w:rsid w:val="002571DF"/>
    <w:pPr>
      <w:numPr>
        <w:numId w:val="4"/>
      </w:numPr>
      <w:contextualSpacing/>
    </w:pPr>
  </w:style>
  <w:style w:type="paragraph" w:styleId="ListContinue">
    <w:name w:val="List Continue"/>
    <w:basedOn w:val="Normal"/>
    <w:uiPriority w:val="99"/>
    <w:unhideWhenUsed/>
    <w:rsid w:val="002571DF"/>
    <w:pPr>
      <w:ind w:left="567"/>
      <w:contextualSpacing/>
    </w:pPr>
  </w:style>
  <w:style w:type="paragraph" w:styleId="ListContinue2">
    <w:name w:val="List Continue 2"/>
    <w:basedOn w:val="Normal"/>
    <w:uiPriority w:val="99"/>
    <w:unhideWhenUsed/>
    <w:rsid w:val="002571DF"/>
    <w:pPr>
      <w:ind w:left="851"/>
      <w:contextualSpacing/>
    </w:pPr>
  </w:style>
  <w:style w:type="paragraph" w:styleId="ListContinue3">
    <w:name w:val="List Continue 3"/>
    <w:basedOn w:val="Normal"/>
    <w:uiPriority w:val="99"/>
    <w:unhideWhenUsed/>
    <w:rsid w:val="002571DF"/>
    <w:pPr>
      <w:ind w:left="1134"/>
      <w:contextualSpacing/>
    </w:pPr>
  </w:style>
  <w:style w:type="paragraph" w:styleId="ListNumber">
    <w:name w:val="List Number"/>
    <w:basedOn w:val="Normal"/>
    <w:uiPriority w:val="99"/>
    <w:unhideWhenUsed/>
    <w:rsid w:val="002571DF"/>
    <w:pPr>
      <w:numPr>
        <w:numId w:val="10"/>
      </w:numPr>
      <w:tabs>
        <w:tab w:val="clear" w:pos="360"/>
      </w:tabs>
      <w:ind w:left="454" w:hanging="454"/>
      <w:contextualSpacing/>
    </w:pPr>
  </w:style>
  <w:style w:type="paragraph" w:styleId="ListNumber2">
    <w:name w:val="List Number 2"/>
    <w:basedOn w:val="Normal"/>
    <w:link w:val="ListNumber2Char"/>
    <w:uiPriority w:val="99"/>
    <w:unhideWhenUsed/>
    <w:rsid w:val="002571DF"/>
    <w:pPr>
      <w:numPr>
        <w:numId w:val="14"/>
      </w:numPr>
      <w:ind w:left="1021" w:hanging="567"/>
      <w:contextualSpacing/>
    </w:pPr>
  </w:style>
  <w:style w:type="paragraph" w:styleId="ListNumber3">
    <w:name w:val="List Number 3"/>
    <w:basedOn w:val="Normal"/>
    <w:uiPriority w:val="99"/>
    <w:unhideWhenUsed/>
    <w:rsid w:val="002571DF"/>
    <w:pPr>
      <w:numPr>
        <w:numId w:val="5"/>
      </w:numPr>
      <w:ind w:left="1360" w:hanging="680"/>
      <w:contextualSpacing/>
    </w:pPr>
  </w:style>
  <w:style w:type="paragraph" w:styleId="ListNumber4">
    <w:name w:val="List Number 4"/>
    <w:basedOn w:val="Normal"/>
    <w:uiPriority w:val="99"/>
    <w:unhideWhenUsed/>
    <w:rsid w:val="002571DF"/>
    <w:pPr>
      <w:numPr>
        <w:numId w:val="6"/>
      </w:numPr>
      <w:ind w:left="1702" w:hanging="851"/>
      <w:contextualSpacing/>
    </w:pPr>
  </w:style>
  <w:style w:type="paragraph" w:customStyle="1" w:styleId="Atsauce">
    <w:name w:val="Atsauce"/>
    <w:basedOn w:val="Normal"/>
    <w:rsid w:val="002571DF"/>
    <w:pPr>
      <w:numPr>
        <w:numId w:val="11"/>
      </w:numPr>
      <w:spacing w:after="0" w:line="360" w:lineRule="auto"/>
    </w:pPr>
    <w:rPr>
      <w:rFonts w:eastAsia="Times New Roman" w:cs="Times New Roman"/>
      <w:szCs w:val="24"/>
    </w:rPr>
  </w:style>
  <w:style w:type="paragraph" w:styleId="ListParagraph">
    <w:name w:val="List Paragraph"/>
    <w:basedOn w:val="Normal"/>
    <w:uiPriority w:val="34"/>
    <w:qFormat/>
    <w:rsid w:val="002571DF"/>
    <w:pPr>
      <w:ind w:left="720"/>
      <w:contextualSpacing/>
    </w:pPr>
  </w:style>
  <w:style w:type="character" w:customStyle="1" w:styleId="Heading7Char">
    <w:name w:val="Heading 7 Char"/>
    <w:basedOn w:val="DefaultParagraphFont"/>
    <w:link w:val="Heading7"/>
    <w:uiPriority w:val="9"/>
    <w:rsid w:val="002571DF"/>
    <w:rPr>
      <w:rFonts w:asciiTheme="majorHAnsi" w:eastAsiaTheme="majorEastAsia" w:hAnsiTheme="majorHAnsi" w:cstheme="majorBidi"/>
      <w:i/>
      <w:iCs/>
      <w:color w:val="404040" w:themeColor="text1" w:themeTint="BF"/>
    </w:rPr>
  </w:style>
  <w:style w:type="paragraph" w:styleId="BodyText">
    <w:name w:val="Body Text"/>
    <w:basedOn w:val="Normal"/>
    <w:link w:val="BodyTextChar"/>
    <w:autoRedefine/>
    <w:rsid w:val="002571DF"/>
    <w:pPr>
      <w:spacing w:before="120" w:after="0" w:line="240" w:lineRule="auto"/>
      <w:contextualSpacing/>
    </w:pPr>
    <w:rPr>
      <w:rFonts w:eastAsia="Batang" w:cs="Times New Roman"/>
      <w:szCs w:val="20"/>
    </w:rPr>
  </w:style>
  <w:style w:type="character" w:customStyle="1" w:styleId="BodyTextChar">
    <w:name w:val="Body Text Char"/>
    <w:basedOn w:val="DefaultParagraphFont"/>
    <w:link w:val="BodyText"/>
    <w:rsid w:val="002571DF"/>
    <w:rPr>
      <w:rFonts w:ascii="Arial" w:eastAsia="Batang" w:hAnsi="Arial" w:cs="Times New Roman"/>
      <w:szCs w:val="20"/>
    </w:rPr>
  </w:style>
  <w:style w:type="paragraph" w:customStyle="1" w:styleId="Tabletitle">
    <w:name w:val="Table title"/>
    <w:basedOn w:val="Title"/>
    <w:autoRedefine/>
    <w:rsid w:val="002571DF"/>
    <w:pPr>
      <w:keepNext/>
      <w:pBdr>
        <w:bottom w:val="none" w:sz="0" w:space="0" w:color="auto"/>
      </w:pBdr>
      <w:spacing w:after="120" w:line="360" w:lineRule="auto"/>
      <w:jc w:val="center"/>
    </w:pPr>
    <w:rPr>
      <w:rFonts w:ascii="Arial" w:eastAsia="Batang" w:hAnsi="Arial" w:cs="Times New Roman"/>
      <w:b/>
      <w:bCs/>
      <w:color w:val="auto"/>
      <w:spacing w:val="0"/>
      <w:kern w:val="0"/>
      <w:sz w:val="22"/>
      <w:szCs w:val="20"/>
    </w:rPr>
  </w:style>
  <w:style w:type="paragraph" w:styleId="ListBullet5">
    <w:name w:val="List Bullet 5"/>
    <w:basedOn w:val="Normal"/>
    <w:rsid w:val="002571DF"/>
    <w:pPr>
      <w:numPr>
        <w:numId w:val="9"/>
      </w:numPr>
      <w:ind w:left="1775" w:hanging="357"/>
      <w:contextualSpacing/>
    </w:pPr>
    <w:rPr>
      <w:rFonts w:eastAsia="Times New Roman" w:cs="Times New Roman"/>
    </w:rPr>
  </w:style>
  <w:style w:type="character" w:customStyle="1" w:styleId="TablebodyChar">
    <w:name w:val="Table body Char"/>
    <w:link w:val="Tablebody"/>
    <w:uiPriority w:val="99"/>
    <w:rsid w:val="002571DF"/>
    <w:rPr>
      <w:rFonts w:ascii="Arial" w:hAnsi="Arial"/>
      <w:sz w:val="20"/>
    </w:rPr>
  </w:style>
  <w:style w:type="paragraph" w:customStyle="1" w:styleId="StyleTablebodyBefore3ptAfter3pt">
    <w:name w:val="Style Table body + Before:  3 pt After:  3 pt"/>
    <w:basedOn w:val="Tablebody"/>
    <w:autoRedefine/>
    <w:rsid w:val="002571DF"/>
    <w:pPr>
      <w:spacing w:before="60" w:after="60"/>
    </w:pPr>
    <w:rPr>
      <w:rFonts w:eastAsia="Times New Roman" w:cs="Times New Roman"/>
      <w:b/>
      <w:bCs/>
      <w:szCs w:val="20"/>
    </w:rPr>
  </w:style>
  <w:style w:type="paragraph" w:styleId="Title">
    <w:name w:val="Title"/>
    <w:basedOn w:val="Normal"/>
    <w:next w:val="Normal"/>
    <w:link w:val="TitleChar"/>
    <w:uiPriority w:val="10"/>
    <w:qFormat/>
    <w:rsid w:val="002571D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1DF"/>
    <w:rPr>
      <w:rFonts w:asciiTheme="majorHAnsi" w:eastAsiaTheme="majorEastAsia" w:hAnsiTheme="majorHAnsi" w:cstheme="majorBidi"/>
      <w:color w:val="17365D" w:themeColor="text2" w:themeShade="BF"/>
      <w:spacing w:val="5"/>
      <w:kern w:val="28"/>
      <w:sz w:val="52"/>
      <w:szCs w:val="52"/>
    </w:rPr>
  </w:style>
  <w:style w:type="paragraph" w:customStyle="1" w:styleId="Tablenumber">
    <w:name w:val="Table number"/>
    <w:basedOn w:val="Tabletitle"/>
    <w:link w:val="TablenumberCharChar"/>
    <w:qFormat/>
    <w:rsid w:val="002571DF"/>
    <w:pPr>
      <w:spacing w:before="120" w:after="0"/>
      <w:jc w:val="right"/>
    </w:pPr>
    <w:rPr>
      <w:noProof/>
      <w:sz w:val="20"/>
    </w:rPr>
  </w:style>
  <w:style w:type="paragraph" w:styleId="Caption">
    <w:name w:val="caption"/>
    <w:basedOn w:val="Normal"/>
    <w:next w:val="Normal"/>
    <w:uiPriority w:val="35"/>
    <w:unhideWhenUsed/>
    <w:qFormat/>
    <w:rsid w:val="002571DF"/>
    <w:pPr>
      <w:spacing w:before="120" w:after="0" w:line="360" w:lineRule="auto"/>
      <w:jc w:val="right"/>
    </w:pPr>
    <w:rPr>
      <w:b/>
      <w:bCs/>
      <w:sz w:val="20"/>
      <w:szCs w:val="18"/>
    </w:rPr>
  </w:style>
  <w:style w:type="paragraph" w:customStyle="1" w:styleId="TablebodyB">
    <w:name w:val="Table body+B"/>
    <w:basedOn w:val="Tablebody"/>
    <w:qFormat/>
    <w:rsid w:val="002571DF"/>
    <w:rPr>
      <w:b/>
    </w:rPr>
  </w:style>
  <w:style w:type="paragraph" w:customStyle="1" w:styleId="Vieta">
    <w:name w:val="Vieta"/>
    <w:aliases w:val="laiks"/>
    <w:basedOn w:val="Tablebody"/>
    <w:qFormat/>
    <w:rsid w:val="002571DF"/>
    <w:pPr>
      <w:spacing w:before="120" w:after="0"/>
      <w:jc w:val="center"/>
    </w:pPr>
    <w:rPr>
      <w:sz w:val="24"/>
    </w:rPr>
  </w:style>
  <w:style w:type="paragraph" w:styleId="MessageHeader">
    <w:name w:val="Message Header"/>
    <w:basedOn w:val="Normal"/>
    <w:link w:val="MessageHeaderChar"/>
    <w:uiPriority w:val="99"/>
    <w:rsid w:val="002571DF"/>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mallCaps/>
      <w:sz w:val="20"/>
      <w:szCs w:val="20"/>
    </w:rPr>
  </w:style>
  <w:style w:type="character" w:customStyle="1" w:styleId="MessageHeaderChar">
    <w:name w:val="Message Header Char"/>
    <w:basedOn w:val="DefaultParagraphFont"/>
    <w:link w:val="MessageHeader"/>
    <w:uiPriority w:val="99"/>
    <w:rsid w:val="002571DF"/>
    <w:rPr>
      <w:rFonts w:ascii="Arial" w:eastAsia="Times New Roman" w:hAnsi="Arial" w:cs="Arial"/>
      <w:smallCaps/>
      <w:sz w:val="20"/>
      <w:szCs w:val="20"/>
      <w:shd w:val="pct20" w:color="auto" w:fill="auto"/>
    </w:rPr>
  </w:style>
  <w:style w:type="paragraph" w:customStyle="1" w:styleId="TableListBullet2">
    <w:name w:val="Table List Bullet 2"/>
    <w:basedOn w:val="Normal"/>
    <w:rsid w:val="002571DF"/>
    <w:pPr>
      <w:numPr>
        <w:numId w:val="7"/>
      </w:numPr>
      <w:spacing w:before="0" w:after="0" w:line="240" w:lineRule="auto"/>
      <w:ind w:left="601" w:hanging="244"/>
    </w:pPr>
    <w:rPr>
      <w:rFonts w:eastAsia="Times New Roman" w:cs="Times New Roman"/>
      <w:sz w:val="20"/>
    </w:rPr>
  </w:style>
  <w:style w:type="paragraph" w:styleId="List">
    <w:name w:val="List"/>
    <w:basedOn w:val="Normal"/>
    <w:uiPriority w:val="99"/>
    <w:unhideWhenUsed/>
    <w:rsid w:val="002571DF"/>
    <w:pPr>
      <w:ind w:left="283" w:hanging="283"/>
      <w:contextualSpacing/>
    </w:pPr>
  </w:style>
  <w:style w:type="paragraph" w:customStyle="1" w:styleId="Note">
    <w:name w:val="Note"/>
    <w:basedOn w:val="Normal"/>
    <w:rsid w:val="002571DF"/>
    <w:pPr>
      <w:pBdr>
        <w:left w:val="single" w:sz="18" w:space="6" w:color="808080"/>
      </w:pBdr>
      <w:ind w:left="567"/>
      <w:contextualSpacing/>
    </w:pPr>
    <w:rPr>
      <w:rFonts w:eastAsia="Times New Roman" w:cs="Arial"/>
      <w:b/>
      <w:i/>
      <w:sz w:val="20"/>
      <w:szCs w:val="18"/>
      <w:lang w:eastAsia="ja-JP"/>
    </w:rPr>
  </w:style>
  <w:style w:type="paragraph" w:customStyle="1" w:styleId="CodeBlock">
    <w:name w:val="Code Block"/>
    <w:basedOn w:val="Normal"/>
    <w:rsid w:val="002571DF"/>
    <w:pPr>
      <w:keepNext/>
      <w:pBdr>
        <w:top w:val="single" w:sz="4" w:space="1" w:color="auto"/>
        <w:left w:val="single" w:sz="4" w:space="4" w:color="auto"/>
        <w:bottom w:val="single" w:sz="4" w:space="1" w:color="auto"/>
        <w:right w:val="single" w:sz="4" w:space="4" w:color="auto"/>
      </w:pBdr>
      <w:ind w:left="227"/>
      <w:contextualSpacing/>
    </w:pPr>
    <w:rPr>
      <w:rFonts w:ascii="Courier New" w:eastAsia="Times New Roman" w:hAnsi="Courier New" w:cs="Courier New"/>
      <w:sz w:val="20"/>
      <w:szCs w:val="16"/>
      <w:lang w:eastAsia="ja-JP"/>
    </w:rPr>
  </w:style>
  <w:style w:type="paragraph" w:customStyle="1" w:styleId="Sourcewithforeground">
    <w:name w:val="Source with foreground"/>
    <w:basedOn w:val="Normal"/>
    <w:rsid w:val="002571DF"/>
    <w:pPr>
      <w:shd w:val="clear" w:color="auto" w:fill="D9D9D9"/>
      <w:jc w:val="left"/>
    </w:pPr>
    <w:rPr>
      <w:rFonts w:ascii="Courier New" w:eastAsia="Times New Roman" w:hAnsi="Courier New" w:cs="Times New Roman"/>
      <w:sz w:val="20"/>
      <w:szCs w:val="18"/>
    </w:rPr>
  </w:style>
  <w:style w:type="character" w:customStyle="1" w:styleId="CodeInText">
    <w:name w:val="CodeInText"/>
    <w:basedOn w:val="DefaultParagraphFont"/>
    <w:rsid w:val="002571DF"/>
    <w:rPr>
      <w:rFonts w:ascii="Courier New" w:hAnsi="Courier New" w:cs="Times New Roman"/>
      <w:noProof/>
      <w:spacing w:val="-5"/>
      <w:sz w:val="20"/>
      <w:szCs w:val="20"/>
      <w:lang w:val="en-GB"/>
    </w:rPr>
  </w:style>
  <w:style w:type="paragraph" w:customStyle="1" w:styleId="TableListBullet">
    <w:name w:val="Table List Bullet"/>
    <w:basedOn w:val="Tablebody"/>
    <w:uiPriority w:val="99"/>
    <w:rsid w:val="002571DF"/>
    <w:pPr>
      <w:numPr>
        <w:numId w:val="12"/>
      </w:numPr>
      <w:tabs>
        <w:tab w:val="clear" w:pos="720"/>
      </w:tabs>
      <w:ind w:left="488" w:hanging="244"/>
      <w:jc w:val="both"/>
    </w:pPr>
    <w:rPr>
      <w:rFonts w:eastAsia="Times New Roman" w:cs="Times New Roman"/>
      <w:noProof/>
    </w:rPr>
  </w:style>
  <w:style w:type="paragraph" w:customStyle="1" w:styleId="TableListNumber">
    <w:name w:val="Table List Number"/>
    <w:basedOn w:val="Tablebody"/>
    <w:rsid w:val="002571DF"/>
    <w:pPr>
      <w:numPr>
        <w:numId w:val="15"/>
      </w:numPr>
      <w:tabs>
        <w:tab w:val="left" w:pos="714"/>
        <w:tab w:val="left" w:pos="1072"/>
      </w:tabs>
      <w:jc w:val="both"/>
    </w:pPr>
    <w:rPr>
      <w:rFonts w:eastAsia="Times New Roman" w:cs="Times New Roman"/>
    </w:rPr>
  </w:style>
  <w:style w:type="paragraph" w:customStyle="1" w:styleId="TableListBullet3">
    <w:name w:val="Table List Bullet 3"/>
    <w:basedOn w:val="TableListBullet2"/>
    <w:qFormat/>
    <w:rsid w:val="002571DF"/>
    <w:pPr>
      <w:numPr>
        <w:numId w:val="13"/>
      </w:numPr>
      <w:ind w:left="924" w:hanging="357"/>
    </w:pPr>
    <w:rPr>
      <w:lang w:eastAsia="lv-LV"/>
    </w:rPr>
  </w:style>
  <w:style w:type="paragraph" w:customStyle="1" w:styleId="TableListNumber2">
    <w:name w:val="Table List Number 2"/>
    <w:basedOn w:val="ListNumber2"/>
    <w:qFormat/>
    <w:rsid w:val="002571DF"/>
    <w:pPr>
      <w:spacing w:before="40" w:after="40" w:line="240" w:lineRule="auto"/>
      <w:ind w:left="811" w:hanging="357"/>
    </w:pPr>
    <w:rPr>
      <w:sz w:val="20"/>
    </w:rPr>
  </w:style>
  <w:style w:type="paragraph" w:customStyle="1" w:styleId="Picturecaption">
    <w:name w:val="Picture caption"/>
    <w:basedOn w:val="Caption"/>
    <w:link w:val="PicturecaptionChar"/>
    <w:rsid w:val="002571DF"/>
    <w:pPr>
      <w:spacing w:after="180" w:line="288" w:lineRule="auto"/>
      <w:contextualSpacing/>
      <w:jc w:val="left"/>
    </w:pPr>
    <w:rPr>
      <w:rFonts w:eastAsia="Batang" w:cs="Times New Roman"/>
      <w:bCs w:val="0"/>
      <w:szCs w:val="20"/>
    </w:rPr>
  </w:style>
  <w:style w:type="paragraph" w:customStyle="1" w:styleId="Pictureposition">
    <w:name w:val="Picture position"/>
    <w:basedOn w:val="Tablebody"/>
    <w:link w:val="PicturepositionChar"/>
    <w:qFormat/>
    <w:rsid w:val="002571DF"/>
    <w:pPr>
      <w:spacing w:before="120" w:after="180"/>
      <w:jc w:val="center"/>
    </w:pPr>
  </w:style>
  <w:style w:type="paragraph" w:customStyle="1" w:styleId="Tablebodybold">
    <w:name w:val="Table body+bold"/>
    <w:aliases w:val="small caps"/>
    <w:basedOn w:val="Bold"/>
    <w:qFormat/>
    <w:rsid w:val="002571DF"/>
    <w:pPr>
      <w:spacing w:line="240" w:lineRule="auto"/>
    </w:pPr>
    <w:rPr>
      <w:sz w:val="20"/>
      <w:lang w:eastAsia="lv-LV"/>
    </w:rPr>
  </w:style>
  <w:style w:type="character" w:customStyle="1" w:styleId="TablenumberCharChar">
    <w:name w:val="Table number Char Char"/>
    <w:basedOn w:val="DefaultParagraphFont"/>
    <w:link w:val="Tablenumber"/>
    <w:locked/>
    <w:rsid w:val="002571DF"/>
    <w:rPr>
      <w:rFonts w:ascii="Arial" w:eastAsia="Batang" w:hAnsi="Arial" w:cs="Times New Roman"/>
      <w:b/>
      <w:bCs/>
      <w:noProof/>
      <w:sz w:val="20"/>
      <w:szCs w:val="20"/>
    </w:rPr>
  </w:style>
  <w:style w:type="character" w:customStyle="1" w:styleId="TablebodyRakstzRakstzRakstzRakstzRakstzRakstz">
    <w:name w:val="Table body Rakstz. Rakstz. Rakstz. Rakstz. Rakstz. Rakstz."/>
    <w:basedOn w:val="DefaultParagraphFont"/>
    <w:link w:val="TablebodyRakstzRakstzRakstzRakstzRakstz"/>
    <w:uiPriority w:val="99"/>
    <w:locked/>
    <w:rsid w:val="002571DF"/>
    <w:rPr>
      <w:rFonts w:ascii="Arial" w:eastAsia="Times New Roman" w:hAnsi="Arial" w:cs="Times New Roman"/>
      <w:sz w:val="20"/>
    </w:rPr>
  </w:style>
  <w:style w:type="paragraph" w:customStyle="1" w:styleId="TablebodyRakstzRakstzRakstzRakstzRakstz">
    <w:name w:val="Table body Rakstz. Rakstz. Rakstz. Rakstz. Rakstz."/>
    <w:basedOn w:val="Normal"/>
    <w:link w:val="TablebodyRakstzRakstzRakstzRakstzRakstzRakstz"/>
    <w:uiPriority w:val="99"/>
    <w:rsid w:val="002571DF"/>
    <w:pPr>
      <w:spacing w:before="40" w:after="40" w:line="240" w:lineRule="auto"/>
      <w:jc w:val="left"/>
    </w:pPr>
    <w:rPr>
      <w:rFonts w:eastAsia="Times New Roman" w:cs="Times New Roman"/>
      <w:sz w:val="20"/>
    </w:rPr>
  </w:style>
  <w:style w:type="paragraph" w:customStyle="1" w:styleId="Centered">
    <w:name w:val="Centered"/>
    <w:basedOn w:val="Normal"/>
    <w:qFormat/>
    <w:rsid w:val="002571DF"/>
    <w:pPr>
      <w:jc w:val="center"/>
    </w:pPr>
  </w:style>
  <w:style w:type="paragraph" w:customStyle="1" w:styleId="TitleSaskanosana">
    <w:name w:val="Title Saskanosana"/>
    <w:basedOn w:val="Titleapaksprojekta"/>
    <w:qFormat/>
    <w:rsid w:val="002571DF"/>
    <w:pPr>
      <w:spacing w:before="1080"/>
    </w:pPr>
  </w:style>
  <w:style w:type="paragraph" w:customStyle="1" w:styleId="Titleapakprojekta">
    <w:name w:val="Title apakšprojekta"/>
    <w:basedOn w:val="Titlearatstarpi"/>
    <w:qFormat/>
    <w:rsid w:val="00CA4D21"/>
    <w:pPr>
      <w:spacing w:before="120"/>
    </w:pPr>
    <w:rPr>
      <w:spacing w:val="0"/>
      <w:sz w:val="44"/>
    </w:rPr>
  </w:style>
  <w:style w:type="paragraph" w:customStyle="1" w:styleId="Tilteapakprojekta">
    <w:name w:val="Tilte apakšprojekta"/>
    <w:basedOn w:val="BodyText"/>
    <w:autoRedefine/>
    <w:rsid w:val="007B5479"/>
    <w:pPr>
      <w:jc w:val="center"/>
    </w:pPr>
    <w:rPr>
      <w:b/>
      <w:smallCaps/>
      <w:sz w:val="44"/>
      <w:szCs w:val="36"/>
    </w:rPr>
  </w:style>
  <w:style w:type="character" w:styleId="Strong">
    <w:name w:val="Strong"/>
    <w:basedOn w:val="DefaultParagraphFont"/>
    <w:uiPriority w:val="22"/>
    <w:qFormat/>
    <w:rsid w:val="007D2574"/>
    <w:rPr>
      <w:rFonts w:ascii="Tahoma" w:hAnsi="Tahoma"/>
      <w:b w:val="0"/>
      <w:bCs/>
      <w:sz w:val="32"/>
    </w:rPr>
  </w:style>
  <w:style w:type="character" w:customStyle="1" w:styleId="ListNumber2Char">
    <w:name w:val="List Number 2 Char"/>
    <w:basedOn w:val="DefaultParagraphFont"/>
    <w:link w:val="ListNumber2"/>
    <w:uiPriority w:val="99"/>
    <w:locked/>
    <w:rsid w:val="007D2574"/>
    <w:rPr>
      <w:rFonts w:ascii="Arial" w:hAnsi="Arial"/>
    </w:rPr>
  </w:style>
  <w:style w:type="character" w:customStyle="1" w:styleId="ListBulletChar">
    <w:name w:val="List Bullet Char"/>
    <w:basedOn w:val="DefaultParagraphFont"/>
    <w:link w:val="ListBullet"/>
    <w:locked/>
    <w:rsid w:val="007D2574"/>
    <w:rPr>
      <w:rFonts w:ascii="Arial" w:hAnsi="Arial"/>
    </w:rPr>
  </w:style>
  <w:style w:type="character" w:customStyle="1" w:styleId="PicturepositionChar">
    <w:name w:val="Picture position Char"/>
    <w:basedOn w:val="DefaultParagraphFont"/>
    <w:link w:val="Pictureposition"/>
    <w:rsid w:val="007D2574"/>
    <w:rPr>
      <w:rFonts w:ascii="Arial" w:hAnsi="Arial"/>
      <w:sz w:val="20"/>
    </w:rPr>
  </w:style>
  <w:style w:type="character" w:styleId="BookTitle">
    <w:name w:val="Book Title"/>
    <w:basedOn w:val="DefaultParagraphFont"/>
    <w:uiPriority w:val="33"/>
    <w:qFormat/>
    <w:rsid w:val="007D2574"/>
    <w:rPr>
      <w:b/>
      <w:bCs/>
      <w:smallCaps/>
      <w:spacing w:val="5"/>
    </w:rPr>
  </w:style>
  <w:style w:type="character" w:styleId="CommentReference">
    <w:name w:val="annotation reference"/>
    <w:basedOn w:val="DefaultParagraphFont"/>
    <w:uiPriority w:val="99"/>
    <w:semiHidden/>
    <w:unhideWhenUsed/>
    <w:rsid w:val="00E954E0"/>
    <w:rPr>
      <w:sz w:val="16"/>
      <w:szCs w:val="16"/>
    </w:rPr>
  </w:style>
  <w:style w:type="paragraph" w:styleId="CommentText">
    <w:name w:val="annotation text"/>
    <w:basedOn w:val="Normal"/>
    <w:link w:val="CommentTextChar"/>
    <w:uiPriority w:val="99"/>
    <w:semiHidden/>
    <w:unhideWhenUsed/>
    <w:rsid w:val="00E954E0"/>
    <w:pPr>
      <w:spacing w:line="240" w:lineRule="auto"/>
    </w:pPr>
    <w:rPr>
      <w:sz w:val="20"/>
      <w:szCs w:val="20"/>
    </w:rPr>
  </w:style>
  <w:style w:type="character" w:customStyle="1" w:styleId="CommentTextChar">
    <w:name w:val="Comment Text Char"/>
    <w:basedOn w:val="DefaultParagraphFont"/>
    <w:link w:val="CommentText"/>
    <w:uiPriority w:val="99"/>
    <w:semiHidden/>
    <w:rsid w:val="00E954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954E0"/>
    <w:rPr>
      <w:b/>
      <w:bCs/>
    </w:rPr>
  </w:style>
  <w:style w:type="character" w:customStyle="1" w:styleId="CommentSubjectChar">
    <w:name w:val="Comment Subject Char"/>
    <w:basedOn w:val="CommentTextChar"/>
    <w:link w:val="CommentSubject"/>
    <w:uiPriority w:val="99"/>
    <w:semiHidden/>
    <w:rsid w:val="00E954E0"/>
    <w:rPr>
      <w:rFonts w:ascii="Arial" w:hAnsi="Arial"/>
      <w:b/>
      <w:bCs/>
      <w:sz w:val="20"/>
      <w:szCs w:val="20"/>
    </w:rPr>
  </w:style>
  <w:style w:type="character" w:customStyle="1" w:styleId="apple-style-span">
    <w:name w:val="apple-style-span"/>
    <w:basedOn w:val="DefaultParagraphFont"/>
    <w:rsid w:val="00D006D4"/>
  </w:style>
  <w:style w:type="character" w:customStyle="1" w:styleId="hps">
    <w:name w:val="hps"/>
    <w:basedOn w:val="DefaultParagraphFont"/>
    <w:rsid w:val="00A70AB7"/>
  </w:style>
  <w:style w:type="paragraph" w:styleId="Revision">
    <w:name w:val="Revision"/>
    <w:hidden/>
    <w:uiPriority w:val="99"/>
    <w:semiHidden/>
    <w:rsid w:val="00F81E11"/>
    <w:pPr>
      <w:spacing w:after="0" w:line="240" w:lineRule="auto"/>
    </w:pPr>
    <w:rPr>
      <w:rFonts w:ascii="Arial" w:hAnsi="Arial"/>
    </w:rPr>
  </w:style>
  <w:style w:type="paragraph" w:customStyle="1" w:styleId="Source">
    <w:name w:val="Source"/>
    <w:basedOn w:val="Normal"/>
    <w:link w:val="SourceChar"/>
    <w:rsid w:val="000253EC"/>
    <w:pPr>
      <w:spacing w:before="0" w:after="0"/>
      <w:jc w:val="left"/>
    </w:pPr>
    <w:rPr>
      <w:rFonts w:ascii="Courier New" w:eastAsia="Times New Roman" w:hAnsi="Courier New" w:cs="Times New Roman"/>
      <w:sz w:val="20"/>
      <w:szCs w:val="18"/>
    </w:rPr>
  </w:style>
  <w:style w:type="character" w:customStyle="1" w:styleId="SourceChar">
    <w:name w:val="Source Char"/>
    <w:link w:val="Source"/>
    <w:locked/>
    <w:rsid w:val="000253EC"/>
    <w:rPr>
      <w:rFonts w:ascii="Courier New" w:eastAsia="Times New Roman" w:hAnsi="Courier New" w:cs="Times New Roman"/>
      <w:sz w:val="20"/>
      <w:szCs w:val="18"/>
    </w:rPr>
  </w:style>
  <w:style w:type="character" w:customStyle="1" w:styleId="PicturecaptionChar">
    <w:name w:val="Picture caption Char"/>
    <w:link w:val="Picturecaption"/>
    <w:locked/>
    <w:rsid w:val="000253EC"/>
    <w:rPr>
      <w:rFonts w:ascii="Arial" w:eastAsia="Batang" w:hAnsi="Arial" w:cs="Times New Roman"/>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w:uiPriority="0"/>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1DF"/>
    <w:pPr>
      <w:spacing w:before="60" w:after="60" w:line="288" w:lineRule="auto"/>
      <w:jc w:val="both"/>
    </w:pPr>
    <w:rPr>
      <w:rFonts w:ascii="Arial" w:hAnsi="Arial"/>
    </w:rPr>
  </w:style>
  <w:style w:type="paragraph" w:styleId="Heading1">
    <w:name w:val="heading 1"/>
    <w:basedOn w:val="Normal"/>
    <w:next w:val="Normal"/>
    <w:link w:val="Heading1Char"/>
    <w:uiPriority w:val="9"/>
    <w:qFormat/>
    <w:rsid w:val="002571DF"/>
    <w:pPr>
      <w:pageBreakBefore/>
      <w:numPr>
        <w:numId w:val="8"/>
      </w:numPr>
      <w:outlineLvl w:val="0"/>
    </w:pPr>
    <w:rPr>
      <w:rFonts w:ascii="Tahoma" w:eastAsiaTheme="majorEastAsia" w:hAnsi="Tahoma" w:cstheme="majorBidi"/>
      <w:b/>
      <w:bCs/>
      <w:sz w:val="32"/>
      <w:szCs w:val="28"/>
    </w:rPr>
  </w:style>
  <w:style w:type="paragraph" w:styleId="Heading2">
    <w:name w:val="heading 2"/>
    <w:basedOn w:val="Normal"/>
    <w:next w:val="Normal"/>
    <w:link w:val="Heading2Char"/>
    <w:uiPriority w:val="9"/>
    <w:unhideWhenUsed/>
    <w:qFormat/>
    <w:rsid w:val="002571DF"/>
    <w:pPr>
      <w:keepNext/>
      <w:keepLines/>
      <w:numPr>
        <w:ilvl w:val="1"/>
        <w:numId w:val="8"/>
      </w:numPr>
      <w:tabs>
        <w:tab w:val="left" w:pos="709"/>
      </w:tabs>
      <w:spacing w:before="480" w:after="120" w:line="240" w:lineRule="auto"/>
      <w:outlineLvl w:val="1"/>
    </w:pPr>
    <w:rPr>
      <w:rFonts w:ascii="Tahoma" w:eastAsiaTheme="majorEastAsia" w:hAnsi="Tahoma" w:cstheme="majorBidi"/>
      <w:b/>
      <w:bCs/>
      <w:sz w:val="28"/>
      <w:szCs w:val="26"/>
    </w:rPr>
  </w:style>
  <w:style w:type="paragraph" w:styleId="Heading3">
    <w:name w:val="heading 3"/>
    <w:basedOn w:val="Normal"/>
    <w:next w:val="Normal"/>
    <w:link w:val="Heading3Char"/>
    <w:uiPriority w:val="9"/>
    <w:unhideWhenUsed/>
    <w:qFormat/>
    <w:rsid w:val="002571DF"/>
    <w:pPr>
      <w:keepNext/>
      <w:keepLines/>
      <w:numPr>
        <w:ilvl w:val="2"/>
        <w:numId w:val="8"/>
      </w:numPr>
      <w:tabs>
        <w:tab w:val="left" w:pos="981"/>
      </w:tabs>
      <w:spacing w:before="360" w:line="240" w:lineRule="auto"/>
      <w:outlineLvl w:val="2"/>
    </w:pPr>
    <w:rPr>
      <w:rFonts w:ascii="Tahoma" w:eastAsiaTheme="majorEastAsia" w:hAnsi="Tahoma" w:cstheme="majorBidi"/>
      <w:b/>
      <w:bCs/>
      <w:i/>
      <w:sz w:val="28"/>
    </w:rPr>
  </w:style>
  <w:style w:type="paragraph" w:styleId="Heading4">
    <w:name w:val="heading 4"/>
    <w:basedOn w:val="Normal"/>
    <w:next w:val="Normal"/>
    <w:link w:val="Heading4Char"/>
    <w:uiPriority w:val="9"/>
    <w:unhideWhenUsed/>
    <w:qFormat/>
    <w:rsid w:val="002571DF"/>
    <w:pPr>
      <w:keepNext/>
      <w:keepLines/>
      <w:numPr>
        <w:ilvl w:val="3"/>
        <w:numId w:val="8"/>
      </w:numPr>
      <w:spacing w:before="240" w:line="240" w:lineRule="auto"/>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2571DF"/>
    <w:pPr>
      <w:keepNext/>
      <w:keepLines/>
      <w:numPr>
        <w:ilvl w:val="4"/>
        <w:numId w:val="8"/>
      </w:numPr>
      <w:spacing w:before="240" w:line="240" w:lineRule="auto"/>
      <w:outlineLvl w:val="4"/>
    </w:pPr>
    <w:rPr>
      <w:rFonts w:ascii="Tahoma" w:eastAsiaTheme="majorEastAsia" w:hAnsi="Tahoma" w:cstheme="majorBidi"/>
      <w:sz w:val="24"/>
      <w:u w:val="single"/>
    </w:rPr>
  </w:style>
  <w:style w:type="paragraph" w:styleId="Heading6">
    <w:name w:val="heading 6"/>
    <w:basedOn w:val="Normal"/>
    <w:next w:val="Normal"/>
    <w:link w:val="Heading6Char"/>
    <w:uiPriority w:val="9"/>
    <w:unhideWhenUsed/>
    <w:qFormat/>
    <w:rsid w:val="002571DF"/>
    <w:pPr>
      <w:keepNext/>
      <w:keepLines/>
      <w:numPr>
        <w:ilvl w:val="5"/>
        <w:numId w:val="8"/>
      </w:numPr>
      <w:spacing w:before="240" w:line="240" w:lineRule="auto"/>
      <w:outlineLvl w:val="5"/>
    </w:pPr>
    <w:rPr>
      <w:rFonts w:ascii="Tahoma" w:eastAsiaTheme="majorEastAsia" w:hAnsi="Tahoma" w:cstheme="majorBidi"/>
      <w:i/>
      <w:iCs/>
      <w:color w:val="243F60" w:themeColor="accent1" w:themeShade="7F"/>
    </w:rPr>
  </w:style>
  <w:style w:type="paragraph" w:styleId="Heading7">
    <w:name w:val="heading 7"/>
    <w:basedOn w:val="Normal"/>
    <w:next w:val="Normal"/>
    <w:link w:val="Heading7Char"/>
    <w:uiPriority w:val="9"/>
    <w:unhideWhenUsed/>
    <w:qFormat/>
    <w:rsid w:val="002571D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klients">
    <w:name w:val="Title-klients"/>
    <w:basedOn w:val="Normal"/>
    <w:qFormat/>
    <w:rsid w:val="002571DF"/>
    <w:pPr>
      <w:spacing w:before="240" w:after="0"/>
      <w:jc w:val="center"/>
    </w:pPr>
    <w:rPr>
      <w:caps/>
    </w:rPr>
  </w:style>
  <w:style w:type="paragraph" w:customStyle="1" w:styleId="Titlearatstarpi">
    <w:name w:val="Title ar atstarpi"/>
    <w:basedOn w:val="Title-klients"/>
    <w:qFormat/>
    <w:rsid w:val="002571DF"/>
    <w:pPr>
      <w:spacing w:before="3960" w:after="120" w:line="240" w:lineRule="auto"/>
    </w:pPr>
    <w:rPr>
      <w:b/>
      <w:caps w:val="0"/>
      <w:smallCaps/>
      <w:spacing w:val="60"/>
      <w:sz w:val="36"/>
    </w:rPr>
  </w:style>
  <w:style w:type="paragraph" w:customStyle="1" w:styleId="Titleapaksprojekta">
    <w:name w:val="Title apaksprojekta"/>
    <w:basedOn w:val="Titlearatstarpi"/>
    <w:qFormat/>
    <w:rsid w:val="002571DF"/>
    <w:pPr>
      <w:spacing w:before="120"/>
    </w:pPr>
    <w:rPr>
      <w:rFonts w:ascii="Arial Bold" w:hAnsi="Arial Bold"/>
      <w:spacing w:val="0"/>
      <w:sz w:val="44"/>
    </w:rPr>
  </w:style>
  <w:style w:type="paragraph" w:customStyle="1" w:styleId="Titledokumenta">
    <w:name w:val="Title dokumenta"/>
    <w:basedOn w:val="Titleapaksprojekta"/>
    <w:qFormat/>
    <w:rsid w:val="002571DF"/>
    <w:pPr>
      <w:spacing w:before="1080" w:after="60" w:line="288" w:lineRule="auto"/>
    </w:pPr>
    <w:rPr>
      <w:rFonts w:ascii="Arial" w:hAnsi="Arial"/>
      <w:b w:val="0"/>
      <w:sz w:val="36"/>
    </w:rPr>
  </w:style>
  <w:style w:type="paragraph" w:customStyle="1" w:styleId="Titledokumentakods">
    <w:name w:val="Title dokumenta kods"/>
    <w:basedOn w:val="Normal"/>
    <w:qFormat/>
    <w:rsid w:val="00211362"/>
    <w:pPr>
      <w:spacing w:before="240" w:after="6000"/>
      <w:jc w:val="center"/>
    </w:pPr>
    <w:rPr>
      <w:b/>
      <w:smallCaps/>
      <w:sz w:val="28"/>
    </w:rPr>
  </w:style>
  <w:style w:type="table" w:styleId="TableGrid">
    <w:name w:val="Table Grid"/>
    <w:basedOn w:val="TableNormal"/>
    <w:uiPriority w:val="59"/>
    <w:rsid w:val="002571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ptright">
    <w:name w:val="10pt right"/>
    <w:basedOn w:val="Normal"/>
    <w:qFormat/>
    <w:rsid w:val="002571DF"/>
    <w:pPr>
      <w:spacing w:after="0" w:line="240" w:lineRule="auto"/>
      <w:jc w:val="right"/>
    </w:pPr>
    <w:rPr>
      <w:sz w:val="20"/>
    </w:rPr>
  </w:style>
  <w:style w:type="paragraph" w:styleId="BalloonText">
    <w:name w:val="Balloon Text"/>
    <w:basedOn w:val="Normal"/>
    <w:link w:val="BalloonTextChar"/>
    <w:uiPriority w:val="99"/>
    <w:semiHidden/>
    <w:unhideWhenUsed/>
    <w:rsid w:val="0025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1DF"/>
    <w:rPr>
      <w:rFonts w:ascii="Tahoma" w:hAnsi="Tahoma" w:cs="Tahoma"/>
      <w:sz w:val="16"/>
      <w:szCs w:val="16"/>
    </w:rPr>
  </w:style>
  <w:style w:type="paragraph" w:customStyle="1" w:styleId="Titleversija">
    <w:name w:val="Title versija"/>
    <w:aliases w:val="datums"/>
    <w:basedOn w:val="Titledokumentakods"/>
    <w:qFormat/>
    <w:rsid w:val="002571DF"/>
    <w:pPr>
      <w:spacing w:before="60" w:after="5200"/>
    </w:pPr>
    <w:rPr>
      <w:b w:val="0"/>
      <w:smallCaps w:val="0"/>
      <w:sz w:val="26"/>
    </w:rPr>
  </w:style>
  <w:style w:type="paragraph" w:customStyle="1" w:styleId="10ptcenter">
    <w:name w:val="10pt center"/>
    <w:basedOn w:val="Titleversija"/>
    <w:qFormat/>
    <w:rsid w:val="002571DF"/>
    <w:pPr>
      <w:spacing w:before="0" w:after="60" w:line="240" w:lineRule="auto"/>
      <w:contextualSpacing/>
    </w:pPr>
    <w:rPr>
      <w:sz w:val="20"/>
    </w:rPr>
  </w:style>
  <w:style w:type="character" w:styleId="Hyperlink">
    <w:name w:val="Hyperlink"/>
    <w:basedOn w:val="DefaultParagraphFont"/>
    <w:uiPriority w:val="99"/>
    <w:unhideWhenUsed/>
    <w:rsid w:val="002571DF"/>
    <w:rPr>
      <w:color w:val="0000FF" w:themeColor="hyperlink"/>
      <w:u w:val="single"/>
    </w:rPr>
  </w:style>
  <w:style w:type="paragraph" w:customStyle="1" w:styleId="12pt">
    <w:name w:val="12pt"/>
    <w:aliases w:val="center"/>
    <w:basedOn w:val="10ptcenter"/>
    <w:qFormat/>
    <w:rsid w:val="002571DF"/>
    <w:pPr>
      <w:spacing w:before="120"/>
    </w:pPr>
    <w:rPr>
      <w:sz w:val="24"/>
    </w:rPr>
  </w:style>
  <w:style w:type="paragraph" w:styleId="Header">
    <w:name w:val="header"/>
    <w:basedOn w:val="Normal"/>
    <w:link w:val="HeaderChar"/>
    <w:uiPriority w:val="99"/>
    <w:unhideWhenUsed/>
    <w:rsid w:val="002571DF"/>
    <w:pPr>
      <w:tabs>
        <w:tab w:val="center" w:pos="4513"/>
        <w:tab w:val="right" w:pos="9639"/>
      </w:tabs>
      <w:spacing w:before="0" w:after="0" w:line="240" w:lineRule="auto"/>
    </w:pPr>
    <w:rPr>
      <w:sz w:val="16"/>
    </w:rPr>
  </w:style>
  <w:style w:type="character" w:customStyle="1" w:styleId="HeaderChar">
    <w:name w:val="Header Char"/>
    <w:basedOn w:val="DefaultParagraphFont"/>
    <w:link w:val="Header"/>
    <w:uiPriority w:val="99"/>
    <w:rsid w:val="002571DF"/>
    <w:rPr>
      <w:rFonts w:ascii="Arial" w:hAnsi="Arial"/>
      <w:sz w:val="16"/>
    </w:rPr>
  </w:style>
  <w:style w:type="paragraph" w:styleId="Footer">
    <w:name w:val="footer"/>
    <w:basedOn w:val="Normal"/>
    <w:link w:val="FooterChar"/>
    <w:uiPriority w:val="99"/>
    <w:unhideWhenUsed/>
    <w:rsid w:val="002571DF"/>
    <w:pPr>
      <w:tabs>
        <w:tab w:val="center" w:pos="4513"/>
        <w:tab w:val="right" w:pos="9639"/>
      </w:tabs>
      <w:spacing w:before="0" w:after="0" w:line="240" w:lineRule="auto"/>
    </w:pPr>
    <w:rPr>
      <w:sz w:val="16"/>
    </w:rPr>
  </w:style>
  <w:style w:type="character" w:customStyle="1" w:styleId="FooterChar">
    <w:name w:val="Footer Char"/>
    <w:basedOn w:val="DefaultParagraphFont"/>
    <w:link w:val="Footer"/>
    <w:uiPriority w:val="99"/>
    <w:rsid w:val="002571DF"/>
    <w:rPr>
      <w:rFonts w:ascii="Arial" w:hAnsi="Arial"/>
      <w:sz w:val="16"/>
    </w:rPr>
  </w:style>
  <w:style w:type="character" w:styleId="PageNumber">
    <w:name w:val="page number"/>
    <w:basedOn w:val="DefaultParagraphFont"/>
    <w:rsid w:val="002571DF"/>
    <w:rPr>
      <w:rFonts w:cs="Times New Roman"/>
    </w:rPr>
  </w:style>
  <w:style w:type="table" w:customStyle="1" w:styleId="TableClassic1">
    <w:name w:val="Table Classic1"/>
    <w:basedOn w:val="TableNormal"/>
    <w:uiPriority w:val="99"/>
    <w:rsid w:val="002571DF"/>
    <w:pPr>
      <w:spacing w:after="0" w:line="240" w:lineRule="auto"/>
    </w:pPr>
    <w:rPr>
      <w:rFonts w:ascii="Arial" w:hAnsi="Arial"/>
      <w:sz w:val="20"/>
    </w:rPr>
    <w:tblPr>
      <w:tblStyleColBandSize w:val="1"/>
      <w:tblInd w:w="0" w:type="dxa"/>
      <w:tblBorders>
        <w:top w:val="single" w:sz="12" w:space="0" w:color="auto"/>
        <w:bottom w:val="single" w:sz="2" w:space="0" w:color="auto"/>
        <w:insideV w:val="single" w:sz="2" w:space="0" w:color="auto"/>
      </w:tblBorders>
      <w:tblCellMar>
        <w:top w:w="0" w:type="dxa"/>
        <w:left w:w="108" w:type="dxa"/>
        <w:bottom w:w="0" w:type="dxa"/>
        <w:right w:w="108" w:type="dxa"/>
      </w:tblCellMar>
    </w:tblPr>
  </w:style>
  <w:style w:type="paragraph" w:customStyle="1" w:styleId="Tablebody">
    <w:name w:val="Table body"/>
    <w:basedOn w:val="Normal"/>
    <w:link w:val="TablebodyChar"/>
    <w:uiPriority w:val="99"/>
    <w:qFormat/>
    <w:rsid w:val="002571DF"/>
    <w:pPr>
      <w:spacing w:before="40" w:after="40" w:line="240" w:lineRule="auto"/>
      <w:jc w:val="left"/>
    </w:pPr>
    <w:rPr>
      <w:sz w:val="20"/>
    </w:rPr>
  </w:style>
  <w:style w:type="paragraph" w:customStyle="1" w:styleId="Bold">
    <w:name w:val="Bold"/>
    <w:aliases w:val="Small caps"/>
    <w:basedOn w:val="Tablebody"/>
    <w:qFormat/>
    <w:rsid w:val="002571DF"/>
    <w:pPr>
      <w:spacing w:before="60" w:after="60" w:line="288" w:lineRule="auto"/>
    </w:pPr>
    <w:rPr>
      <w:b/>
      <w:smallCaps/>
      <w:sz w:val="22"/>
    </w:rPr>
  </w:style>
  <w:style w:type="paragraph" w:customStyle="1" w:styleId="Saturs">
    <w:name w:val="Saturs"/>
    <w:basedOn w:val="Normal"/>
    <w:qFormat/>
    <w:rsid w:val="002571DF"/>
    <w:pPr>
      <w:jc w:val="left"/>
    </w:pPr>
    <w:rPr>
      <w:rFonts w:ascii="Tahoma" w:hAnsi="Tahoma"/>
      <w:b/>
      <w:sz w:val="32"/>
    </w:rPr>
  </w:style>
  <w:style w:type="character" w:customStyle="1" w:styleId="Heading1Char">
    <w:name w:val="Heading 1 Char"/>
    <w:basedOn w:val="DefaultParagraphFont"/>
    <w:link w:val="Heading1"/>
    <w:uiPriority w:val="9"/>
    <w:rsid w:val="002571DF"/>
    <w:rPr>
      <w:rFonts w:ascii="Tahoma" w:eastAsiaTheme="majorEastAsia" w:hAnsi="Tahoma" w:cstheme="majorBidi"/>
      <w:b/>
      <w:bCs/>
      <w:sz w:val="32"/>
      <w:szCs w:val="28"/>
    </w:rPr>
  </w:style>
  <w:style w:type="paragraph" w:styleId="TOC1">
    <w:name w:val="toc 1"/>
    <w:basedOn w:val="Normal"/>
    <w:next w:val="Normal"/>
    <w:autoRedefine/>
    <w:uiPriority w:val="39"/>
    <w:unhideWhenUsed/>
    <w:rsid w:val="002571DF"/>
    <w:pPr>
      <w:tabs>
        <w:tab w:val="left" w:pos="397"/>
        <w:tab w:val="right" w:leader="dot" w:pos="9639"/>
      </w:tabs>
      <w:spacing w:before="0" w:after="120"/>
      <w:ind w:left="397" w:hanging="397"/>
    </w:pPr>
    <w:rPr>
      <w:rFonts w:ascii="Arial Bold" w:hAnsi="Arial Bold"/>
      <w:b/>
      <w:caps/>
    </w:rPr>
  </w:style>
  <w:style w:type="paragraph" w:styleId="TOC2">
    <w:name w:val="toc 2"/>
    <w:basedOn w:val="Normal"/>
    <w:next w:val="Normal"/>
    <w:autoRedefine/>
    <w:uiPriority w:val="39"/>
    <w:unhideWhenUsed/>
    <w:rsid w:val="002571DF"/>
    <w:pPr>
      <w:tabs>
        <w:tab w:val="left" w:pos="964"/>
        <w:tab w:val="right" w:leader="dot" w:pos="9639"/>
      </w:tabs>
      <w:spacing w:before="0"/>
      <w:ind w:left="964" w:hanging="567"/>
    </w:pPr>
    <w:rPr>
      <w:rFonts w:ascii="Arial Bold" w:hAnsi="Arial Bold"/>
      <w:b/>
    </w:rPr>
  </w:style>
  <w:style w:type="paragraph" w:styleId="TOC3">
    <w:name w:val="toc 3"/>
    <w:basedOn w:val="Normal"/>
    <w:next w:val="Normal"/>
    <w:autoRedefine/>
    <w:uiPriority w:val="39"/>
    <w:unhideWhenUsed/>
    <w:rsid w:val="002571DF"/>
    <w:pPr>
      <w:tabs>
        <w:tab w:val="left" w:pos="1814"/>
        <w:tab w:val="right" w:leader="dot" w:pos="9639"/>
      </w:tabs>
      <w:spacing w:before="0"/>
      <w:ind w:left="1701" w:hanging="737"/>
    </w:pPr>
  </w:style>
  <w:style w:type="paragraph" w:styleId="TOC4">
    <w:name w:val="toc 4"/>
    <w:basedOn w:val="Normal"/>
    <w:next w:val="Normal"/>
    <w:autoRedefine/>
    <w:uiPriority w:val="39"/>
    <w:unhideWhenUsed/>
    <w:rsid w:val="002571DF"/>
    <w:pPr>
      <w:tabs>
        <w:tab w:val="left" w:pos="2381"/>
        <w:tab w:val="right" w:leader="dot" w:pos="9639"/>
      </w:tabs>
      <w:spacing w:before="0"/>
      <w:ind w:left="2268" w:hanging="737"/>
    </w:pPr>
    <w:rPr>
      <w:i/>
      <w:sz w:val="20"/>
    </w:rPr>
  </w:style>
  <w:style w:type="paragraph" w:styleId="TOC5">
    <w:name w:val="toc 5"/>
    <w:basedOn w:val="Normal"/>
    <w:next w:val="Normal"/>
    <w:autoRedefine/>
    <w:uiPriority w:val="39"/>
    <w:semiHidden/>
    <w:unhideWhenUsed/>
    <w:rsid w:val="002571DF"/>
    <w:pPr>
      <w:tabs>
        <w:tab w:val="left" w:pos="3232"/>
        <w:tab w:val="right" w:leader="dot" w:pos="9639"/>
      </w:tabs>
      <w:spacing w:before="0"/>
      <w:ind w:left="3062" w:hanging="964"/>
    </w:pPr>
    <w:rPr>
      <w:rFonts w:ascii="Times New Roman" w:hAnsi="Times New Roman"/>
      <w:i/>
    </w:rPr>
  </w:style>
  <w:style w:type="character" w:customStyle="1" w:styleId="Heading2Char">
    <w:name w:val="Heading 2 Char"/>
    <w:basedOn w:val="DefaultParagraphFont"/>
    <w:link w:val="Heading2"/>
    <w:uiPriority w:val="9"/>
    <w:rsid w:val="002571DF"/>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2571DF"/>
    <w:rPr>
      <w:rFonts w:ascii="Tahoma" w:eastAsiaTheme="majorEastAsia" w:hAnsi="Tahoma" w:cstheme="majorBidi"/>
      <w:b/>
      <w:bCs/>
      <w:i/>
      <w:sz w:val="28"/>
    </w:rPr>
  </w:style>
  <w:style w:type="character" w:customStyle="1" w:styleId="Heading4Char">
    <w:name w:val="Heading 4 Char"/>
    <w:basedOn w:val="DefaultParagraphFont"/>
    <w:link w:val="Heading4"/>
    <w:uiPriority w:val="9"/>
    <w:rsid w:val="002571DF"/>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2571DF"/>
    <w:rPr>
      <w:rFonts w:ascii="Tahoma" w:eastAsiaTheme="majorEastAsia" w:hAnsi="Tahoma" w:cstheme="majorBidi"/>
      <w:sz w:val="24"/>
      <w:u w:val="single"/>
    </w:rPr>
  </w:style>
  <w:style w:type="character" w:customStyle="1" w:styleId="Heading6Char">
    <w:name w:val="Heading 6 Char"/>
    <w:basedOn w:val="DefaultParagraphFont"/>
    <w:link w:val="Heading6"/>
    <w:uiPriority w:val="9"/>
    <w:rsid w:val="002571DF"/>
    <w:rPr>
      <w:rFonts w:ascii="Tahoma" w:eastAsiaTheme="majorEastAsia" w:hAnsi="Tahoma" w:cstheme="majorBidi"/>
      <w:i/>
      <w:iCs/>
      <w:color w:val="243F60" w:themeColor="accent1" w:themeShade="7F"/>
    </w:rPr>
  </w:style>
  <w:style w:type="paragraph" w:styleId="ListBullet">
    <w:name w:val="List Bullet"/>
    <w:basedOn w:val="Normal"/>
    <w:link w:val="ListBulletChar"/>
    <w:unhideWhenUsed/>
    <w:rsid w:val="002571DF"/>
    <w:pPr>
      <w:numPr>
        <w:numId w:val="1"/>
      </w:numPr>
      <w:tabs>
        <w:tab w:val="clear" w:pos="360"/>
      </w:tabs>
      <w:ind w:left="714" w:hanging="357"/>
    </w:pPr>
  </w:style>
  <w:style w:type="paragraph" w:styleId="TableofFigures">
    <w:name w:val="table of figures"/>
    <w:basedOn w:val="Normal"/>
    <w:next w:val="Normal"/>
    <w:uiPriority w:val="99"/>
    <w:unhideWhenUsed/>
    <w:rsid w:val="002571DF"/>
    <w:pPr>
      <w:tabs>
        <w:tab w:val="left" w:pos="964"/>
        <w:tab w:val="right" w:leader="dot" w:pos="9639"/>
      </w:tabs>
      <w:spacing w:before="0" w:after="0"/>
      <w:ind w:left="851" w:hanging="851"/>
    </w:pPr>
  </w:style>
  <w:style w:type="paragraph" w:styleId="ListBullet2">
    <w:name w:val="List Bullet 2"/>
    <w:basedOn w:val="Normal"/>
    <w:uiPriority w:val="99"/>
    <w:unhideWhenUsed/>
    <w:rsid w:val="002571DF"/>
    <w:pPr>
      <w:numPr>
        <w:numId w:val="2"/>
      </w:numPr>
      <w:contextualSpacing/>
    </w:pPr>
  </w:style>
  <w:style w:type="paragraph" w:styleId="ListBullet3">
    <w:name w:val="List Bullet 3"/>
    <w:basedOn w:val="Normal"/>
    <w:uiPriority w:val="99"/>
    <w:unhideWhenUsed/>
    <w:rsid w:val="002571DF"/>
    <w:pPr>
      <w:numPr>
        <w:numId w:val="3"/>
      </w:numPr>
      <w:contextualSpacing/>
    </w:pPr>
  </w:style>
  <w:style w:type="paragraph" w:styleId="ListBullet4">
    <w:name w:val="List Bullet 4"/>
    <w:basedOn w:val="Normal"/>
    <w:uiPriority w:val="99"/>
    <w:unhideWhenUsed/>
    <w:rsid w:val="002571DF"/>
    <w:pPr>
      <w:numPr>
        <w:numId w:val="4"/>
      </w:numPr>
      <w:contextualSpacing/>
    </w:pPr>
  </w:style>
  <w:style w:type="paragraph" w:styleId="ListContinue">
    <w:name w:val="List Continue"/>
    <w:basedOn w:val="Normal"/>
    <w:uiPriority w:val="99"/>
    <w:unhideWhenUsed/>
    <w:rsid w:val="002571DF"/>
    <w:pPr>
      <w:ind w:left="567"/>
      <w:contextualSpacing/>
    </w:pPr>
  </w:style>
  <w:style w:type="paragraph" w:styleId="ListContinue2">
    <w:name w:val="List Continue 2"/>
    <w:basedOn w:val="Normal"/>
    <w:uiPriority w:val="99"/>
    <w:unhideWhenUsed/>
    <w:rsid w:val="002571DF"/>
    <w:pPr>
      <w:ind w:left="851"/>
      <w:contextualSpacing/>
    </w:pPr>
  </w:style>
  <w:style w:type="paragraph" w:styleId="ListContinue3">
    <w:name w:val="List Continue 3"/>
    <w:basedOn w:val="Normal"/>
    <w:uiPriority w:val="99"/>
    <w:unhideWhenUsed/>
    <w:rsid w:val="002571DF"/>
    <w:pPr>
      <w:ind w:left="1134"/>
      <w:contextualSpacing/>
    </w:pPr>
  </w:style>
  <w:style w:type="paragraph" w:styleId="ListNumber">
    <w:name w:val="List Number"/>
    <w:basedOn w:val="Normal"/>
    <w:uiPriority w:val="99"/>
    <w:unhideWhenUsed/>
    <w:rsid w:val="002571DF"/>
    <w:pPr>
      <w:numPr>
        <w:numId w:val="10"/>
      </w:numPr>
      <w:tabs>
        <w:tab w:val="clear" w:pos="360"/>
      </w:tabs>
      <w:ind w:left="454" w:hanging="454"/>
      <w:contextualSpacing/>
    </w:pPr>
  </w:style>
  <w:style w:type="paragraph" w:styleId="ListNumber2">
    <w:name w:val="List Number 2"/>
    <w:basedOn w:val="Normal"/>
    <w:link w:val="ListNumber2Char"/>
    <w:uiPriority w:val="99"/>
    <w:unhideWhenUsed/>
    <w:rsid w:val="002571DF"/>
    <w:pPr>
      <w:numPr>
        <w:numId w:val="14"/>
      </w:numPr>
      <w:ind w:left="1021" w:hanging="567"/>
      <w:contextualSpacing/>
    </w:pPr>
  </w:style>
  <w:style w:type="paragraph" w:styleId="ListNumber3">
    <w:name w:val="List Number 3"/>
    <w:basedOn w:val="Normal"/>
    <w:uiPriority w:val="99"/>
    <w:unhideWhenUsed/>
    <w:rsid w:val="002571DF"/>
    <w:pPr>
      <w:numPr>
        <w:numId w:val="5"/>
      </w:numPr>
      <w:ind w:left="1360" w:hanging="680"/>
      <w:contextualSpacing/>
    </w:pPr>
  </w:style>
  <w:style w:type="paragraph" w:styleId="ListNumber4">
    <w:name w:val="List Number 4"/>
    <w:basedOn w:val="Normal"/>
    <w:uiPriority w:val="99"/>
    <w:unhideWhenUsed/>
    <w:rsid w:val="002571DF"/>
    <w:pPr>
      <w:numPr>
        <w:numId w:val="6"/>
      </w:numPr>
      <w:ind w:left="1702" w:hanging="851"/>
      <w:contextualSpacing/>
    </w:pPr>
  </w:style>
  <w:style w:type="paragraph" w:customStyle="1" w:styleId="Atsauce">
    <w:name w:val="Atsauce"/>
    <w:basedOn w:val="Normal"/>
    <w:rsid w:val="002571DF"/>
    <w:pPr>
      <w:numPr>
        <w:numId w:val="11"/>
      </w:numPr>
      <w:spacing w:after="0" w:line="360" w:lineRule="auto"/>
    </w:pPr>
    <w:rPr>
      <w:rFonts w:eastAsia="Times New Roman" w:cs="Times New Roman"/>
      <w:szCs w:val="24"/>
    </w:rPr>
  </w:style>
  <w:style w:type="paragraph" w:styleId="ListParagraph">
    <w:name w:val="List Paragraph"/>
    <w:basedOn w:val="Normal"/>
    <w:uiPriority w:val="34"/>
    <w:qFormat/>
    <w:rsid w:val="002571DF"/>
    <w:pPr>
      <w:ind w:left="720"/>
      <w:contextualSpacing/>
    </w:pPr>
  </w:style>
  <w:style w:type="character" w:customStyle="1" w:styleId="Heading7Char">
    <w:name w:val="Heading 7 Char"/>
    <w:basedOn w:val="DefaultParagraphFont"/>
    <w:link w:val="Heading7"/>
    <w:uiPriority w:val="9"/>
    <w:rsid w:val="002571DF"/>
    <w:rPr>
      <w:rFonts w:asciiTheme="majorHAnsi" w:eastAsiaTheme="majorEastAsia" w:hAnsiTheme="majorHAnsi" w:cstheme="majorBidi"/>
      <w:i/>
      <w:iCs/>
      <w:color w:val="404040" w:themeColor="text1" w:themeTint="BF"/>
    </w:rPr>
  </w:style>
  <w:style w:type="paragraph" w:styleId="BodyText">
    <w:name w:val="Body Text"/>
    <w:basedOn w:val="Normal"/>
    <w:link w:val="BodyTextChar"/>
    <w:autoRedefine/>
    <w:rsid w:val="002571DF"/>
    <w:pPr>
      <w:spacing w:before="120" w:after="0" w:line="240" w:lineRule="auto"/>
      <w:contextualSpacing/>
    </w:pPr>
    <w:rPr>
      <w:rFonts w:eastAsia="Batang" w:cs="Times New Roman"/>
      <w:szCs w:val="20"/>
    </w:rPr>
  </w:style>
  <w:style w:type="character" w:customStyle="1" w:styleId="BodyTextChar">
    <w:name w:val="Body Text Char"/>
    <w:basedOn w:val="DefaultParagraphFont"/>
    <w:link w:val="BodyText"/>
    <w:rsid w:val="002571DF"/>
    <w:rPr>
      <w:rFonts w:ascii="Arial" w:eastAsia="Batang" w:hAnsi="Arial" w:cs="Times New Roman"/>
      <w:szCs w:val="20"/>
    </w:rPr>
  </w:style>
  <w:style w:type="paragraph" w:customStyle="1" w:styleId="Tabletitle">
    <w:name w:val="Table title"/>
    <w:basedOn w:val="Title"/>
    <w:autoRedefine/>
    <w:rsid w:val="002571DF"/>
    <w:pPr>
      <w:keepNext/>
      <w:pBdr>
        <w:bottom w:val="none" w:sz="0" w:space="0" w:color="auto"/>
      </w:pBdr>
      <w:spacing w:after="120" w:line="360" w:lineRule="auto"/>
      <w:jc w:val="center"/>
    </w:pPr>
    <w:rPr>
      <w:rFonts w:ascii="Arial" w:eastAsia="Batang" w:hAnsi="Arial" w:cs="Times New Roman"/>
      <w:b/>
      <w:bCs/>
      <w:color w:val="auto"/>
      <w:spacing w:val="0"/>
      <w:kern w:val="0"/>
      <w:sz w:val="22"/>
      <w:szCs w:val="20"/>
    </w:rPr>
  </w:style>
  <w:style w:type="paragraph" w:styleId="ListBullet5">
    <w:name w:val="List Bullet 5"/>
    <w:basedOn w:val="Normal"/>
    <w:rsid w:val="002571DF"/>
    <w:pPr>
      <w:numPr>
        <w:numId w:val="9"/>
      </w:numPr>
      <w:ind w:left="1775" w:hanging="357"/>
      <w:contextualSpacing/>
    </w:pPr>
    <w:rPr>
      <w:rFonts w:eastAsia="Times New Roman" w:cs="Times New Roman"/>
    </w:rPr>
  </w:style>
  <w:style w:type="character" w:customStyle="1" w:styleId="TablebodyChar">
    <w:name w:val="Table body Char"/>
    <w:link w:val="Tablebody"/>
    <w:uiPriority w:val="99"/>
    <w:rsid w:val="002571DF"/>
    <w:rPr>
      <w:rFonts w:ascii="Arial" w:hAnsi="Arial"/>
      <w:sz w:val="20"/>
    </w:rPr>
  </w:style>
  <w:style w:type="paragraph" w:customStyle="1" w:styleId="StyleTablebodyBefore3ptAfter3pt">
    <w:name w:val="Style Table body + Before:  3 pt After:  3 pt"/>
    <w:basedOn w:val="Tablebody"/>
    <w:autoRedefine/>
    <w:rsid w:val="002571DF"/>
    <w:pPr>
      <w:spacing w:before="60" w:after="60"/>
    </w:pPr>
    <w:rPr>
      <w:rFonts w:eastAsia="Times New Roman" w:cs="Times New Roman"/>
      <w:b/>
      <w:bCs/>
      <w:szCs w:val="20"/>
    </w:rPr>
  </w:style>
  <w:style w:type="paragraph" w:styleId="Title">
    <w:name w:val="Title"/>
    <w:basedOn w:val="Normal"/>
    <w:next w:val="Normal"/>
    <w:link w:val="TitleChar"/>
    <w:uiPriority w:val="10"/>
    <w:qFormat/>
    <w:rsid w:val="002571D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1DF"/>
    <w:rPr>
      <w:rFonts w:asciiTheme="majorHAnsi" w:eastAsiaTheme="majorEastAsia" w:hAnsiTheme="majorHAnsi" w:cstheme="majorBidi"/>
      <w:color w:val="17365D" w:themeColor="text2" w:themeShade="BF"/>
      <w:spacing w:val="5"/>
      <w:kern w:val="28"/>
      <w:sz w:val="52"/>
      <w:szCs w:val="52"/>
    </w:rPr>
  </w:style>
  <w:style w:type="paragraph" w:customStyle="1" w:styleId="Tablenumber">
    <w:name w:val="Table number"/>
    <w:basedOn w:val="Tabletitle"/>
    <w:link w:val="TablenumberCharChar"/>
    <w:qFormat/>
    <w:rsid w:val="002571DF"/>
    <w:pPr>
      <w:spacing w:before="120" w:after="0"/>
      <w:jc w:val="right"/>
    </w:pPr>
    <w:rPr>
      <w:noProof/>
      <w:sz w:val="20"/>
    </w:rPr>
  </w:style>
  <w:style w:type="paragraph" w:styleId="Caption">
    <w:name w:val="caption"/>
    <w:basedOn w:val="Normal"/>
    <w:next w:val="Normal"/>
    <w:uiPriority w:val="35"/>
    <w:unhideWhenUsed/>
    <w:qFormat/>
    <w:rsid w:val="002571DF"/>
    <w:pPr>
      <w:spacing w:before="120" w:after="0" w:line="360" w:lineRule="auto"/>
      <w:jc w:val="right"/>
    </w:pPr>
    <w:rPr>
      <w:b/>
      <w:bCs/>
      <w:sz w:val="20"/>
      <w:szCs w:val="18"/>
    </w:rPr>
  </w:style>
  <w:style w:type="paragraph" w:customStyle="1" w:styleId="TablebodyB">
    <w:name w:val="Table body+B"/>
    <w:basedOn w:val="Tablebody"/>
    <w:qFormat/>
    <w:rsid w:val="002571DF"/>
    <w:rPr>
      <w:b/>
    </w:rPr>
  </w:style>
  <w:style w:type="paragraph" w:customStyle="1" w:styleId="Vieta">
    <w:name w:val="Vieta"/>
    <w:aliases w:val="laiks"/>
    <w:basedOn w:val="Tablebody"/>
    <w:qFormat/>
    <w:rsid w:val="002571DF"/>
    <w:pPr>
      <w:spacing w:before="120" w:after="0"/>
      <w:jc w:val="center"/>
    </w:pPr>
    <w:rPr>
      <w:sz w:val="24"/>
    </w:rPr>
  </w:style>
  <w:style w:type="paragraph" w:styleId="MessageHeader">
    <w:name w:val="Message Header"/>
    <w:basedOn w:val="Normal"/>
    <w:link w:val="MessageHeaderChar"/>
    <w:uiPriority w:val="99"/>
    <w:rsid w:val="002571DF"/>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mallCaps/>
      <w:sz w:val="20"/>
      <w:szCs w:val="20"/>
    </w:rPr>
  </w:style>
  <w:style w:type="character" w:customStyle="1" w:styleId="MessageHeaderChar">
    <w:name w:val="Message Header Char"/>
    <w:basedOn w:val="DefaultParagraphFont"/>
    <w:link w:val="MessageHeader"/>
    <w:uiPriority w:val="99"/>
    <w:rsid w:val="002571DF"/>
    <w:rPr>
      <w:rFonts w:ascii="Arial" w:eastAsia="Times New Roman" w:hAnsi="Arial" w:cs="Arial"/>
      <w:smallCaps/>
      <w:sz w:val="20"/>
      <w:szCs w:val="20"/>
      <w:shd w:val="pct20" w:color="auto" w:fill="auto"/>
    </w:rPr>
  </w:style>
  <w:style w:type="paragraph" w:customStyle="1" w:styleId="TableListBullet2">
    <w:name w:val="Table List Bullet 2"/>
    <w:basedOn w:val="Normal"/>
    <w:rsid w:val="002571DF"/>
    <w:pPr>
      <w:numPr>
        <w:numId w:val="7"/>
      </w:numPr>
      <w:spacing w:before="0" w:after="0" w:line="240" w:lineRule="auto"/>
      <w:ind w:left="601" w:hanging="244"/>
    </w:pPr>
    <w:rPr>
      <w:rFonts w:eastAsia="Times New Roman" w:cs="Times New Roman"/>
      <w:sz w:val="20"/>
    </w:rPr>
  </w:style>
  <w:style w:type="paragraph" w:styleId="List">
    <w:name w:val="List"/>
    <w:basedOn w:val="Normal"/>
    <w:uiPriority w:val="99"/>
    <w:unhideWhenUsed/>
    <w:rsid w:val="002571DF"/>
    <w:pPr>
      <w:ind w:left="283" w:hanging="283"/>
      <w:contextualSpacing/>
    </w:pPr>
  </w:style>
  <w:style w:type="paragraph" w:customStyle="1" w:styleId="Note">
    <w:name w:val="Note"/>
    <w:basedOn w:val="Normal"/>
    <w:rsid w:val="002571DF"/>
    <w:pPr>
      <w:pBdr>
        <w:left w:val="single" w:sz="18" w:space="6" w:color="808080"/>
      </w:pBdr>
      <w:ind w:left="567"/>
      <w:contextualSpacing/>
    </w:pPr>
    <w:rPr>
      <w:rFonts w:eastAsia="Times New Roman" w:cs="Arial"/>
      <w:b/>
      <w:i/>
      <w:sz w:val="20"/>
      <w:szCs w:val="18"/>
      <w:lang w:eastAsia="ja-JP"/>
    </w:rPr>
  </w:style>
  <w:style w:type="paragraph" w:customStyle="1" w:styleId="CodeBlock">
    <w:name w:val="Code Block"/>
    <w:basedOn w:val="Normal"/>
    <w:rsid w:val="002571DF"/>
    <w:pPr>
      <w:keepNext/>
      <w:pBdr>
        <w:top w:val="single" w:sz="4" w:space="1" w:color="auto"/>
        <w:left w:val="single" w:sz="4" w:space="4" w:color="auto"/>
        <w:bottom w:val="single" w:sz="4" w:space="1" w:color="auto"/>
        <w:right w:val="single" w:sz="4" w:space="4" w:color="auto"/>
      </w:pBdr>
      <w:ind w:left="227"/>
      <w:contextualSpacing/>
    </w:pPr>
    <w:rPr>
      <w:rFonts w:ascii="Courier New" w:eastAsia="Times New Roman" w:hAnsi="Courier New" w:cs="Courier New"/>
      <w:sz w:val="20"/>
      <w:szCs w:val="16"/>
      <w:lang w:eastAsia="ja-JP"/>
    </w:rPr>
  </w:style>
  <w:style w:type="paragraph" w:customStyle="1" w:styleId="Sourcewithforeground">
    <w:name w:val="Source with foreground"/>
    <w:basedOn w:val="Normal"/>
    <w:rsid w:val="002571DF"/>
    <w:pPr>
      <w:shd w:val="clear" w:color="auto" w:fill="D9D9D9"/>
      <w:jc w:val="left"/>
    </w:pPr>
    <w:rPr>
      <w:rFonts w:ascii="Courier New" w:eastAsia="Times New Roman" w:hAnsi="Courier New" w:cs="Times New Roman"/>
      <w:sz w:val="20"/>
      <w:szCs w:val="18"/>
    </w:rPr>
  </w:style>
  <w:style w:type="character" w:customStyle="1" w:styleId="CodeInText">
    <w:name w:val="CodeInText"/>
    <w:basedOn w:val="DefaultParagraphFont"/>
    <w:rsid w:val="002571DF"/>
    <w:rPr>
      <w:rFonts w:ascii="Courier New" w:hAnsi="Courier New" w:cs="Times New Roman"/>
      <w:noProof/>
      <w:spacing w:val="-5"/>
      <w:sz w:val="20"/>
      <w:szCs w:val="20"/>
      <w:lang w:val="en-GB"/>
    </w:rPr>
  </w:style>
  <w:style w:type="paragraph" w:customStyle="1" w:styleId="TableListBullet">
    <w:name w:val="Table List Bullet"/>
    <w:basedOn w:val="Tablebody"/>
    <w:uiPriority w:val="99"/>
    <w:rsid w:val="002571DF"/>
    <w:pPr>
      <w:numPr>
        <w:numId w:val="12"/>
      </w:numPr>
      <w:tabs>
        <w:tab w:val="clear" w:pos="720"/>
      </w:tabs>
      <w:ind w:left="488" w:hanging="244"/>
      <w:jc w:val="both"/>
    </w:pPr>
    <w:rPr>
      <w:rFonts w:eastAsia="Times New Roman" w:cs="Times New Roman"/>
      <w:noProof/>
    </w:rPr>
  </w:style>
  <w:style w:type="paragraph" w:customStyle="1" w:styleId="TableListNumber">
    <w:name w:val="Table List Number"/>
    <w:basedOn w:val="Tablebody"/>
    <w:rsid w:val="002571DF"/>
    <w:pPr>
      <w:numPr>
        <w:numId w:val="15"/>
      </w:numPr>
      <w:tabs>
        <w:tab w:val="left" w:pos="714"/>
        <w:tab w:val="left" w:pos="1072"/>
      </w:tabs>
      <w:jc w:val="both"/>
    </w:pPr>
    <w:rPr>
      <w:rFonts w:eastAsia="Times New Roman" w:cs="Times New Roman"/>
    </w:rPr>
  </w:style>
  <w:style w:type="paragraph" w:customStyle="1" w:styleId="TableListBullet3">
    <w:name w:val="Table List Bullet 3"/>
    <w:basedOn w:val="TableListBullet2"/>
    <w:qFormat/>
    <w:rsid w:val="002571DF"/>
    <w:pPr>
      <w:numPr>
        <w:numId w:val="13"/>
      </w:numPr>
      <w:ind w:left="924" w:hanging="357"/>
    </w:pPr>
    <w:rPr>
      <w:lang w:eastAsia="lv-LV"/>
    </w:rPr>
  </w:style>
  <w:style w:type="paragraph" w:customStyle="1" w:styleId="TableListNumber2">
    <w:name w:val="Table List Number 2"/>
    <w:basedOn w:val="ListNumber2"/>
    <w:qFormat/>
    <w:rsid w:val="002571DF"/>
    <w:pPr>
      <w:spacing w:before="40" w:after="40" w:line="240" w:lineRule="auto"/>
      <w:ind w:left="811" w:hanging="357"/>
    </w:pPr>
    <w:rPr>
      <w:sz w:val="20"/>
    </w:rPr>
  </w:style>
  <w:style w:type="paragraph" w:customStyle="1" w:styleId="Picturecaption">
    <w:name w:val="Picture caption"/>
    <w:basedOn w:val="Caption"/>
    <w:link w:val="PicturecaptionChar"/>
    <w:rsid w:val="002571DF"/>
    <w:pPr>
      <w:spacing w:after="180" w:line="288" w:lineRule="auto"/>
      <w:contextualSpacing/>
      <w:jc w:val="left"/>
    </w:pPr>
    <w:rPr>
      <w:rFonts w:eastAsia="Batang" w:cs="Times New Roman"/>
      <w:bCs w:val="0"/>
      <w:szCs w:val="20"/>
    </w:rPr>
  </w:style>
  <w:style w:type="paragraph" w:customStyle="1" w:styleId="Pictureposition">
    <w:name w:val="Picture position"/>
    <w:basedOn w:val="Tablebody"/>
    <w:link w:val="PicturepositionChar"/>
    <w:qFormat/>
    <w:rsid w:val="002571DF"/>
    <w:pPr>
      <w:spacing w:before="120" w:after="180"/>
      <w:jc w:val="center"/>
    </w:pPr>
  </w:style>
  <w:style w:type="paragraph" w:customStyle="1" w:styleId="Tablebodybold">
    <w:name w:val="Table body+bold"/>
    <w:aliases w:val="small caps"/>
    <w:basedOn w:val="Bold"/>
    <w:qFormat/>
    <w:rsid w:val="002571DF"/>
    <w:pPr>
      <w:spacing w:line="240" w:lineRule="auto"/>
    </w:pPr>
    <w:rPr>
      <w:sz w:val="20"/>
      <w:lang w:eastAsia="lv-LV"/>
    </w:rPr>
  </w:style>
  <w:style w:type="character" w:customStyle="1" w:styleId="TablenumberCharChar">
    <w:name w:val="Table number Char Char"/>
    <w:basedOn w:val="DefaultParagraphFont"/>
    <w:link w:val="Tablenumber"/>
    <w:locked/>
    <w:rsid w:val="002571DF"/>
    <w:rPr>
      <w:rFonts w:ascii="Arial" w:eastAsia="Batang" w:hAnsi="Arial" w:cs="Times New Roman"/>
      <w:b/>
      <w:bCs/>
      <w:noProof/>
      <w:sz w:val="20"/>
      <w:szCs w:val="20"/>
    </w:rPr>
  </w:style>
  <w:style w:type="character" w:customStyle="1" w:styleId="TablebodyRakstzRakstzRakstzRakstzRakstzRakstz">
    <w:name w:val="Table body Rakstz. Rakstz. Rakstz. Rakstz. Rakstz. Rakstz."/>
    <w:basedOn w:val="DefaultParagraphFont"/>
    <w:link w:val="TablebodyRakstzRakstzRakstzRakstzRakstz"/>
    <w:uiPriority w:val="99"/>
    <w:locked/>
    <w:rsid w:val="002571DF"/>
    <w:rPr>
      <w:rFonts w:ascii="Arial" w:eastAsia="Times New Roman" w:hAnsi="Arial" w:cs="Times New Roman"/>
      <w:sz w:val="20"/>
    </w:rPr>
  </w:style>
  <w:style w:type="paragraph" w:customStyle="1" w:styleId="TablebodyRakstzRakstzRakstzRakstzRakstz">
    <w:name w:val="Table body Rakstz. Rakstz. Rakstz. Rakstz. Rakstz."/>
    <w:basedOn w:val="Normal"/>
    <w:link w:val="TablebodyRakstzRakstzRakstzRakstzRakstzRakstz"/>
    <w:uiPriority w:val="99"/>
    <w:rsid w:val="002571DF"/>
    <w:pPr>
      <w:spacing w:before="40" w:after="40" w:line="240" w:lineRule="auto"/>
      <w:jc w:val="left"/>
    </w:pPr>
    <w:rPr>
      <w:rFonts w:eastAsia="Times New Roman" w:cs="Times New Roman"/>
      <w:sz w:val="20"/>
    </w:rPr>
  </w:style>
  <w:style w:type="paragraph" w:customStyle="1" w:styleId="Centered">
    <w:name w:val="Centered"/>
    <w:basedOn w:val="Normal"/>
    <w:qFormat/>
    <w:rsid w:val="002571DF"/>
    <w:pPr>
      <w:jc w:val="center"/>
    </w:pPr>
  </w:style>
  <w:style w:type="paragraph" w:customStyle="1" w:styleId="TitleSaskanosana">
    <w:name w:val="Title Saskanosana"/>
    <w:basedOn w:val="Titleapaksprojekta"/>
    <w:qFormat/>
    <w:rsid w:val="002571DF"/>
    <w:pPr>
      <w:spacing w:before="1080"/>
    </w:pPr>
  </w:style>
  <w:style w:type="paragraph" w:customStyle="1" w:styleId="Titleapakprojekta">
    <w:name w:val="Title apakšprojekta"/>
    <w:basedOn w:val="Titlearatstarpi"/>
    <w:qFormat/>
    <w:rsid w:val="00CA4D21"/>
    <w:pPr>
      <w:spacing w:before="120"/>
    </w:pPr>
    <w:rPr>
      <w:spacing w:val="0"/>
      <w:sz w:val="44"/>
    </w:rPr>
  </w:style>
  <w:style w:type="paragraph" w:customStyle="1" w:styleId="Tilteapakprojekta">
    <w:name w:val="Tilte apakšprojekta"/>
    <w:basedOn w:val="BodyText"/>
    <w:autoRedefine/>
    <w:rsid w:val="007B5479"/>
    <w:pPr>
      <w:jc w:val="center"/>
    </w:pPr>
    <w:rPr>
      <w:b/>
      <w:smallCaps/>
      <w:sz w:val="44"/>
      <w:szCs w:val="36"/>
    </w:rPr>
  </w:style>
  <w:style w:type="character" w:styleId="Strong">
    <w:name w:val="Strong"/>
    <w:basedOn w:val="DefaultParagraphFont"/>
    <w:uiPriority w:val="22"/>
    <w:qFormat/>
    <w:rsid w:val="007D2574"/>
    <w:rPr>
      <w:rFonts w:ascii="Tahoma" w:hAnsi="Tahoma"/>
      <w:b w:val="0"/>
      <w:bCs/>
      <w:sz w:val="32"/>
    </w:rPr>
  </w:style>
  <w:style w:type="character" w:customStyle="1" w:styleId="ListNumber2Char">
    <w:name w:val="List Number 2 Char"/>
    <w:basedOn w:val="DefaultParagraphFont"/>
    <w:link w:val="ListNumber2"/>
    <w:uiPriority w:val="99"/>
    <w:locked/>
    <w:rsid w:val="007D2574"/>
    <w:rPr>
      <w:rFonts w:ascii="Arial" w:hAnsi="Arial"/>
    </w:rPr>
  </w:style>
  <w:style w:type="character" w:customStyle="1" w:styleId="ListBulletChar">
    <w:name w:val="List Bullet Char"/>
    <w:basedOn w:val="DefaultParagraphFont"/>
    <w:link w:val="ListBullet"/>
    <w:locked/>
    <w:rsid w:val="007D2574"/>
    <w:rPr>
      <w:rFonts w:ascii="Arial" w:hAnsi="Arial"/>
    </w:rPr>
  </w:style>
  <w:style w:type="character" w:customStyle="1" w:styleId="PicturepositionChar">
    <w:name w:val="Picture position Char"/>
    <w:basedOn w:val="DefaultParagraphFont"/>
    <w:link w:val="Pictureposition"/>
    <w:rsid w:val="007D2574"/>
    <w:rPr>
      <w:rFonts w:ascii="Arial" w:hAnsi="Arial"/>
      <w:sz w:val="20"/>
    </w:rPr>
  </w:style>
  <w:style w:type="character" w:styleId="BookTitle">
    <w:name w:val="Book Title"/>
    <w:basedOn w:val="DefaultParagraphFont"/>
    <w:uiPriority w:val="33"/>
    <w:qFormat/>
    <w:rsid w:val="007D2574"/>
    <w:rPr>
      <w:b/>
      <w:bCs/>
      <w:smallCaps/>
      <w:spacing w:val="5"/>
    </w:rPr>
  </w:style>
  <w:style w:type="character" w:styleId="CommentReference">
    <w:name w:val="annotation reference"/>
    <w:basedOn w:val="DefaultParagraphFont"/>
    <w:uiPriority w:val="99"/>
    <w:semiHidden/>
    <w:unhideWhenUsed/>
    <w:rsid w:val="00E954E0"/>
    <w:rPr>
      <w:sz w:val="16"/>
      <w:szCs w:val="16"/>
    </w:rPr>
  </w:style>
  <w:style w:type="paragraph" w:styleId="CommentText">
    <w:name w:val="annotation text"/>
    <w:basedOn w:val="Normal"/>
    <w:link w:val="CommentTextChar"/>
    <w:uiPriority w:val="99"/>
    <w:semiHidden/>
    <w:unhideWhenUsed/>
    <w:rsid w:val="00E954E0"/>
    <w:pPr>
      <w:spacing w:line="240" w:lineRule="auto"/>
    </w:pPr>
    <w:rPr>
      <w:sz w:val="20"/>
      <w:szCs w:val="20"/>
    </w:rPr>
  </w:style>
  <w:style w:type="character" w:customStyle="1" w:styleId="CommentTextChar">
    <w:name w:val="Comment Text Char"/>
    <w:basedOn w:val="DefaultParagraphFont"/>
    <w:link w:val="CommentText"/>
    <w:uiPriority w:val="99"/>
    <w:semiHidden/>
    <w:rsid w:val="00E954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954E0"/>
    <w:rPr>
      <w:b/>
      <w:bCs/>
    </w:rPr>
  </w:style>
  <w:style w:type="character" w:customStyle="1" w:styleId="CommentSubjectChar">
    <w:name w:val="Comment Subject Char"/>
    <w:basedOn w:val="CommentTextChar"/>
    <w:link w:val="CommentSubject"/>
    <w:uiPriority w:val="99"/>
    <w:semiHidden/>
    <w:rsid w:val="00E954E0"/>
    <w:rPr>
      <w:rFonts w:ascii="Arial" w:hAnsi="Arial"/>
      <w:b/>
      <w:bCs/>
      <w:sz w:val="20"/>
      <w:szCs w:val="20"/>
    </w:rPr>
  </w:style>
  <w:style w:type="character" w:customStyle="1" w:styleId="apple-style-span">
    <w:name w:val="apple-style-span"/>
    <w:basedOn w:val="DefaultParagraphFont"/>
    <w:rsid w:val="00D006D4"/>
  </w:style>
  <w:style w:type="character" w:customStyle="1" w:styleId="hps">
    <w:name w:val="hps"/>
    <w:basedOn w:val="DefaultParagraphFont"/>
    <w:rsid w:val="00A70AB7"/>
  </w:style>
  <w:style w:type="paragraph" w:styleId="Revision">
    <w:name w:val="Revision"/>
    <w:hidden/>
    <w:uiPriority w:val="99"/>
    <w:semiHidden/>
    <w:rsid w:val="00F81E11"/>
    <w:pPr>
      <w:spacing w:after="0" w:line="240" w:lineRule="auto"/>
    </w:pPr>
    <w:rPr>
      <w:rFonts w:ascii="Arial" w:hAnsi="Arial"/>
    </w:rPr>
  </w:style>
  <w:style w:type="paragraph" w:customStyle="1" w:styleId="Source">
    <w:name w:val="Source"/>
    <w:basedOn w:val="Normal"/>
    <w:link w:val="SourceChar"/>
    <w:rsid w:val="000253EC"/>
    <w:pPr>
      <w:spacing w:before="0" w:after="0"/>
      <w:jc w:val="left"/>
    </w:pPr>
    <w:rPr>
      <w:rFonts w:ascii="Courier New" w:eastAsia="Times New Roman" w:hAnsi="Courier New" w:cs="Times New Roman"/>
      <w:sz w:val="20"/>
      <w:szCs w:val="18"/>
    </w:rPr>
  </w:style>
  <w:style w:type="character" w:customStyle="1" w:styleId="SourceChar">
    <w:name w:val="Source Char"/>
    <w:link w:val="Source"/>
    <w:locked/>
    <w:rsid w:val="000253EC"/>
    <w:rPr>
      <w:rFonts w:ascii="Courier New" w:eastAsia="Times New Roman" w:hAnsi="Courier New" w:cs="Times New Roman"/>
      <w:sz w:val="20"/>
      <w:szCs w:val="18"/>
    </w:rPr>
  </w:style>
  <w:style w:type="character" w:customStyle="1" w:styleId="PicturecaptionChar">
    <w:name w:val="Picture caption Char"/>
    <w:link w:val="Picturecaption"/>
    <w:locked/>
    <w:rsid w:val="000253EC"/>
    <w:rPr>
      <w:rFonts w:ascii="Arial" w:eastAsia="Batang" w:hAnsi="Arial"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11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oleObject" Target="embeddings/oleObject2.bin"/><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emf"/><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http://www.meditec.lv/design/logo.png"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oleObject" Target="embeddings/oleObject5.bin"/><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oleObject" Target="embeddings/oleObject4.bin"/><Relationship Id="rId8" Type="http://schemas.openxmlformats.org/officeDocument/2006/relationships/settings" Target="settings.xml"/><Relationship Id="rId51" Type="http://schemas.openxmlformats.org/officeDocument/2006/relationships/image" Target="media/image34.emf"/><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editec.lv/"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emf"/><Relationship Id="rId10" Type="http://schemas.openxmlformats.org/officeDocument/2006/relationships/footnotes" Target="footnotes.xml"/><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oleObject" Target="embeddings/oleObject3.bin"/><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elde.malceniece\Desktop\VEC_IP\Jaunas_veidnes\dotx_veidnes\VEC.IP.REQ.PP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65EBDBDEEEE14E99B1C27F796288CD" ma:contentTypeVersion="3" ma:contentTypeDescription="Create a new document." ma:contentTypeScope="" ma:versionID="a8caebc24cf9e8af5771b84013277e82">
  <xsd:schema xmlns:xsd="http://www.w3.org/2001/XMLSchema" xmlns:p="http://schemas.microsoft.com/office/2006/metadata/properties" targetNamespace="http://schemas.microsoft.com/office/2006/metadata/properties" ma:root="true" ma:fieldsID="c466bf551647b2fb1d63379bcf0442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4935B-D38A-4046-A5EB-C042FCE0C8E0}">
  <ds:schemaRefs>
    <ds:schemaRef ds:uri="http://www.w3.org/XML/1998/namespace"/>
    <ds:schemaRef ds:uri="http://purl.org/dc/terms/"/>
    <ds:schemaRef ds:uri="http://purl.org/dc/elements/1.1/"/>
    <ds:schemaRef ds:uri="http://schemas.microsoft.com/office/2006/documentManagement/types"/>
    <ds:schemaRef ds:uri="http://purl.org/dc/dcmitype/"/>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52BB4ED0-9E57-4125-8D6F-B6DFC0C255BB}">
  <ds:schemaRefs>
    <ds:schemaRef ds:uri="http://schemas.microsoft.com/sharepoint/v3/contenttype/forms"/>
  </ds:schemaRefs>
</ds:datastoreItem>
</file>

<file path=customXml/itemProps3.xml><?xml version="1.0" encoding="utf-8"?>
<ds:datastoreItem xmlns:ds="http://schemas.openxmlformats.org/officeDocument/2006/customXml" ds:itemID="{105EFB80-6569-4859-A960-D05B276113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038F7C9-0AD2-4173-AEB9-F1CE7856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VEC.IP.REQ.PPA.dotx</Template>
  <TotalTime>0</TotalTime>
  <Pages>73</Pages>
  <Words>73717</Words>
  <Characters>42020</Characters>
  <Application>Microsoft Office Word</Application>
  <DocSecurity>0</DocSecurity>
  <Lines>350</Lines>
  <Paragraphs>231</Paragraphs>
  <ScaleCrop>false</ScaleCrop>
  <HeadingPairs>
    <vt:vector size="2" baseType="variant">
      <vt:variant>
        <vt:lpstr>Title</vt:lpstr>
      </vt:variant>
      <vt:variant>
        <vt:i4>1</vt:i4>
      </vt:variant>
    </vt:vector>
  </HeadingPairs>
  <TitlesOfParts>
    <vt:vector size="1" baseType="lpstr">
      <vt:lpstr>Integrācijas platformas informācijas sistēmas izstrāde</vt:lpstr>
    </vt:vector>
  </TitlesOfParts>
  <Manager>J.Korņijenko</Manager>
  <Company>SIA "ABC software"</Company>
  <LinksUpToDate>false</LinksUpToDate>
  <CharactersWithSpaces>115506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Integrācijas platformas informācijas sistēmas izstrāde</dc:title>
  <dc:subject>HL7 tīkla servisu .NET bibliotekas apraksts</dc:subject>
  <dc:creator>A.Zeļikovičs</dc:creator>
  <cp:lastModifiedBy>Aleksandrs Zeļikovičs</cp:lastModifiedBy>
  <cp:revision>2</cp:revision>
  <cp:lastPrinted>2011-04-29T12:03:00Z</cp:lastPrinted>
  <dcterms:created xsi:type="dcterms:W3CDTF">2014-10-29T14:53:00Z</dcterms:created>
  <dcterms:modified xsi:type="dcterms:W3CDTF">2014-10-29T14:53:00Z</dcterms:modified>
  <cp:category>Apmācību materiāli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ate">
    <vt:lpwstr>29.10.2014</vt:lpwstr>
  </property>
  <property fmtid="{D5CDD505-2E9C-101B-9397-08002B2CF9AE}" pid="3" name="_Version">
    <vt:lpwstr>0.11</vt:lpwstr>
  </property>
  <property fmtid="{D5CDD505-2E9C-101B-9397-08002B2CF9AE}" pid="4" name="_SubjectID">
    <vt:lpwstr>HL7_WS_NET</vt:lpwstr>
  </property>
  <property fmtid="{D5CDD505-2E9C-101B-9397-08002B2CF9AE}" pid="5" name="_SubprojectID">
    <vt:lpwstr>EVES_IP</vt:lpwstr>
  </property>
  <property fmtid="{D5CDD505-2E9C-101B-9397-08002B2CF9AE}" pid="6" name="_ProjectID">
    <vt:lpwstr>IP.REQ</vt:lpwstr>
  </property>
  <property fmtid="{D5CDD505-2E9C-101B-9397-08002B2CF9AE}" pid="7" name="_CustomerTitle">
    <vt:lpwstr>NACIONĀLAIS VESELĪBAS DIENESTS</vt:lpwstr>
  </property>
  <property fmtid="{D5CDD505-2E9C-101B-9397-08002B2CF9AE}" pid="8" name="_SubrojectTitle">
    <vt:lpwstr>Apakšprojekta nosaukums</vt:lpwstr>
  </property>
  <property fmtid="{D5CDD505-2E9C-101B-9397-08002B2CF9AE}" pid="9" name="_CategoryID">
    <vt:lpwstr>PMRS</vt:lpwstr>
  </property>
  <property fmtid="{D5CDD505-2E9C-101B-9397-08002B2CF9AE}" pid="10" name="_ContractorID">
    <vt:lpwstr>ABC</vt:lpwstr>
  </property>
  <property fmtid="{D5CDD505-2E9C-101B-9397-08002B2CF9AE}" pid="11" name="_Number">
    <vt:lpwstr>Kārtas numurs</vt:lpwstr>
  </property>
  <property fmtid="{D5CDD505-2E9C-101B-9397-08002B2CF9AE}" pid="12" name="_CustomerID">
    <vt:lpwstr>VEC</vt:lpwstr>
  </property>
  <property fmtid="{D5CDD505-2E9C-101B-9397-08002B2CF9AE}" pid="13" name="ContentTypeId">
    <vt:lpwstr>0x010100D865EBDBDEEEE14E99B1C27F796288CD</vt:lpwstr>
  </property>
</Properties>
</file>